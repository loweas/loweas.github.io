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B78A00" w14:textId="65E8AEBC" w:rsidR="00AB784F" w:rsidRDefault="00AB784F" w:rsidP="004236DF">
      <w:pPr>
        <w:pStyle w:val="Heading1"/>
        <w:numPr>
          <w:ilvl w:val="0"/>
          <w:numId w:val="0"/>
        </w:numPr>
        <w:rPr>
          <w:sz w:val="32"/>
        </w:rPr>
      </w:pPr>
      <w:bookmarkStart w:id="0" w:name="_Toc136331227"/>
      <w:r w:rsidRPr="002C472E">
        <w:rPr>
          <w:sz w:val="32"/>
        </w:rPr>
        <w:t>Is a Photo Worth 1,000 Likes?</w:t>
      </w:r>
      <w:r w:rsidR="00B07AE9">
        <w:rPr>
          <w:sz w:val="32"/>
        </w:rPr>
        <w:t xml:space="preserve"> </w:t>
      </w:r>
      <w:r w:rsidR="00616591" w:rsidRPr="002C472E">
        <w:rPr>
          <w:sz w:val="32"/>
        </w:rPr>
        <w:t>T</w:t>
      </w:r>
      <w:r w:rsidRPr="002C472E">
        <w:rPr>
          <w:sz w:val="32"/>
        </w:rPr>
        <w:t xml:space="preserve">he Influence of Instagram at </w:t>
      </w:r>
      <w:r w:rsidR="00497B7C">
        <w:rPr>
          <w:sz w:val="32"/>
        </w:rPr>
        <w:t xml:space="preserve">U.S. </w:t>
      </w:r>
      <w:r w:rsidRPr="002C472E">
        <w:rPr>
          <w:sz w:val="32"/>
        </w:rPr>
        <w:t>National Parks</w:t>
      </w:r>
      <w:bookmarkEnd w:id="0"/>
    </w:p>
    <w:p w14:paraId="5033544C" w14:textId="5C35D228" w:rsidR="00886CB4" w:rsidRDefault="00886CB4" w:rsidP="002C472E"/>
    <w:p w14:paraId="17CC2D9D" w14:textId="77777777" w:rsidR="00886CB4" w:rsidRPr="00886CB4" w:rsidRDefault="00886CB4" w:rsidP="002C472E"/>
    <w:p w14:paraId="4988F8FD" w14:textId="77777777" w:rsidR="00891CC1" w:rsidRPr="00891CC1" w:rsidRDefault="00891CC1" w:rsidP="002C472E">
      <w:pPr>
        <w:jc w:val="center"/>
      </w:pPr>
    </w:p>
    <w:p w14:paraId="43FE7FBA" w14:textId="5BDD4146" w:rsidR="00891CC1" w:rsidRPr="004236DF" w:rsidRDefault="00891CC1" w:rsidP="004236DF">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rPr>
          <w:b/>
          <w:color w:val="000000"/>
          <w:sz w:val="28"/>
        </w:rPr>
      </w:pPr>
      <w:r w:rsidRPr="004236DF">
        <w:rPr>
          <w:b/>
          <w:color w:val="000000"/>
          <w:sz w:val="28"/>
        </w:rPr>
        <w:t xml:space="preserve">Ashley </w:t>
      </w:r>
      <w:r w:rsidR="00886CB4" w:rsidRPr="004236DF">
        <w:rPr>
          <w:b/>
          <w:color w:val="000000"/>
          <w:sz w:val="28"/>
        </w:rPr>
        <w:t xml:space="preserve">C. </w:t>
      </w:r>
      <w:r w:rsidRPr="004236DF">
        <w:rPr>
          <w:b/>
          <w:color w:val="000000"/>
          <w:sz w:val="28"/>
        </w:rPr>
        <w:t>Lowe Mackenzie</w:t>
      </w:r>
    </w:p>
    <w:p w14:paraId="6B084E2F" w14:textId="77777777" w:rsidR="00B07AE9" w:rsidRDefault="00B07AE9" w:rsidP="004236DF">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rPr>
          <w:bCs/>
          <w:i/>
          <w:iCs/>
          <w:color w:val="000000"/>
        </w:rPr>
      </w:pPr>
      <w:r>
        <w:rPr>
          <w:bCs/>
          <w:i/>
          <w:iCs/>
          <w:color w:val="000000"/>
        </w:rPr>
        <w:t>Department of Natural Resources and Environmental Management</w:t>
      </w:r>
    </w:p>
    <w:p w14:paraId="6B0A17CE" w14:textId="77777777" w:rsidR="00B07AE9" w:rsidRDefault="00891CC1" w:rsidP="004236DF">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rPr>
          <w:bCs/>
          <w:i/>
          <w:iCs/>
          <w:color w:val="000000"/>
        </w:rPr>
      </w:pPr>
      <w:r>
        <w:rPr>
          <w:bCs/>
          <w:i/>
          <w:iCs/>
          <w:color w:val="000000"/>
        </w:rPr>
        <w:t xml:space="preserve">University of </w:t>
      </w:r>
      <w:r w:rsidR="00B07AE9" w:rsidRPr="00B07AE9">
        <w:rPr>
          <w:bCs/>
          <w:i/>
          <w:iCs/>
          <w:color w:val="000000"/>
        </w:rPr>
        <w:t xml:space="preserve">Hawai’i at </w:t>
      </w:r>
      <w:proofErr w:type="spellStart"/>
      <w:r w:rsidR="00B07AE9" w:rsidRPr="00B07AE9">
        <w:rPr>
          <w:bCs/>
          <w:i/>
          <w:iCs/>
          <w:color w:val="000000"/>
        </w:rPr>
        <w:t>Mānoa</w:t>
      </w:r>
      <w:proofErr w:type="spellEnd"/>
      <w:r w:rsidR="00B07AE9" w:rsidRPr="00B07AE9" w:rsidDel="00B07AE9">
        <w:rPr>
          <w:bCs/>
          <w:i/>
          <w:iCs/>
          <w:color w:val="000000"/>
        </w:rPr>
        <w:t xml:space="preserve"> </w:t>
      </w:r>
    </w:p>
    <w:p w14:paraId="1576EDA5" w14:textId="17288EE2" w:rsidR="00891CC1" w:rsidRDefault="00B07AE9" w:rsidP="004236DF">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rPr>
          <w:bCs/>
          <w:i/>
          <w:iCs/>
          <w:color w:val="000000"/>
        </w:rPr>
      </w:pPr>
      <w:r>
        <w:rPr>
          <w:bCs/>
          <w:i/>
          <w:iCs/>
          <w:color w:val="000000"/>
        </w:rPr>
        <w:t>Honolulu, HI 96822, USA</w:t>
      </w:r>
    </w:p>
    <w:p w14:paraId="72EB2D9A" w14:textId="1BF220A0" w:rsidR="00891CC1" w:rsidRDefault="00891CC1" w:rsidP="004236DF">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rPr>
          <w:bCs/>
          <w:i/>
          <w:iCs/>
          <w:color w:val="000000"/>
        </w:rPr>
      </w:pPr>
      <w:hyperlink r:id="rId8" w:history="1">
        <w:r w:rsidRPr="00891CC1">
          <w:rPr>
            <w:rStyle w:val="Hyperlink"/>
            <w:bCs/>
            <w:i/>
            <w:iCs/>
          </w:rPr>
          <w:t>alowemac@hawaii.edu</w:t>
        </w:r>
      </w:hyperlink>
    </w:p>
    <w:p w14:paraId="5635CEF5" w14:textId="037B432C" w:rsidR="00AB784F" w:rsidRDefault="00AB784F" w:rsidP="00891CC1">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center"/>
      </w:pPr>
    </w:p>
    <w:p w14:paraId="72C44913" w14:textId="092FDB5D" w:rsidR="00891CC1" w:rsidRPr="004236DF" w:rsidRDefault="00886CB4" w:rsidP="004236DF">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rPr>
          <w:b/>
          <w:sz w:val="28"/>
        </w:rPr>
      </w:pPr>
      <w:r w:rsidRPr="004236DF">
        <w:rPr>
          <w:b/>
          <w:sz w:val="28"/>
        </w:rPr>
        <w:t>Steven J. Dundas</w:t>
      </w:r>
    </w:p>
    <w:p w14:paraId="1A187490" w14:textId="31797BAD" w:rsidR="00B07AE9" w:rsidRDefault="00B07AE9" w:rsidP="004236DF">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rPr>
          <w:i/>
        </w:rPr>
      </w:pPr>
      <w:r>
        <w:rPr>
          <w:i/>
        </w:rPr>
        <w:t>Department of Applied Economics &amp; the Coastal Oregon Marine Experiment Station</w:t>
      </w:r>
    </w:p>
    <w:p w14:paraId="2857E3A7" w14:textId="77777777" w:rsidR="00B07AE9" w:rsidRDefault="00B07AE9" w:rsidP="004236DF">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rPr>
          <w:i/>
        </w:rPr>
      </w:pPr>
      <w:r>
        <w:rPr>
          <w:i/>
        </w:rPr>
        <w:t>College of Agricultural Sciences</w:t>
      </w:r>
    </w:p>
    <w:p w14:paraId="0BFF27D9" w14:textId="7C9B5230" w:rsidR="00886CB4" w:rsidRDefault="00886CB4" w:rsidP="004236DF">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rPr>
          <w:i/>
        </w:rPr>
      </w:pPr>
      <w:r w:rsidRPr="002C472E">
        <w:rPr>
          <w:i/>
        </w:rPr>
        <w:t>Oregon State University</w:t>
      </w:r>
    </w:p>
    <w:p w14:paraId="6DAD0873" w14:textId="281798BE" w:rsidR="00B07AE9" w:rsidRDefault="00B07AE9" w:rsidP="004236DF">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rPr>
          <w:i/>
        </w:rPr>
      </w:pPr>
      <w:r>
        <w:rPr>
          <w:i/>
        </w:rPr>
        <w:t>Corvallis, OR 97331, USA</w:t>
      </w:r>
    </w:p>
    <w:p w14:paraId="16B4A4BB" w14:textId="1450A0C7" w:rsidR="00886CB4" w:rsidRPr="002C472E" w:rsidRDefault="00886CB4" w:rsidP="004236DF">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rPr>
          <w:i/>
        </w:rPr>
      </w:pPr>
      <w:hyperlink r:id="rId9" w:history="1">
        <w:r w:rsidRPr="00F53494">
          <w:rPr>
            <w:rStyle w:val="Hyperlink"/>
            <w:i/>
          </w:rPr>
          <w:t>steven.dundas@oregonstate.edu</w:t>
        </w:r>
      </w:hyperlink>
      <w:r>
        <w:rPr>
          <w:i/>
        </w:rPr>
        <w:t xml:space="preserve"> </w:t>
      </w:r>
    </w:p>
    <w:p w14:paraId="5A2817FD" w14:textId="7434BABF" w:rsidR="00886CB4" w:rsidRDefault="00886CB4" w:rsidP="002C472E">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jc w:val="center"/>
      </w:pPr>
    </w:p>
    <w:p w14:paraId="3592D8F7" w14:textId="12AFF871" w:rsidR="00886CB4" w:rsidRDefault="00886CB4" w:rsidP="002C472E">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pPr>
    </w:p>
    <w:p w14:paraId="0D9E42B5" w14:textId="77777777" w:rsidR="00891CC1" w:rsidRDefault="00891CC1" w:rsidP="00891CC1">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center"/>
      </w:pPr>
    </w:p>
    <w:p w14:paraId="6E11FEAE" w14:textId="4A79AD26" w:rsidR="00891CC1" w:rsidRDefault="00891CC1" w:rsidP="00891CC1">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rPr>
          <w:b/>
          <w:bCs/>
        </w:rPr>
      </w:pPr>
      <w:r>
        <w:rPr>
          <w:b/>
          <w:bCs/>
        </w:rPr>
        <w:t>Abstract:</w:t>
      </w:r>
    </w:p>
    <w:p w14:paraId="17E806C0" w14:textId="30727743" w:rsidR="00891CC1" w:rsidRDefault="00C96230" w:rsidP="00F53011">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jc w:val="both"/>
        <w:rPr>
          <w:rFonts w:cs="Times New Roman"/>
          <w:color w:val="000000"/>
        </w:rPr>
      </w:pPr>
      <w:r>
        <w:rPr>
          <w:color w:val="000000"/>
        </w:rPr>
        <w:t>R</w:t>
      </w:r>
      <w:commentRangeStart w:id="1"/>
      <w:r w:rsidR="00C70581">
        <w:rPr>
          <w:color w:val="000000"/>
        </w:rPr>
        <w:t xml:space="preserve">ecent increases in recreational visits, staffing shortages, and </w:t>
      </w:r>
      <w:r w:rsidR="001805B4">
        <w:rPr>
          <w:color w:val="000000"/>
        </w:rPr>
        <w:t xml:space="preserve">maintenance </w:t>
      </w:r>
      <w:r w:rsidR="00C70581">
        <w:rPr>
          <w:color w:val="000000"/>
        </w:rPr>
        <w:t>backlog</w:t>
      </w:r>
      <w:r w:rsidR="00EF6F2A">
        <w:rPr>
          <w:color w:val="000000"/>
        </w:rPr>
        <w:t>s</w:t>
      </w:r>
      <w:r>
        <w:rPr>
          <w:color w:val="000000"/>
        </w:rPr>
        <w:t xml:space="preserve"> have left</w:t>
      </w:r>
      <w:r w:rsidR="00C70581">
        <w:rPr>
          <w:color w:val="000000"/>
        </w:rPr>
        <w:t xml:space="preserve"> public land agencie</w:t>
      </w:r>
      <w:r>
        <w:rPr>
          <w:color w:val="000000"/>
        </w:rPr>
        <w:t>s in the United States facing</w:t>
      </w:r>
      <w:r w:rsidR="00C70581">
        <w:rPr>
          <w:color w:val="000000"/>
        </w:rPr>
        <w:t xml:space="preserve"> multiple stressors that affect their ability to manage land sustainably. </w:t>
      </w:r>
      <w:r w:rsidR="00CD3FFC">
        <w:rPr>
          <w:color w:val="000000"/>
        </w:rPr>
        <w:t xml:space="preserve">One hypothesis posited </w:t>
      </w:r>
      <w:r w:rsidR="00C70581">
        <w:rPr>
          <w:color w:val="000000"/>
        </w:rPr>
        <w:t>by traditional</w:t>
      </w:r>
      <w:r w:rsidR="00CD3FFC">
        <w:rPr>
          <w:color w:val="000000"/>
        </w:rPr>
        <w:t xml:space="preserve"> media</w:t>
      </w:r>
      <w:r w:rsidR="00C70581">
        <w:rPr>
          <w:color w:val="000000"/>
        </w:rPr>
        <w:t xml:space="preserve"> outlets</w:t>
      </w:r>
      <w:r w:rsidR="00CD3FFC">
        <w:rPr>
          <w:color w:val="000000"/>
        </w:rPr>
        <w:t xml:space="preserve"> is that social media</w:t>
      </w:r>
      <w:r w:rsidR="00C70581">
        <w:rPr>
          <w:color w:val="000000"/>
        </w:rPr>
        <w:t xml:space="preserve"> is a primary reason for recent</w:t>
      </w:r>
      <w:r w:rsidR="001805B4">
        <w:rPr>
          <w:color w:val="000000"/>
        </w:rPr>
        <w:t xml:space="preserve"> visitation</w:t>
      </w:r>
      <w:r w:rsidR="00C70581">
        <w:rPr>
          <w:color w:val="000000"/>
        </w:rPr>
        <w:t xml:space="preserve"> increases and resource degradation on </w:t>
      </w:r>
      <w:r w:rsidR="00CD3FFC">
        <w:rPr>
          <w:color w:val="000000"/>
        </w:rPr>
        <w:t xml:space="preserve">public lands. </w:t>
      </w:r>
      <w:r w:rsidR="00C70581">
        <w:rPr>
          <w:color w:val="000000"/>
        </w:rPr>
        <w:t xml:space="preserve">We test the validity of such claims and investigate how </w:t>
      </w:r>
      <w:r>
        <w:rPr>
          <w:color w:val="000000"/>
        </w:rPr>
        <w:t xml:space="preserve">online </w:t>
      </w:r>
      <w:r w:rsidR="00C70581">
        <w:rPr>
          <w:color w:val="000000"/>
        </w:rPr>
        <w:t xml:space="preserve">content and behavior on Instagram may connect to visitation trends at US National Parks. </w:t>
      </w:r>
      <w:r w:rsidR="00CD3FFC">
        <w:rPr>
          <w:color w:val="000000"/>
        </w:rPr>
        <w:t xml:space="preserve">Using millions of georeferenced </w:t>
      </w:r>
      <w:r>
        <w:rPr>
          <w:color w:val="000000"/>
        </w:rPr>
        <w:t xml:space="preserve">Instagram </w:t>
      </w:r>
      <w:r w:rsidR="00CD3FFC">
        <w:rPr>
          <w:color w:val="000000"/>
        </w:rPr>
        <w:t xml:space="preserve">posts, </w:t>
      </w:r>
      <w:r w:rsidR="00C70581">
        <w:rPr>
          <w:color w:val="000000"/>
        </w:rPr>
        <w:t>w</w:t>
      </w:r>
      <w:r w:rsidR="00891CC1">
        <w:rPr>
          <w:color w:val="000000"/>
        </w:rPr>
        <w:t xml:space="preserve">e find parks </w:t>
      </w:r>
      <w:r w:rsidR="00CD3FFC">
        <w:rPr>
          <w:color w:val="000000"/>
        </w:rPr>
        <w:t>experienced visitation</w:t>
      </w:r>
      <w:r w:rsidR="00C70581">
        <w:rPr>
          <w:color w:val="000000"/>
        </w:rPr>
        <w:t xml:space="preserve"> increases attributable to </w:t>
      </w:r>
      <w:r w:rsidR="00891CC1">
        <w:rPr>
          <w:color w:val="000000"/>
        </w:rPr>
        <w:t>Instagram</w:t>
      </w:r>
      <w:r w:rsidR="00C70581">
        <w:rPr>
          <w:color w:val="000000"/>
        </w:rPr>
        <w:t xml:space="preserve"> bu</w:t>
      </w:r>
      <w:r w:rsidR="00CD3FFC">
        <w:rPr>
          <w:color w:val="000000"/>
        </w:rPr>
        <w:t>t the</w:t>
      </w:r>
      <w:r w:rsidR="00C70581">
        <w:rPr>
          <w:color w:val="000000"/>
        </w:rPr>
        <w:t xml:space="preserve"> likely</w:t>
      </w:r>
      <w:r w:rsidR="00CD3FFC">
        <w:rPr>
          <w:color w:val="000000"/>
        </w:rPr>
        <w:t xml:space="preserve"> reasons </w:t>
      </w:r>
      <w:r w:rsidR="00C70581">
        <w:rPr>
          <w:color w:val="000000"/>
        </w:rPr>
        <w:t xml:space="preserve">vary </w:t>
      </w:r>
      <w:r w:rsidR="00CD3FFC">
        <w:rPr>
          <w:color w:val="000000"/>
        </w:rPr>
        <w:t>across parks</w:t>
      </w:r>
      <w:r w:rsidR="00891CC1">
        <w:rPr>
          <w:color w:val="000000"/>
        </w:rPr>
        <w:t xml:space="preserve">. </w:t>
      </w:r>
      <w:r w:rsidR="00CD3FFC">
        <w:rPr>
          <w:color w:val="000000"/>
        </w:rPr>
        <w:t xml:space="preserve">A </w:t>
      </w:r>
      <w:r w:rsidR="00C70581">
        <w:rPr>
          <w:color w:val="000000"/>
        </w:rPr>
        <w:t>few locations saw increases associated with the cumulative impact of viral content</w:t>
      </w:r>
      <w:r w:rsidR="00C1235A">
        <w:rPr>
          <w:color w:val="000000"/>
        </w:rPr>
        <w:t xml:space="preserve"> </w:t>
      </w:r>
      <w:r w:rsidR="00C70581">
        <w:rPr>
          <w:color w:val="000000"/>
        </w:rPr>
        <w:t>while small increases at all other</w:t>
      </w:r>
      <w:r w:rsidR="00CD3FFC">
        <w:rPr>
          <w:color w:val="000000"/>
        </w:rPr>
        <w:t xml:space="preserve"> parks </w:t>
      </w:r>
      <w:r>
        <w:rPr>
          <w:color w:val="000000"/>
        </w:rPr>
        <w:t>we</w:t>
      </w:r>
      <w:r w:rsidR="00C70581">
        <w:rPr>
          <w:color w:val="000000"/>
        </w:rPr>
        <w:t>re</w:t>
      </w:r>
      <w:r w:rsidR="00CD3FFC">
        <w:rPr>
          <w:color w:val="000000"/>
        </w:rPr>
        <w:t xml:space="preserve"> associated with the volume of </w:t>
      </w:r>
      <w:r w:rsidR="00C70581">
        <w:rPr>
          <w:color w:val="000000"/>
        </w:rPr>
        <w:t>geotagged content</w:t>
      </w:r>
      <w:r w:rsidR="00891CC1">
        <w:rPr>
          <w:color w:val="000000"/>
        </w:rPr>
        <w:t>.</w:t>
      </w:r>
      <w:r w:rsidR="006548D1">
        <w:rPr>
          <w:color w:val="000000"/>
        </w:rPr>
        <w:t xml:space="preserve"> </w:t>
      </w:r>
      <w:r w:rsidR="001805B4">
        <w:rPr>
          <w:color w:val="000000"/>
        </w:rPr>
        <w:t>E</w:t>
      </w:r>
      <w:r w:rsidR="00C70581">
        <w:rPr>
          <w:color w:val="000000"/>
        </w:rPr>
        <w:t>xploration into potential mechanism</w:t>
      </w:r>
      <w:r>
        <w:rPr>
          <w:color w:val="000000"/>
        </w:rPr>
        <w:t>s</w:t>
      </w:r>
      <w:r w:rsidR="00C70581">
        <w:rPr>
          <w:color w:val="000000"/>
        </w:rPr>
        <w:t xml:space="preserve"> suggests that </w:t>
      </w:r>
      <w:r w:rsidR="001B05B9">
        <w:rPr>
          <w:color w:val="000000"/>
        </w:rPr>
        <w:t xml:space="preserve">viral </w:t>
      </w:r>
      <w:r>
        <w:rPr>
          <w:color w:val="000000"/>
        </w:rPr>
        <w:t xml:space="preserve">posts by </w:t>
      </w:r>
      <w:r w:rsidR="006548D1">
        <w:rPr>
          <w:color w:val="000000"/>
        </w:rPr>
        <w:t>avid users</w:t>
      </w:r>
      <w:r>
        <w:rPr>
          <w:color w:val="000000"/>
        </w:rPr>
        <w:t xml:space="preserve"> may</w:t>
      </w:r>
      <w:r w:rsidR="006548D1">
        <w:rPr>
          <w:color w:val="000000"/>
        </w:rPr>
        <w:t xml:space="preserve"> i</w:t>
      </w:r>
      <w:r w:rsidR="00C70581">
        <w:rPr>
          <w:color w:val="000000"/>
        </w:rPr>
        <w:t xml:space="preserve">nfluence </w:t>
      </w:r>
      <w:r>
        <w:rPr>
          <w:color w:val="000000"/>
        </w:rPr>
        <w:t xml:space="preserve">visits at </w:t>
      </w:r>
      <w:r w:rsidR="006548D1">
        <w:rPr>
          <w:color w:val="000000"/>
        </w:rPr>
        <w:t>a broader set of parks.</w:t>
      </w:r>
      <w:r w:rsidR="00891CC1">
        <w:rPr>
          <w:color w:val="000000"/>
        </w:rPr>
        <w:t xml:space="preserve"> </w:t>
      </w:r>
      <w:commentRangeEnd w:id="1"/>
      <w:r w:rsidR="00C70581">
        <w:rPr>
          <w:rStyle w:val="CommentReference"/>
        </w:rPr>
        <w:commentReference w:id="1"/>
      </w:r>
    </w:p>
    <w:p w14:paraId="49AFF12C" w14:textId="77777777" w:rsidR="00891CC1" w:rsidRPr="00141B14" w:rsidRDefault="00891CC1" w:rsidP="00AB784F">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rPr>
          <w:rFonts w:cs="Times New Roman"/>
          <w:color w:val="000000"/>
        </w:rPr>
      </w:pPr>
    </w:p>
    <w:p w14:paraId="6B6968C7" w14:textId="77777777" w:rsidR="00B07AE9" w:rsidRDefault="00B07AE9" w:rsidP="000466BC">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Style w:val="SubtleEmphasis"/>
          <w:rFonts w:cs="Times New Roman"/>
          <w:b/>
          <w:i w:val="0"/>
          <w:color w:val="auto"/>
        </w:rPr>
      </w:pPr>
      <w:bookmarkStart w:id="2" w:name="_Toc136331228"/>
    </w:p>
    <w:p w14:paraId="6A97ED46" w14:textId="77777777" w:rsidR="00B07AE9" w:rsidRDefault="00B07AE9" w:rsidP="000466BC">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Style w:val="SubtleEmphasis"/>
          <w:rFonts w:cs="Times New Roman"/>
          <w:b/>
          <w:i w:val="0"/>
          <w:color w:val="auto"/>
        </w:rPr>
      </w:pPr>
    </w:p>
    <w:p w14:paraId="15AE39F6" w14:textId="77777777" w:rsidR="00B07AE9" w:rsidRDefault="00B07AE9" w:rsidP="000466BC">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Style w:val="SubtleEmphasis"/>
          <w:rFonts w:cs="Times New Roman"/>
          <w:b/>
          <w:i w:val="0"/>
          <w:color w:val="auto"/>
        </w:rPr>
      </w:pPr>
    </w:p>
    <w:p w14:paraId="57E4B579" w14:textId="77777777" w:rsidR="00B07AE9" w:rsidRDefault="00B07AE9" w:rsidP="000466BC">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Style w:val="SubtleEmphasis"/>
          <w:rFonts w:cs="Times New Roman"/>
          <w:b/>
          <w:i w:val="0"/>
          <w:color w:val="auto"/>
        </w:rPr>
      </w:pPr>
    </w:p>
    <w:bookmarkEnd w:id="2"/>
    <w:p w14:paraId="46461F3E" w14:textId="77777777" w:rsidR="001805B4" w:rsidRDefault="001805B4" w:rsidP="000466BC">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color w:val="000000"/>
        </w:rPr>
      </w:pPr>
    </w:p>
    <w:p w14:paraId="4E64F6F7" w14:textId="4308F5A3" w:rsidR="000466BC" w:rsidRPr="007D751A" w:rsidRDefault="000466BC" w:rsidP="000466BC">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rPr>
      </w:pPr>
      <w:commentRangeStart w:id="3"/>
      <w:r w:rsidRPr="0062322C">
        <w:rPr>
          <w:rFonts w:cs="Times New Roman"/>
          <w:color w:val="000000"/>
        </w:rPr>
        <w:lastRenderedPageBreak/>
        <w:t>Management</w:t>
      </w:r>
      <w:commentRangeEnd w:id="3"/>
      <w:r w:rsidR="00CC4733">
        <w:rPr>
          <w:rStyle w:val="CommentReference"/>
        </w:rPr>
        <w:commentReference w:id="3"/>
      </w:r>
      <w:r w:rsidRPr="0062322C">
        <w:rPr>
          <w:rFonts w:cs="Times New Roman"/>
          <w:color w:val="000000"/>
        </w:rPr>
        <w:t xml:space="preserve"> of the nearly 640 million acres of public land in the United States (US)</w:t>
      </w:r>
      <w:r>
        <w:rPr>
          <w:rFonts w:cs="Times New Roman"/>
          <w:color w:val="000000"/>
        </w:rPr>
        <w:t xml:space="preserve"> ha</w:t>
      </w:r>
      <w:r w:rsidR="00AE611C">
        <w:rPr>
          <w:rFonts w:cs="Times New Roman"/>
          <w:color w:val="000000"/>
        </w:rPr>
        <w:t>s</w:t>
      </w:r>
      <w:r w:rsidRPr="0062322C">
        <w:rPr>
          <w:rFonts w:cs="Times New Roman"/>
          <w:color w:val="000000"/>
        </w:rPr>
        <w:t xml:space="preserve"> m</w:t>
      </w:r>
      <w:r w:rsidR="00AE611C">
        <w:rPr>
          <w:rFonts w:cs="Times New Roman"/>
          <w:color w:val="000000"/>
        </w:rPr>
        <w:t>ultiple</w:t>
      </w:r>
      <w:r w:rsidRPr="0062322C">
        <w:rPr>
          <w:rFonts w:cs="Times New Roman"/>
          <w:color w:val="000000"/>
        </w:rPr>
        <w:t xml:space="preserve"> objectives, including balancing the conservation of species and ecosystems with recreational use. </w:t>
      </w:r>
    </w:p>
    <w:p w14:paraId="11EF75A2" w14:textId="50F149A4" w:rsidR="0069470C" w:rsidRDefault="002E5CDC" w:rsidP="00C61605">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rPr>
      </w:pPr>
      <w:r>
        <w:rPr>
          <w:rFonts w:cs="Times New Roman"/>
        </w:rPr>
        <w:t>Trends in recreational visits</w:t>
      </w:r>
      <w:r w:rsidR="00637E66">
        <w:rPr>
          <w:rFonts w:cs="Times New Roman"/>
        </w:rPr>
        <w:t xml:space="preserve"> </w:t>
      </w:r>
      <w:r w:rsidR="00A40263">
        <w:rPr>
          <w:rFonts w:cs="Times New Roman"/>
        </w:rPr>
        <w:t>to U.S.</w:t>
      </w:r>
      <w:r w:rsidR="00637E66">
        <w:rPr>
          <w:rFonts w:cs="Times New Roman"/>
        </w:rPr>
        <w:t xml:space="preserve"> National </w:t>
      </w:r>
      <w:r w:rsidR="00BA64A0">
        <w:rPr>
          <w:rFonts w:cs="Times New Roman"/>
        </w:rPr>
        <w:t xml:space="preserve">Parks </w:t>
      </w:r>
      <w:r w:rsidR="00A40263">
        <w:rPr>
          <w:rFonts w:cs="Times New Roman"/>
        </w:rPr>
        <w:t xml:space="preserve">(USNPs) </w:t>
      </w:r>
      <w:r w:rsidR="00BA64A0">
        <w:rPr>
          <w:rFonts w:cs="Times New Roman"/>
        </w:rPr>
        <w:t>have</w:t>
      </w:r>
      <w:r w:rsidR="00637E66">
        <w:rPr>
          <w:rFonts w:cs="Times New Roman"/>
        </w:rPr>
        <w:t xml:space="preserve"> experienced </w:t>
      </w:r>
      <w:r w:rsidR="001805B4">
        <w:rPr>
          <w:rFonts w:cs="Times New Roman"/>
        </w:rPr>
        <w:t xml:space="preserve">multiple </w:t>
      </w:r>
      <w:r w:rsidR="00A40263">
        <w:rPr>
          <w:rFonts w:cs="Times New Roman"/>
        </w:rPr>
        <w:t xml:space="preserve">periods of </w:t>
      </w:r>
      <w:r w:rsidR="00637E66">
        <w:rPr>
          <w:rFonts w:cs="Times New Roman"/>
        </w:rPr>
        <w:t>growth over the last century (</w:t>
      </w:r>
      <w:r w:rsidR="00637E66" w:rsidRPr="00F53011">
        <w:rPr>
          <w:rFonts w:cs="Times New Roman"/>
          <w:b/>
        </w:rPr>
        <w:t>Fig. 1</w:t>
      </w:r>
      <w:r w:rsidR="00637E66">
        <w:rPr>
          <w:rFonts w:cs="Times New Roman"/>
        </w:rPr>
        <w:t xml:space="preserve">). </w:t>
      </w:r>
      <w:r w:rsidR="00A40263">
        <w:rPr>
          <w:rFonts w:cs="Times New Roman"/>
        </w:rPr>
        <w:t>There was</w:t>
      </w:r>
      <w:r w:rsidR="00637E66">
        <w:rPr>
          <w:rFonts w:cs="Times New Roman"/>
        </w:rPr>
        <w:t xml:space="preserve"> a steady increase in visitation</w:t>
      </w:r>
      <w:r w:rsidR="00A40263">
        <w:rPr>
          <w:rFonts w:cs="Times New Roman"/>
        </w:rPr>
        <w:t xml:space="preserve"> following the end of World War II </w:t>
      </w:r>
      <w:r w:rsidR="001805B4">
        <w:rPr>
          <w:rFonts w:cs="Times New Roman"/>
        </w:rPr>
        <w:t>that lasted for decades</w:t>
      </w:r>
      <w:r w:rsidR="008A443D">
        <w:rPr>
          <w:rFonts w:cs="Times New Roman"/>
        </w:rPr>
        <w:fldChar w:fldCharType="begin"/>
      </w:r>
      <w:r w:rsidR="00680324">
        <w:rPr>
          <w:rFonts w:cs="Times New Roman"/>
        </w:rPr>
        <w:instrText xml:space="preserve"> ADDIN ZOTERO_ITEM CSL_CITATION {"citationID":"j4FqY48d","properties":{"formattedCitation":"\\super 1,2\\nosupersub{}","plainCitation":"1,2","noteIndex":0},"citationItems":[{"id":7907,"uris":["http://zotero.org/groups/5697485/items/ZEAHEQH5"],"itemData":{"id":7907,"type":"article-journal","container-title":"Leisure Sciences","DOI":"10.1080/01490408509512109","ISSN":"0149-0400, 1521-0588","issue":"1","journalAbbreviation":"Leisure Sciences","language":"en","page":"73-99","source":"DOI.org (Crossref)","titl</w:instrText>
      </w:r>
      <w:r w:rsidR="00680324">
        <w:rPr>
          <w:rFonts w:cs="Times New Roman" w:hint="eastAsia"/>
        </w:rPr>
        <w:instrText>e":"Outdoor recreation: Twenty</w:instrText>
      </w:r>
      <w:r w:rsidR="00680324">
        <w:rPr>
          <w:rFonts w:cs="Times New Roman" w:hint="eastAsia"/>
        </w:rPr>
        <w:instrText>‐</w:instrText>
      </w:r>
      <w:r w:rsidR="00680324">
        <w:rPr>
          <w:rFonts w:cs="Times New Roman" w:hint="eastAsia"/>
        </w:rPr>
        <w:instrText>five years of history, twenty</w:instrText>
      </w:r>
      <w:r w:rsidR="00680324">
        <w:rPr>
          <w:rFonts w:cs="Times New Roman" w:hint="eastAsia"/>
        </w:rPr>
        <w:instrText>‐</w:instrText>
      </w:r>
      <w:r w:rsidR="00680324">
        <w:rPr>
          <w:rFonts w:cs="Times New Roman" w:hint="eastAsia"/>
        </w:rPr>
        <w:instrText>five years of projection","title-short":"Outdoor recreation","volume":"7","author":[{"family":"Clawson","given":"Marion"}],"issued":{"date-parts":[["1985",1]]}}},{"id":7906,"uris":["http://zoter</w:instrText>
      </w:r>
      <w:r w:rsidR="00680324">
        <w:rPr>
          <w:rFonts w:cs="Times New Roman"/>
        </w:rPr>
        <w:instrText xml:space="preserve">o.org/groups/5697485/items/XZPSNHH7"],"itemData":{"id":7906,"type":"article-journal","container-title":"The Journal of Economic History","DOI":"10.1017/S0022050704002712","ISSN":"0022-0507, 1471-6372","issue":"02","journalAbbreviation":"JEH","language":"en","source":"DOI.org (Crossref)","title":"Tourism in America before World War II","URL":"http://www.journals.cambridge.org/abstract_S0022050704002712","volume":"64","author":[{"family":"Weiss","given":"Thomas"}],"accessed":{"date-parts":[["2024",10,5]]},"issued":{"date-parts":[["2004",6]]}}}],"schema":"https://github.com/citation-style-language/schema/raw/master/csl-citation.json"} </w:instrText>
      </w:r>
      <w:r w:rsidR="008A443D">
        <w:rPr>
          <w:rFonts w:cs="Times New Roman"/>
        </w:rPr>
        <w:fldChar w:fldCharType="separate"/>
      </w:r>
      <w:r w:rsidR="00680324" w:rsidRPr="00680324">
        <w:rPr>
          <w:rFonts w:cs="Times New Roman"/>
          <w:vertAlign w:val="superscript"/>
        </w:rPr>
        <w:t>1,2</w:t>
      </w:r>
      <w:r w:rsidR="008A443D">
        <w:rPr>
          <w:rFonts w:cs="Times New Roman"/>
        </w:rPr>
        <w:fldChar w:fldCharType="end"/>
      </w:r>
      <w:r w:rsidR="00680324">
        <w:rPr>
          <w:rFonts w:cs="Times New Roman"/>
        </w:rPr>
        <w:t>.</w:t>
      </w:r>
      <w:r w:rsidR="00637E66">
        <w:rPr>
          <w:rFonts w:cs="Times New Roman"/>
        </w:rPr>
        <w:t xml:space="preserve"> Th</w:t>
      </w:r>
      <w:r w:rsidR="00A40263">
        <w:rPr>
          <w:rFonts w:cs="Times New Roman"/>
        </w:rPr>
        <w:t>is</w:t>
      </w:r>
      <w:r w:rsidR="00637E66">
        <w:rPr>
          <w:rFonts w:cs="Times New Roman"/>
        </w:rPr>
        <w:t xml:space="preserve"> </w:t>
      </w:r>
      <w:r w:rsidR="00A40263">
        <w:rPr>
          <w:rFonts w:cs="Times New Roman"/>
        </w:rPr>
        <w:t>trend</w:t>
      </w:r>
      <w:r w:rsidR="00637E66">
        <w:rPr>
          <w:rFonts w:cs="Times New Roman"/>
        </w:rPr>
        <w:t xml:space="preserve"> is attributed to </w:t>
      </w:r>
      <w:r w:rsidR="00734462">
        <w:rPr>
          <w:rFonts w:cs="Times New Roman"/>
        </w:rPr>
        <w:t>population</w:t>
      </w:r>
      <w:r w:rsidR="00637E66">
        <w:rPr>
          <w:rFonts w:cs="Times New Roman"/>
        </w:rPr>
        <w:t xml:space="preserve"> </w:t>
      </w:r>
      <w:r w:rsidR="00A40263">
        <w:rPr>
          <w:rFonts w:cs="Times New Roman"/>
        </w:rPr>
        <w:t xml:space="preserve">growth and rising levels of income, along with </w:t>
      </w:r>
      <w:r w:rsidR="00637E66">
        <w:rPr>
          <w:rFonts w:cs="Times New Roman"/>
        </w:rPr>
        <w:t xml:space="preserve">improvements in </w:t>
      </w:r>
      <w:r w:rsidR="00A40263">
        <w:rPr>
          <w:rFonts w:cs="Times New Roman"/>
        </w:rPr>
        <w:t>travel and accessibilit</w:t>
      </w:r>
      <w:r w:rsidR="00EE189C">
        <w:rPr>
          <w:rFonts w:cs="Times New Roman"/>
        </w:rPr>
        <w:t>y</w:t>
      </w:r>
      <w:r w:rsidR="007145B5">
        <w:rPr>
          <w:rFonts w:cs="Times New Roman"/>
        </w:rPr>
        <w:fldChar w:fldCharType="begin"/>
      </w:r>
      <w:r w:rsidR="00680324">
        <w:rPr>
          <w:rFonts w:cs="Times New Roman"/>
        </w:rPr>
        <w:instrText xml:space="preserve"> ADDIN ZOTERO_ITEM CSL_CITATION {"citationID":"ZMF9zFjG","properties":{"formattedCitation":"\\super 1,2\\nosupersub{}","plainCitation":"1,2","noteIndex":0},"citationItems":[{"id":7907,"uris":["http://zotero.org/groups/5697485/items/ZEAHEQH5"],"itemData":{"id":7907,"type":"article-journal","container-title":"Leisure Sciences","DOI":"10.1080/01490408509512109","ISSN":"0149-0400, 1521-0588","issue":"1","journalAbbreviation":"Leisure Sciences","language":"en","page":"73-99","source":"DOI.org (Crossref)","titl</w:instrText>
      </w:r>
      <w:r w:rsidR="00680324">
        <w:rPr>
          <w:rFonts w:cs="Times New Roman" w:hint="eastAsia"/>
        </w:rPr>
        <w:instrText>e":"Outdoor recreation: Twenty</w:instrText>
      </w:r>
      <w:r w:rsidR="00680324">
        <w:rPr>
          <w:rFonts w:cs="Times New Roman" w:hint="eastAsia"/>
        </w:rPr>
        <w:instrText>‐</w:instrText>
      </w:r>
      <w:r w:rsidR="00680324">
        <w:rPr>
          <w:rFonts w:cs="Times New Roman" w:hint="eastAsia"/>
        </w:rPr>
        <w:instrText>five years of history, twenty</w:instrText>
      </w:r>
      <w:r w:rsidR="00680324">
        <w:rPr>
          <w:rFonts w:cs="Times New Roman" w:hint="eastAsia"/>
        </w:rPr>
        <w:instrText>‐</w:instrText>
      </w:r>
      <w:r w:rsidR="00680324">
        <w:rPr>
          <w:rFonts w:cs="Times New Roman" w:hint="eastAsia"/>
        </w:rPr>
        <w:instrText>five years of projection","title-short":"Outdoor recreation","volume":"7","author":[{"family":"Clawson","given":"Marion"}],"issued":{"date-parts":[["1985",1]]}}},{"id":7906,"uris":["http://zoter</w:instrText>
      </w:r>
      <w:r w:rsidR="00680324">
        <w:rPr>
          <w:rFonts w:cs="Times New Roman"/>
        </w:rPr>
        <w:instrText xml:space="preserve">o.org/groups/5697485/items/XZPSNHH7"],"itemData":{"id":7906,"type":"article-journal","container-title":"The Journal of Economic History","DOI":"10.1017/S0022050704002712","ISSN":"0022-0507, 1471-6372","issue":"02","journalAbbreviation":"JEH","language":"en","source":"DOI.org (Crossref)","title":"Tourism in America before World War II","URL":"http://www.journals.cambridge.org/abstract_S0022050704002712","volume":"64","author":[{"family":"Weiss","given":"Thomas"}],"accessed":{"date-parts":[["2024",10,5]]},"issued":{"date-parts":[["2004",6]]}}}],"schema":"https://github.com/citation-style-language/schema/raw/master/csl-citation.json"} </w:instrText>
      </w:r>
      <w:r w:rsidR="007145B5">
        <w:rPr>
          <w:rFonts w:cs="Times New Roman"/>
        </w:rPr>
        <w:fldChar w:fldCharType="separate"/>
      </w:r>
      <w:r w:rsidR="00680324" w:rsidRPr="00680324">
        <w:rPr>
          <w:rFonts w:cs="Times New Roman"/>
          <w:vertAlign w:val="superscript"/>
        </w:rPr>
        <w:t>1,2</w:t>
      </w:r>
      <w:r w:rsidR="007145B5">
        <w:rPr>
          <w:rFonts w:cs="Times New Roman"/>
        </w:rPr>
        <w:fldChar w:fldCharType="end"/>
      </w:r>
      <w:r w:rsidR="00680324">
        <w:rPr>
          <w:rFonts w:cs="Times New Roman"/>
        </w:rPr>
        <w:t>.</w:t>
      </w:r>
      <w:r w:rsidR="00637E66">
        <w:rPr>
          <w:rFonts w:cs="Times New Roman"/>
        </w:rPr>
        <w:t xml:space="preserve"> </w:t>
      </w:r>
      <w:r w:rsidR="00BA64A0">
        <w:rPr>
          <w:rFonts w:cs="Times New Roman"/>
        </w:rPr>
        <w:t>B</w:t>
      </w:r>
      <w:r w:rsidR="00637E66">
        <w:rPr>
          <w:rFonts w:cs="Times New Roman"/>
        </w:rPr>
        <w:t>y the early 2000s</w:t>
      </w:r>
      <w:r w:rsidR="00BA64A0">
        <w:rPr>
          <w:rFonts w:cs="Times New Roman"/>
        </w:rPr>
        <w:t>, visitation</w:t>
      </w:r>
      <w:r w:rsidR="00734462">
        <w:rPr>
          <w:rFonts w:cs="Times New Roman"/>
        </w:rPr>
        <w:t xml:space="preserve"> trends were</w:t>
      </w:r>
      <w:r w:rsidR="00796283">
        <w:rPr>
          <w:rFonts w:cs="Times New Roman"/>
        </w:rPr>
        <w:t xml:space="preserve"> stagnant</w:t>
      </w:r>
      <w:r w:rsidR="00637E66">
        <w:rPr>
          <w:rFonts w:cs="Times New Roman"/>
        </w:rPr>
        <w:t>, leading some research</w:t>
      </w:r>
      <w:r w:rsidR="007445A6">
        <w:rPr>
          <w:rFonts w:cs="Times New Roman"/>
        </w:rPr>
        <w:t>ers</w:t>
      </w:r>
      <w:r w:rsidR="00637E66">
        <w:rPr>
          <w:rFonts w:cs="Times New Roman"/>
        </w:rPr>
        <w:t xml:space="preserve"> to </w:t>
      </w:r>
      <w:r w:rsidR="007445A6">
        <w:rPr>
          <w:rFonts w:cs="Times New Roman"/>
        </w:rPr>
        <w:t>investigate reasons for the</w:t>
      </w:r>
      <w:r w:rsidR="00637E66">
        <w:rPr>
          <w:rFonts w:cs="Times New Roman"/>
        </w:rPr>
        <w:t xml:space="preserve"> </w:t>
      </w:r>
      <w:r w:rsidR="00AE611C">
        <w:rPr>
          <w:rFonts w:cs="Times New Roman"/>
        </w:rPr>
        <w:t>lack of growth</w:t>
      </w:r>
      <w:r w:rsidR="00756E0B">
        <w:rPr>
          <w:rFonts w:cs="Times New Roman"/>
        </w:rPr>
        <w:fldChar w:fldCharType="begin"/>
      </w:r>
      <w:r w:rsidR="00680324">
        <w:rPr>
          <w:rFonts w:cs="Times New Roman"/>
        </w:rPr>
        <w:instrText xml:space="preserve"> ADDIN ZOTERO_ITEM CSL_CITATION {"citationID":"MOS1JtRu","properties":{"formattedCitation":"\\super 3,4\\nosupersub{}","plainCitation":"3,4","noteIndex":0},"citationItems":[{"id":6,"uris":["http://zotero.org/users/local/t74PQZ69/items/84I73RT8","http://zotero.org/users/10948893/items/84I73RT8"],"itemData":{"id":6,"type":"article-journal","abstract":"Visitation to the major nature-based national parks has been declining. This paper specifies an econometric model that estimates the relative impact of consumer incomes, travel costs, entry fees and other factors on per capita attendance from 1993 to 2010. Results suggest that entrance fees have had a statistically significant but small impact on per capita attendance. Increasing fuel prices (travel costs) relative to income has had a more significant effect suggesting that park policies reducing the cost of attendance may be desirable.","container-title":"Journal of Leisure Research","DOI":"10.1080/00222216.2014.11950317","ISSN":"0022-2216, 2159-6417","issue":"2","journalAbbreviation":"Journal of Leisure Research","language":"en","page":"153-164","source":"DOI.org (Crossref)","title":"Declining National Park Visitation: An Economic Analysis","title-short":"Declining National Park Visitation","volume":"46","author":[{"family":"Stevens","given":"Thomas H."},{"family":"More","given":"Thomas A."},{"family":"Markowski-Lindsay","given":"Marla"}],"issued":{"date-parts":[["2014",4]]}}},{"id":7,"uris":["http://zotero.org/users/local/t74PQZ69/items/BJ4L5A83","http://zotero.org/users/10948893/items/BJ4L5A83"],"itemData":{"id":7,"type":"article-journal","abstract":"This study employed a Generalized Method of Moments (GMM) estimator to monthly data of U.S. national park visitation to evaluate the effect of recession on visitation. Five different models with separate macroeconomic measures of recession were ﬁrst estimated and then compared on their forecasting performance and accuracy. Results indicate that recession, regardless of the macroeconomic measure used, was negatively associated with demand to visit national parks. Survey-based measures of recession that directly captured the consumer’s conﬁdence on the current and future state of economy outperformed other measures, that relied on secondary economic data, in explaining the impact of recession. Effect of recession varied among various types of visitation, suggesting that certain sub-sectors of national park tourism could experience a disproportionate burden of recession than others. Findings have important implications in understanding and managing the impact of recession on national parks and similar recreation areas.","container-title":"Tourism Management","DOI":"10.1016/j.tourman.2012.07.001","ISSN":"02615177","journalAbbreviation":"Tourism Management","language":"en","page":"181-189","source":"DOI.org (Crossref)","title":"A time series analysis of the impact of recession on national park visitation in the United States","volume":"35","author":[{"family":"Poudyal","given":"Neelam C."},{"family":"Paudel","given":"Bamadev"},{"family":"Tarrant","given":"Michael A."}],"issued":{"date-parts":[["2013",4]]}}}],"schema":"https://github.com/citation-style-language/schema/raw/master/csl-citation.json"} </w:instrText>
      </w:r>
      <w:r w:rsidR="00756E0B">
        <w:rPr>
          <w:rFonts w:cs="Times New Roman"/>
        </w:rPr>
        <w:fldChar w:fldCharType="separate"/>
      </w:r>
      <w:r w:rsidR="00680324" w:rsidRPr="00680324">
        <w:rPr>
          <w:rFonts w:cs="Times New Roman"/>
          <w:vertAlign w:val="superscript"/>
        </w:rPr>
        <w:t>3,4</w:t>
      </w:r>
      <w:r w:rsidR="00756E0B">
        <w:rPr>
          <w:rFonts w:cs="Times New Roman"/>
        </w:rPr>
        <w:fldChar w:fldCharType="end"/>
      </w:r>
      <w:r w:rsidR="00637E66">
        <w:rPr>
          <w:rFonts w:cs="Times New Roman"/>
        </w:rPr>
        <w:t>. Th</w:t>
      </w:r>
      <w:r w:rsidR="007445A6">
        <w:rPr>
          <w:rFonts w:cs="Times New Roman"/>
        </w:rPr>
        <w:t xml:space="preserve">is period was </w:t>
      </w:r>
      <w:r w:rsidR="00891A91">
        <w:rPr>
          <w:rFonts w:cs="Times New Roman"/>
        </w:rPr>
        <w:t>short-lived</w:t>
      </w:r>
      <w:r w:rsidR="00734462">
        <w:rPr>
          <w:rFonts w:cs="Times New Roman"/>
        </w:rPr>
        <w:t xml:space="preserve"> and USNPs began reporting</w:t>
      </w:r>
      <w:r w:rsidR="000E0CA5" w:rsidRPr="0062322C">
        <w:rPr>
          <w:rFonts w:cs="Times New Roman"/>
        </w:rPr>
        <w:t xml:space="preserve"> record-breaking </w:t>
      </w:r>
      <w:r w:rsidR="00734462">
        <w:rPr>
          <w:rFonts w:cs="Times New Roman"/>
        </w:rPr>
        <w:t xml:space="preserve">annual </w:t>
      </w:r>
      <w:r w:rsidR="000E0CA5">
        <w:rPr>
          <w:rFonts w:cs="Times New Roman"/>
        </w:rPr>
        <w:t>visitation</w:t>
      </w:r>
      <w:r w:rsidR="007445A6">
        <w:rPr>
          <w:rFonts w:cs="Times New Roman"/>
        </w:rPr>
        <w:t xml:space="preserve"> </w:t>
      </w:r>
      <w:r w:rsidR="000E0CA5" w:rsidRPr="0062322C">
        <w:rPr>
          <w:rFonts w:cs="Times New Roman"/>
        </w:rPr>
        <w:t>beginning</w:t>
      </w:r>
      <w:r w:rsidR="00483D8F">
        <w:rPr>
          <w:rFonts w:cs="Times New Roman"/>
        </w:rPr>
        <w:t xml:space="preserve"> </w:t>
      </w:r>
      <w:r w:rsidR="00734462">
        <w:rPr>
          <w:rFonts w:cs="Times New Roman"/>
        </w:rPr>
        <w:t>in</w:t>
      </w:r>
      <w:r w:rsidR="00483D8F">
        <w:rPr>
          <w:rFonts w:cs="Times New Roman"/>
        </w:rPr>
        <w:t xml:space="preserve"> </w:t>
      </w:r>
      <w:r w:rsidR="000E0CA5" w:rsidRPr="0062322C">
        <w:rPr>
          <w:rFonts w:cs="Times New Roman"/>
        </w:rPr>
        <w:t>2013.</w:t>
      </w:r>
      <w:r w:rsidR="000466BC" w:rsidRPr="000466BC">
        <w:rPr>
          <w:rFonts w:cs="Times New Roman"/>
        </w:rPr>
        <w:t xml:space="preserve"> </w:t>
      </w:r>
      <w:r>
        <w:rPr>
          <w:rFonts w:cs="Times New Roman"/>
        </w:rPr>
        <w:t>This recent visitor overcrowding adds stress to staff, facilities, ecosystems and aging infrastructure</w:t>
      </w:r>
      <w:r w:rsidR="00142227">
        <w:rPr>
          <w:rFonts w:cs="Times New Roman"/>
        </w:rPr>
        <w:fldChar w:fldCharType="begin"/>
      </w:r>
      <w:r w:rsidR="00680324">
        <w:rPr>
          <w:rFonts w:cs="Times New Roman"/>
        </w:rPr>
        <w:instrText xml:space="preserve"> ADDIN ZOTERO_ITEM CSL_CITATION {"citationID":"vwlBd82d","properties":{"formattedCitation":"\\super 5,6\\nosupersub{}","plainCitation":"5,6","noteIndex":0},"citationItems":[{"id":8,"uris":["http://zotero.org/users/local/t74PQZ69/items/MW4UG76X","http://zotero.org/users/10948893/items/MW4UG76X"],"itemData":{"id":8,"type":"article-journal","container-title":"notre dame law review","language":"en","source":"Zotero","title":"Too Much of a Good Thing: Overcrowding at America's National Parks","volume":"94","author":[{"family":"Timmons","given":"Abby L"}]}},{"id":9,"uris":["http://zotero.org/users/local/t74PQZ69/items/D5CNSKFV","http://zotero.org/users/10948893/items/D5CNSKFV"],"itemData":{"id":9,"type":"webpage","abstract":"The growing crowds at U.S. National Parks have become unmanageable, jeopardizing the natural experience the parks were created to provide. With attendance this summer continuing to shatter records, officials are considering limiting use of the parks in order to save them.","container-title":"Yale E360","language":"en-US","title":"How A Surge in Visitors Is Overwhelming America’s National Parks","URL":"https://e360.yale.edu/features/greenlock-a-visitor-crush-is-overwhelming-americas-national-parks","author":[{"family":"Robbins","given":"Jim"}],"accessed":{"date-parts":[["2023",9,29]]},"issued":{"date-parts":[["2017"]]}}}],"schema":"https://github.com/citation-style-language/schema/raw/master/csl-citation.json"} </w:instrText>
      </w:r>
      <w:r w:rsidR="00142227">
        <w:rPr>
          <w:rFonts w:cs="Times New Roman"/>
        </w:rPr>
        <w:fldChar w:fldCharType="separate"/>
      </w:r>
      <w:r w:rsidR="00680324" w:rsidRPr="00680324">
        <w:rPr>
          <w:rFonts w:cs="Times New Roman"/>
          <w:vertAlign w:val="superscript"/>
        </w:rPr>
        <w:t>5,6</w:t>
      </w:r>
      <w:r w:rsidR="00142227">
        <w:rPr>
          <w:rFonts w:cs="Times New Roman"/>
        </w:rPr>
        <w:fldChar w:fldCharType="end"/>
      </w:r>
      <w:r>
        <w:rPr>
          <w:rFonts w:cs="Times New Roman"/>
        </w:rPr>
        <w:t>. This latter point is significant as the US National Park Service (NPS) currently faces a $22.3 billion dollar backlog of deferred maintenance</w:t>
      </w:r>
      <w:r w:rsidR="00142227">
        <w:rPr>
          <w:rFonts w:cs="Times New Roman"/>
        </w:rPr>
        <w:fldChar w:fldCharType="begin"/>
      </w:r>
      <w:r w:rsidR="00680324">
        <w:rPr>
          <w:rFonts w:cs="Times New Roman"/>
        </w:rPr>
        <w:instrText xml:space="preserve"> ADDIN ZOTERO_ITEM CSL_CITATION {"citationID":"NXq23kVt","properties":{"formattedCitation":"\\super 7\\nosupersub{}","plainCitation":"7","noteIndex":0},"citationItems":[{"id":11,"uris":["http://zotero.org/users/local/t74PQZ69/items/BRX2JP6I","http://zotero.org/users/10948893/items/BRX2JP6I"],"itemData":{"id":11,"type":"webpage","abstract":"Addressing deferred maintenance is a critical focus area of our core mission to preserve parks and provide a world-class visitor experience.","language":"en","title":"Deferred Maintenance and Repairs - Infrastructure (U.S. National Park Service)","URL":"https://www.nps.gov/subjects/infrastructure/maintenance-backlog.htm","author":[{"family":"NPS","given":""}],"accessed":{"date-parts":[["2023",9,29]]}}}],"schema":"https://github.com/citation-style-language/schema/raw/master/csl-citation.json"} </w:instrText>
      </w:r>
      <w:r w:rsidR="00142227">
        <w:rPr>
          <w:rFonts w:cs="Times New Roman"/>
        </w:rPr>
        <w:fldChar w:fldCharType="separate"/>
      </w:r>
      <w:r w:rsidR="00680324" w:rsidRPr="00680324">
        <w:rPr>
          <w:rFonts w:cs="Times New Roman"/>
          <w:vertAlign w:val="superscript"/>
        </w:rPr>
        <w:t>7</w:t>
      </w:r>
      <w:r w:rsidR="00142227">
        <w:rPr>
          <w:rFonts w:cs="Times New Roman"/>
        </w:rPr>
        <w:fldChar w:fldCharType="end"/>
      </w:r>
      <w:r w:rsidR="00734462">
        <w:rPr>
          <w:rFonts w:cs="Times New Roman"/>
        </w:rPr>
        <w:t>.</w:t>
      </w:r>
    </w:p>
    <w:p w14:paraId="5455B3A7" w14:textId="1C447A7E" w:rsidR="005578EF" w:rsidRDefault="0069470C" w:rsidP="04D9CE1E">
      <w:pPr>
        <w:tabs>
          <w:tab w:val="left" w:pos="360"/>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spacing w:line="360" w:lineRule="auto"/>
        <w:jc w:val="both"/>
        <w:rPr>
          <w:rFonts w:cs="Times New Roman"/>
        </w:rPr>
      </w:pPr>
      <w:r>
        <w:rPr>
          <w:rFonts w:cs="Times New Roman"/>
        </w:rPr>
        <w:tab/>
      </w:r>
      <w:r w:rsidR="002E5CDC">
        <w:rPr>
          <w:rFonts w:cs="Times New Roman"/>
        </w:rPr>
        <w:t xml:space="preserve">A common </w:t>
      </w:r>
      <w:r w:rsidR="00797479">
        <w:rPr>
          <w:rFonts w:cs="Times New Roman"/>
        </w:rPr>
        <w:t xml:space="preserve">culprit </w:t>
      </w:r>
      <w:r w:rsidR="001B05B9">
        <w:rPr>
          <w:rFonts w:cs="Times New Roman"/>
        </w:rPr>
        <w:t xml:space="preserve">often portrayed in traditional media outlets and land management circles </w:t>
      </w:r>
      <w:r w:rsidR="00734462">
        <w:rPr>
          <w:rFonts w:cs="Times New Roman"/>
        </w:rPr>
        <w:t xml:space="preserve">for the recent rise in visitors (and the resulting resource degradation) to USNPs </w:t>
      </w:r>
      <w:r w:rsidR="002E5CDC">
        <w:rPr>
          <w:rFonts w:cs="Times New Roman"/>
        </w:rPr>
        <w:t>is the social media platform Instagram</w:t>
      </w:r>
      <w:r w:rsidR="00142227">
        <w:rPr>
          <w:rFonts w:cs="Times New Roman"/>
        </w:rPr>
        <w:fldChar w:fldCharType="begin"/>
      </w:r>
      <w:r w:rsidR="00680324">
        <w:rPr>
          <w:rFonts w:cs="Times New Roman"/>
        </w:rPr>
        <w:instrText xml:space="preserve"> ADDIN ZOTERO_ITEM CSL_CITATION {"citationID":"aBQKimdT","properties":{"formattedCitation":"\\super 8\\uc0\\u8211{}11\\nosupersub{}","plainCitation":"8–11","noteIndex":0},"citationItems":[{"id":13,"uris":["http://zotero.org/users/local/t74PQZ69/items/PRYXPZ9B","http://zotero.org/users/10948893/items/PRYXPZ9B"],"itemData":{"id":13,"type":"webpage","abstract":"Social media can expose tens of thousands of people to places in an instant. That's a double-edged sword.","container-title":"Outside Online","language":"en-US","title":"Is Instagram Ruining the Great Outdoors?","URL":"https://www.outsideonline.com/culture/opinion/instagram-ruining-great-outdoors/","author":[{"family":"Solomon","given":"Christopher"}],"accessed":{"date-parts":[["2023",9,29]]},"issued":{"date-parts":[["2017",3,30]]}}},{"id":15,"uris":["http://zotero.org/users/local/t74PQZ69/items/C6IXR4E3","http://zotero.org/users/10948893/items/C6IXR4E3"],"itemData":{"id":15,"type":"article-newspaper","abstract":"As thrill seekers and Instagrammers swarm public lands, reporting from eight sites across America shows the scale of the threat","container-title":"The Guardian","ISSN":"0261-3077","language":"en-GB","section":"Environment","source":"The Guardian","title":"Crisis in our national parks: how tourists are loving nature to death","title-short":"Crisis in our national parks","URL":"https://www.theguardian.com/environment/2018/nov/20/national-parks-america-overcrowding-crisis-tourism-visitation-solutions","author":[{"family":"Simmonds","given":"Charlotte"},{"family":"McGivney","given":"Annette"},{"family":"Wilkinson","given":"Todd"},{"family":"Canon","given":"Gabrielle"}],"accessed":{"date-parts":[["2023",9,29]]},"issued":{"date-parts":[["2018",11,20]]}}},{"id":17,"uris":["http://zotero.org/users/local/t74PQZ69/items/ILGGW3Q6","http://zotero.org/users/10948893/items/ILGGW3Q6"],"itemData":{"id":17,"type":"webpage","title":"Instagramming Crowds Pack National Parks : NPR","URL":"https://www.npr.org/2019/05/28/726658317/instagramming-crowds-pack-national-parks","author":[{"family":"Hegyi","given":"Nate"}],"accessed":{"date-parts":[["2023",9,29]]},"issued":{"date-parts":[["2019"]]}}},{"id":19,"uris":["http://zotero.org/users/local/t74PQZ69/items/TI2D95XX","http://zotero.org/users/10948893/items/TI2D95XX"],"itemData":{"id":19,"type":"webpage","abstract":"Places like Horseshoe Bend in Arizona have seen a tremendous spike in tourism.","container-title":"ABC News","language":"en","title":"National parks officials grappling with high volume as Instagram tourism booms","URL":"https://abcnews.go.com/Lifestyle/instagram-tourism-booms-horseshoe-bend-national-parks-officials/story?id=64638198","author":[{"family":"Lake","given":"Zoe"},{"family":"Rulli","given":"Maggie"}],"accessed":{"date-parts":[["2023",9,29]]}}}],"schema":"https://github.com/citation-style-language/schema/raw/master/csl-citation.json"} </w:instrText>
      </w:r>
      <w:r w:rsidR="00142227">
        <w:rPr>
          <w:rFonts w:cs="Times New Roman"/>
        </w:rPr>
        <w:fldChar w:fldCharType="separate"/>
      </w:r>
      <w:r w:rsidR="00680324" w:rsidRPr="00680324">
        <w:rPr>
          <w:rFonts w:cs="Times New Roman"/>
          <w:vertAlign w:val="superscript"/>
        </w:rPr>
        <w:t>8–11</w:t>
      </w:r>
      <w:r w:rsidR="00142227">
        <w:rPr>
          <w:rFonts w:cs="Times New Roman"/>
        </w:rPr>
        <w:fldChar w:fldCharType="end"/>
      </w:r>
      <w:r w:rsidR="00734462">
        <w:rPr>
          <w:rFonts w:cs="Times New Roman"/>
        </w:rPr>
        <w:t>.</w:t>
      </w:r>
      <w:r w:rsidR="00241F17">
        <w:rPr>
          <w:rFonts w:cs="Times New Roman"/>
        </w:rPr>
        <w:t xml:space="preserve"> Instagram </w:t>
      </w:r>
      <w:r w:rsidR="00D426B8">
        <w:rPr>
          <w:rFonts w:cs="Times New Roman"/>
        </w:rPr>
        <w:t xml:space="preserve">began as a photo-sharing app and has </w:t>
      </w:r>
      <w:r w:rsidR="00797479">
        <w:rPr>
          <w:rFonts w:cs="Times New Roman"/>
        </w:rPr>
        <w:t>shouldered</w:t>
      </w:r>
      <w:r w:rsidR="00241F17">
        <w:rPr>
          <w:rFonts w:cs="Times New Roman"/>
        </w:rPr>
        <w:t xml:space="preserve"> blame for the growing crowds</w:t>
      </w:r>
      <w:r w:rsidR="00241F17">
        <w:rPr>
          <w:noProof/>
          <w:color w:val="000000"/>
        </w:rPr>
        <w:t xml:space="preserve"> given the timing of the</w:t>
      </w:r>
      <w:r w:rsidR="00D426B8">
        <w:rPr>
          <w:noProof/>
          <w:color w:val="000000"/>
        </w:rPr>
        <w:t xml:space="preserve"> </w:t>
      </w:r>
      <w:r w:rsidR="00B01199">
        <w:rPr>
          <w:noProof/>
          <w:color w:val="000000"/>
        </w:rPr>
        <w:t xml:space="preserve">app’s </w:t>
      </w:r>
      <w:r w:rsidR="00D426B8">
        <w:rPr>
          <w:noProof/>
          <w:color w:val="000000"/>
        </w:rPr>
        <w:t>release</w:t>
      </w:r>
      <w:r w:rsidR="00241F17">
        <w:rPr>
          <w:noProof/>
          <w:color w:val="000000"/>
        </w:rPr>
        <w:t xml:space="preserve">, the </w:t>
      </w:r>
      <w:r w:rsidR="00D426B8">
        <w:rPr>
          <w:noProof/>
          <w:color w:val="000000"/>
        </w:rPr>
        <w:t xml:space="preserve">nature of the content (e.g., </w:t>
      </w:r>
      <w:r w:rsidR="00797479">
        <w:rPr>
          <w:noProof/>
          <w:color w:val="000000"/>
        </w:rPr>
        <w:t>georeferenced</w:t>
      </w:r>
      <w:r w:rsidR="00D426B8">
        <w:rPr>
          <w:noProof/>
          <w:color w:val="000000"/>
        </w:rPr>
        <w:t xml:space="preserve"> images), the way content is delivered to its 1 billion active mont</w:t>
      </w:r>
      <w:r w:rsidR="00825EC3">
        <w:rPr>
          <w:noProof/>
          <w:color w:val="000000"/>
        </w:rPr>
        <w:t>h</w:t>
      </w:r>
      <w:r w:rsidR="00D426B8">
        <w:rPr>
          <w:noProof/>
          <w:color w:val="000000"/>
        </w:rPr>
        <w:t>ly users</w:t>
      </w:r>
      <w:r w:rsidR="00241F17">
        <w:rPr>
          <w:noProof/>
          <w:color w:val="000000"/>
        </w:rPr>
        <w:t xml:space="preserve"> </w:t>
      </w:r>
      <w:r w:rsidR="00241F17">
        <w:rPr>
          <w:rFonts w:cs="Times New Roman"/>
        </w:rPr>
        <w:t xml:space="preserve">and </w:t>
      </w:r>
      <w:r w:rsidR="00D426B8">
        <w:rPr>
          <w:rFonts w:cs="Times New Roman"/>
        </w:rPr>
        <w:t>reports by</w:t>
      </w:r>
      <w:r w:rsidR="00241F17">
        <w:rPr>
          <w:rFonts w:cs="Times New Roman"/>
        </w:rPr>
        <w:t xml:space="preserve"> park managers reporting swarms of visitors to </w:t>
      </w:r>
      <w:r w:rsidR="00D426B8">
        <w:rPr>
          <w:rFonts w:cs="Times New Roman"/>
        </w:rPr>
        <w:t>particular locations</w:t>
      </w:r>
      <w:r w:rsidR="00241F17">
        <w:rPr>
          <w:rFonts w:cs="Times New Roman"/>
        </w:rPr>
        <w:t xml:space="preserve"> </w:t>
      </w:r>
      <w:r w:rsidR="00D426B8">
        <w:rPr>
          <w:rFonts w:cs="Times New Roman"/>
        </w:rPr>
        <w:t xml:space="preserve">observed </w:t>
      </w:r>
      <w:r w:rsidR="00241F17">
        <w:rPr>
          <w:rFonts w:cs="Times New Roman"/>
        </w:rPr>
        <w:t xml:space="preserve">taking </w:t>
      </w:r>
      <w:r w:rsidR="00D426B8">
        <w:rPr>
          <w:rFonts w:cs="Times New Roman"/>
        </w:rPr>
        <w:t>self-portraits, or selfies</w:t>
      </w:r>
      <w:r w:rsidR="005461C3">
        <w:rPr>
          <w:rFonts w:cs="Times New Roman"/>
        </w:rPr>
        <w:t>.</w:t>
      </w:r>
      <w:r w:rsidR="005461C3">
        <w:rPr>
          <w:rFonts w:cs="Times New Roman"/>
        </w:rPr>
        <w:fldChar w:fldCharType="begin"/>
      </w:r>
      <w:r w:rsidR="00680324">
        <w:rPr>
          <w:rFonts w:cs="Times New Roman"/>
        </w:rPr>
        <w:instrText xml:space="preserve"> ADDIN ZOTERO_ITEM CSL_CITATION {"citationID":"f9OEsXC4","properties":{"formattedCitation":"\\super 10\\uc0\\u8211{}12\\nosupersub{}","plainCitation":"10–12","noteIndex":0},"citationItems":[{"id":17,"uris":["http://zotero.org/users/local/t74PQZ69/items/ILGGW3Q6","http://zotero.org/users/10948893/items/ILGGW3Q6"],"itemData":{"id":17,"type":"webpage","title":"Instagramming Crowds Pack National Parks : NPR","URL":"https://www.npr.org/2019/05/28/726658317/instagramming-crowds-pack-national-parks","author":[{"family":"Hegyi","given":"Nate"}],"accessed":{"date-parts":[["2023",9,29]]},"issued":{"date-parts":[["2019"]]}}},{"id":19,"uris":["http://zotero.org/users/local/t74PQZ69/items/TI2D95XX","http://zotero.org/users/10948893/items/TI2D95XX"],"itemData":{"id":19,"type":"webpage","abstract":"Places like Horseshoe Bend in Arizona have seen a tremendous spike in tourism.","container-title":"ABC News","language":"en","title":"National parks officials grappling with high volume as Instagram tourism booms","URL":"https://abcnews.go.com/Lifestyle/instagram-tourism-booms-horseshoe-bend-national-parks-officials/story?id=64638198","author":[{"family":"Lake","given":"Zoe"},{"family":"Rulli","given":"Maggie"}],"accessed":{"date-parts":[["2023",9,29]]}}},{"id":22,"uris":["http://zotero.org/users/local/t74PQZ69/items/XL2TDD8M","http://zotero.org/users/10948893/items/XL2TDD8M"],"itemData":{"id":22,"type":"article-journal","abstract":"Public lands in the United States have recently experienced significant increases in visitation. Journalists and park managers suggest Instagram as a reason for the increase. We explore this issue in the Oregon State Park system by combining visitation data with park-specific georeferenced content and engagement indicators from Instagram. Using several empirical specifications, we show suggestive evidence that Instagram is not likely correlated to increased visitation everywhere, but only in a few locations generating high user participation within the app. We find no contemporary effect and a positive association with cumulative Instagram engagement indicators on visits at this subset of parks.","container-title":"Land Economics","DOI":"10.3368/le.100.2.122920-0192R1","ISSN":"0023-7639, 1543-8325","journalAbbreviation":"Land Economics","language":"en","page":"122920-0192R1","source":"DOI.org (Crossref)","title":"The Instagram Effect: Is Social Media Influencing Visitation to Public Land?","title-short":"The Instagram Effect","author":[{"family":"Lowe Mackenzie","given":"Ashley Lowe"},{"family":"Dundas","given":"Steven J."},{"family":"Zhao","given":"Bo"}],"issued":{"date-parts":[["2023",9,25]]}}}],"schema":"https://github.com/citation-style-language/schema/raw/master/csl-citation.json"} </w:instrText>
      </w:r>
      <w:r w:rsidR="005461C3">
        <w:rPr>
          <w:rFonts w:cs="Times New Roman"/>
        </w:rPr>
        <w:fldChar w:fldCharType="separate"/>
      </w:r>
      <w:r w:rsidR="00680324" w:rsidRPr="00680324">
        <w:rPr>
          <w:rFonts w:cs="Times New Roman"/>
          <w:vertAlign w:val="superscript"/>
        </w:rPr>
        <w:t>10–12</w:t>
      </w:r>
      <w:r w:rsidR="005461C3">
        <w:rPr>
          <w:rFonts w:cs="Times New Roman"/>
        </w:rPr>
        <w:fldChar w:fldCharType="end"/>
      </w:r>
      <w:r w:rsidR="005461C3">
        <w:rPr>
          <w:rFonts w:cs="Times New Roman"/>
        </w:rPr>
        <w:t xml:space="preserve"> </w:t>
      </w:r>
      <w:r w:rsidR="0094654B">
        <w:rPr>
          <w:rFonts w:cs="Times New Roman"/>
        </w:rPr>
        <w:t xml:space="preserve">Data from Instagram and other social media platforms have also been </w:t>
      </w:r>
      <w:r w:rsidR="001B05B9">
        <w:rPr>
          <w:rFonts w:cs="Times New Roman"/>
        </w:rPr>
        <w:t xml:space="preserve">shown </w:t>
      </w:r>
      <w:r w:rsidR="0094654B">
        <w:rPr>
          <w:rFonts w:cs="Times New Roman"/>
        </w:rPr>
        <w:t xml:space="preserve">to provide practical benefits to land managers. </w:t>
      </w:r>
      <w:r w:rsidR="0094654B">
        <w:rPr>
          <w:rFonts w:cs="Times New Roman"/>
          <w:color w:val="000000"/>
        </w:rPr>
        <w:t>R</w:t>
      </w:r>
      <w:r w:rsidR="00631B20" w:rsidRPr="0062322C">
        <w:rPr>
          <w:rFonts w:cs="Times New Roman"/>
          <w:color w:val="000000"/>
        </w:rPr>
        <w:t xml:space="preserve">esearch </w:t>
      </w:r>
      <w:r w:rsidR="00B20183">
        <w:rPr>
          <w:rFonts w:cs="Times New Roman"/>
          <w:color w:val="000000"/>
        </w:rPr>
        <w:t xml:space="preserve">has found </w:t>
      </w:r>
      <w:r w:rsidR="00F7230C">
        <w:rPr>
          <w:rFonts w:cs="Times New Roman"/>
          <w:color w:val="000000"/>
        </w:rPr>
        <w:t>social media data</w:t>
      </w:r>
      <w:r>
        <w:rPr>
          <w:rFonts w:cs="Times New Roman"/>
          <w:color w:val="000000"/>
        </w:rPr>
        <w:t xml:space="preserve"> </w:t>
      </w:r>
      <w:r w:rsidR="003249CD">
        <w:rPr>
          <w:rFonts w:cs="Times New Roman"/>
          <w:color w:val="000000"/>
        </w:rPr>
        <w:t xml:space="preserve">is a </w:t>
      </w:r>
      <w:r w:rsidR="00631B20" w:rsidRPr="0062322C">
        <w:rPr>
          <w:rFonts w:cs="Times New Roman"/>
          <w:color w:val="000000"/>
        </w:rPr>
        <w:t>reliabl</w:t>
      </w:r>
      <w:r w:rsidR="0094654B">
        <w:rPr>
          <w:rFonts w:cs="Times New Roman"/>
          <w:color w:val="000000"/>
        </w:rPr>
        <w:t>e</w:t>
      </w:r>
      <w:r w:rsidR="003249CD">
        <w:rPr>
          <w:rFonts w:cs="Times New Roman"/>
          <w:color w:val="000000"/>
        </w:rPr>
        <w:t xml:space="preserve"> proxy to understand</w:t>
      </w:r>
      <w:r w:rsidR="00631B20" w:rsidRPr="0062322C">
        <w:rPr>
          <w:rFonts w:cs="Times New Roman"/>
          <w:color w:val="000000"/>
        </w:rPr>
        <w:t xml:space="preserve"> </w:t>
      </w:r>
      <w:r w:rsidR="00B20183">
        <w:rPr>
          <w:rFonts w:cs="Times New Roman"/>
          <w:color w:val="000000"/>
        </w:rPr>
        <w:t xml:space="preserve">the number of visitors to public </w:t>
      </w:r>
      <w:r w:rsidR="005461C3">
        <w:rPr>
          <w:rFonts w:cs="Times New Roman"/>
          <w:color w:val="000000"/>
        </w:rPr>
        <w:t>lands</w:t>
      </w:r>
      <w:r w:rsidR="005461C3">
        <w:rPr>
          <w:rFonts w:cs="Times New Roman"/>
          <w:color w:val="000000"/>
        </w:rPr>
        <w:fldChar w:fldCharType="begin"/>
      </w:r>
      <w:r w:rsidR="00680324">
        <w:rPr>
          <w:rFonts w:cs="Times New Roman"/>
          <w:color w:val="000000"/>
        </w:rPr>
        <w:instrText xml:space="preserve"> ADDIN ZOTERO_ITEM CSL_CITATION {"citationID":"bePWaWTk","properties":{"formattedCitation":"\\super 13\\uc0\\u8211{}17\\nosupersub{}","plainCitation":"13–17","noteIndex":0},"citationItems":[{"id":24,"uris":["http://zotero.org/users/local/t74PQZ69/items/Y3K5QLMQ","http://zotero.org/users/10948893/items/Y3K5QLMQ"],"itemData":{"id":24,"type":"article-journal","container-title":"Scientific Reports","DOI":"10.1038/srep02976","ISSN":"2045-2322","issue":"1","journalAbbreviation":"Sci Rep","language":"en","page":"2976","source":"DOI.org (Crossref)","title":"Using social media to quantify nature-based tourism and recreation","volume":"3","author":[{"family":"Wood","given":"Spencer A."},{"family":"Guerry","given":"Anne D."},{"family":"Silver","given":"Jessica M."},{"family":"Lacayo","given":"Martin"}],"issued":{"date-parts":[["2013",10,17]]}}},{"id":26,"uris":["http://zotero.org/users/local/t74PQZ69/items/8HRGLUNX","http://zotero.org/users/10948893/items/8HRGLUNX"],"itemData":{"id":26,"type":"article-journal","abstract":"Land managers rely on visitation data to inform policy and management decisions. However, visitation data is often costly and burdensome to obtain, and provides a limited depth of information. In this paper, we assess the validity of using crowd-sourced, online photographs to infer information about the habits and preferences of recreational visitors by comparing empirical data from the National Park Service to photograph data from the online platform Flickr for 38 National Parks in the western United States. Using multiple regression analysis, we ﬁnd that the number of photos posted monthly in a park can reliably indicate the number of visitors to a park in a given month. Through additional statistical testing we also ﬁnd that the home locations of photo-takers, provided voluntarily on an online proﬁle, accurately show the home origins of park visitors. Together, these ﬁndings validate a new method for measuring recreational visitation, opening an opportunity for land managers worldwide to track and understand visitation by augmenting current data collection methods with crowd-sourced, online data that is easy and inexpensive to obtain. In addition, it enables future research on how visitation rates change with changes in access, management or infrastructure, weather events, or ecosystem health, and facilitates valuation research, such as travel cost studies.","container-title":"Journal of Environmental Management","DOI":"10.1016/j.jenvman.2016.09.018","ISSN":"03014797","journalAbbreviation":"Journal of Environmental Management","language":"en","page":"703-711","source":"DOI.org (Crossref)","title":"Measuring recreational visitation at U.S. National Parks with crowd-sourced photographs","volume":"183","author":[{"family":"Sessions","given":"Carrie"},{"family":"Wood","given":"Spencer A."},{"family":"Rabotyagov","given":"Sergey"},{"family":"Fisher","given":"David M."}],"issued":{"date-parts":[["2016",12]]}}},{"id":28,"uris":["http://zotero.org/users/local/t74PQZ69/items/VT434G2F","http://zotero.org/users/10948893/items/VT434G2F"],"itemData":{"id":28,"type":"article-journal","abstract":"Outdoor recreation is one of many important beneﬁts provided by public lands. Data on recreational use are critical for informing management of recreation resources, however, managers often lack actionable information on visitor use for large protected areas that lack controlled access points. The purpose of this study is to explore the potential for social media data (e.g., geotagged images shared on Flickr and trip reports shared on a hiking forum) to provide land managers with useful measures of recreational use to dispersed areas, and to provide lessons learned from comparing several more traditional counting methods. First, we measure daily and monthly visitation rates to individual trails within the Mount Baker-Snoqualmie National Forest (MBSNF) in western Washington. At 15 trailheads, we compare counts of hikers from infrared sensors, timelapse cameras, and manual on-site counts, to counts based on the number of shared geotagged images and trip reports from those locations. Second, we measure visitation rates to each National Forest System (NFS) unit across the US and compare annual measurements derived from the number of geotagged images to estimates from the US Forest Service National Visitor Use Monitoring Program. At both the NFS unit and the individual-trail scales, we found strong correlations between traditional measures of recreational use and measures based on user-generated content shared on the internet. For national forests in every region of the country, correlations between oﬃcial Forest Service statistics and geotagged images ranged between 55% and 95%. For individual trails within the MBSNF, monthly visitor counts from on-site measurements were strongly correlated with counts from geotagged images (79%) and trip reports (91%). The convenient, cost-eﬃcient and timely nature of collecting and analyzing user-generated data could allow land managers to monitor use over diﬀerent seasons of the year and at sites and scales never previously monitored, contributing to a more comprehensive understanding of recreational use patterns and values.","container-title":"Journal of Environmental Management","DOI":"10.1016/j.jenvman.2018.05.045","ISSN":"03014797","journalAbbreviation":"Journal of Environmental Management","language":"en","page":"465-474","source":"DOI.org (Crossref)","title":"Recreational use in dispersed public lands measured using social media data and on-site counts","volume":"222","author":[{"family":"Fisher","given":"David M."},{"family":"Wood","given":"Spencer A."},{"family":"White","given":"Eric M."},{"family":"Blahna","given":"Dale J."},{"family":"Lange","given":"Sarah"},{"family":"Weinberg","given":"Alex"},{"family":"Tomco","given":"Michael"},{"family":"Lia","given":"Emilia"}],"issued":{"date-parts":[["2018",9]]}}},{"id":30,"uris":["http://zotero.org/users/local/t74PQZ69/items/YZ9TEBJM","http://zotero.org/users/10948893/items/YZ9TEBJM"],"itemData":{"id":30,"type":"article-journal","abstract":"Social media are being increasingly used to inform visitor use management in parks and protected areas. We review the state of the scientiﬁc literature to understand the ways social media has been, and can be, used to measure visitation, spatial patterns of use, and visitors’ experiences in parks and protected areas. Geotagged social media are a good proxy for actual visitation; however, the correlations observed by previous studies between social media and other sources of visitation data vary substantially. Most studies using social media to measure visitation aggregate data across many years, with very few testing the use of social media as a visitation proxy at smaller temporal scales. No studies have tested the use of social media to estimate visitation in near real-time. Studies have used geotags and GPS tracks to understand spatial patterns of where visitors travel within parks, and how that may relate to other variables (e.g., infrastructure), or differ by visitor type. Researchers have also found the text content, photograph content, and geotags from social media posts useful to understand aspects of visitors’ experiences, such as behaviors, preferences, and sentiment. The most cited concern with using social media is that this data may not be representative of all park users. Collectively, this body of research demonstrates a broad range of applications for social media. We synthesize our ﬁndings by identifying gaps and opportunities for future research and presenting a set of best practices for using social media in parks and protected areas.","container-title":"Environmental Management","DOI":"10.1007/s00267-020-01373-7","ISSN":"0364-152X, 1432-1009","issue":"1","journalAbbreviation":"Environmental Management","language":"en","page":"120-132","source":"DOI.org (Crossref)","title":"Uses and Limitations of Social Media to Inform Visitor Use Management in Parks and Protected Areas: A Systematic Review","title-short":"Uses and Limitations of Social Media to Inform Visitor Use Management in Parks and Protected Areas","volume":"67","author":[{"family":"Wilkins","given":"Emily J."},{"family":"Wood","given":"Spencer A."},{"family":"Smith","given":"Jordan W."}],"issued":{"date-parts":[["2021",1]]}}},{"id":32,"uris":["http://zotero.org/users/local/t74PQZ69/items/36X525LF","http://zotero.org/users/10948893/items/36X525LF"],"itemData":{"id":32,"type":"article-journal","abstract":"Abstract\n            Outdoor and nature-based recreation provides countless social benefits, yet public land managers often lack information on the spatial and temporal extent of recreation activities. Social media is a promising source of data to fill information gaps because the amount of recreational use is positively correlated with social media activity. However, despite the implication that these correlations could be employed to accurately estimate visitation, there are no known transferable models parameterized for use with multiple social media data sources. This study tackles these issues by examining the relative value of multiple sources of social media in models that estimate visitation at unmonitored sites and times across multiple destinations. Using a novel dataset of over 30,000 social media posts and 286,000 observed visits from two regions in the United States, we compare multiple competing statistical models for estimating visitation. We find social media data substantially improve visitor estimates at unmonitored sites, even when a model is parameterized with data from another region. Visitation estimates are further improved when models are parameterized with on-site counts. These findings indicate that while social media do not fully substitute for on-site data, they are a powerful component of recreation research and visitor management.","container-title":"Scientific Reports","DOI":"10.1038/s41598-020-70829-x","ISSN":"2045-2322","issue":"1","journalAbbreviation":"Sci Rep","language":"en","page":"15419","source":"DOI.org (Crossref)","title":"Next-generation visitation models using social media to estimate recreation on public lands","volume":"10","author":[{"family":"Wood","given":"Spencer A."},{"family":"Winder","given":"Samantha G."},{"family":"Lia","given":"Emilia H."},{"family":"White","given":"Eric M."},{"family":"Crowley","given":"Christian S. L."},{"family":"Milnor","given":"Adam A."}],"issued":{"date-parts":[["2020",9,22]]}}}],"schema":"https://github.com/citation-style-language/schema/raw/master/csl-citation.json"} </w:instrText>
      </w:r>
      <w:r w:rsidR="005461C3">
        <w:rPr>
          <w:rFonts w:cs="Times New Roman"/>
          <w:color w:val="000000"/>
        </w:rPr>
        <w:fldChar w:fldCharType="separate"/>
      </w:r>
      <w:r w:rsidR="00680324" w:rsidRPr="00680324">
        <w:rPr>
          <w:rFonts w:cs="Times New Roman"/>
          <w:color w:val="000000"/>
          <w:vertAlign w:val="superscript"/>
        </w:rPr>
        <w:t>13–17</w:t>
      </w:r>
      <w:r w:rsidR="005461C3">
        <w:rPr>
          <w:rFonts w:cs="Times New Roman"/>
          <w:color w:val="000000"/>
        </w:rPr>
        <w:fldChar w:fldCharType="end"/>
      </w:r>
      <w:r w:rsidR="005461C3">
        <w:rPr>
          <w:rFonts w:cs="Times New Roman"/>
          <w:color w:val="000000"/>
        </w:rPr>
        <w:t>suggesting</w:t>
      </w:r>
      <w:r w:rsidR="0094654B">
        <w:rPr>
          <w:rFonts w:cs="Times New Roman"/>
          <w:color w:val="000000"/>
        </w:rPr>
        <w:t xml:space="preserve"> avenues to </w:t>
      </w:r>
      <w:r w:rsidR="00631B20" w:rsidRPr="0062322C">
        <w:rPr>
          <w:rFonts w:cs="Times New Roman"/>
          <w:color w:val="000000"/>
        </w:rPr>
        <w:t>reduc</w:t>
      </w:r>
      <w:r w:rsidR="0094654B">
        <w:rPr>
          <w:rFonts w:cs="Times New Roman"/>
          <w:color w:val="000000"/>
        </w:rPr>
        <w:t>e</w:t>
      </w:r>
      <w:r w:rsidR="00631B20" w:rsidRPr="0062322C">
        <w:rPr>
          <w:rFonts w:cs="Times New Roman"/>
          <w:color w:val="000000"/>
        </w:rPr>
        <w:t xml:space="preserve"> cost</w:t>
      </w:r>
      <w:r w:rsidR="0094654B">
        <w:rPr>
          <w:rFonts w:cs="Times New Roman"/>
          <w:color w:val="000000"/>
        </w:rPr>
        <w:t>s</w:t>
      </w:r>
      <w:r w:rsidR="00631B20" w:rsidRPr="0062322C">
        <w:rPr>
          <w:rFonts w:cs="Times New Roman"/>
          <w:color w:val="000000"/>
        </w:rPr>
        <w:t xml:space="preserve"> of data gathering across managing agencies and extend visitor use estimates to wilderness areas where pri</w:t>
      </w:r>
      <w:r w:rsidR="00631B20">
        <w:rPr>
          <w:rFonts w:cs="Times New Roman"/>
          <w:color w:val="000000"/>
        </w:rPr>
        <w:t>or data collection was limited</w:t>
      </w:r>
      <w:r w:rsidR="00C01532">
        <w:rPr>
          <w:rFonts w:cs="Times New Roman"/>
          <w:color w:val="000000"/>
        </w:rPr>
        <w:fldChar w:fldCharType="begin"/>
      </w:r>
      <w:r w:rsidR="00680324">
        <w:rPr>
          <w:rFonts w:cs="Times New Roman"/>
          <w:color w:val="000000"/>
        </w:rPr>
        <w:instrText xml:space="preserve"> ADDIN ZOTERO_ITEM CSL_CITATION {"citationID":"HGf0QjGS","properties":{"formattedCitation":"\\super 13,15,18\\uc0\\u8211{}21\\nosupersub{}","plainCitation":"13,15,18–21","noteIndex":0},"citationItems":[{"id":24,"uris":["http://zotero.org/users/local/t74PQZ69/items/Y3K5QLMQ","http://zotero.org/users/10948893/items/Y3K5QLMQ"],"itemData":{"id":24,"type":"article-journal","container-title":"Scientific Reports","DOI":"10.1038/srep02976","ISSN":"2045-2322","issue":"1","journalAbbreviation":"Sci Rep","language":"en","page":"2976","source":"DOI.org (Crossref)","title":"Using social media to quantify nature-based tourism and recreation","volume":"3","author":[{"family":"Wood","given":"Spencer A."},{"family":"Guerry","given":"Anne D."},{"family":"Silver","given":"Jessica M."},{"family":"Lacayo","given":"Martin"}],"issued":{"date-parts":[["2013",10,17]]}}},{"id":28,"uris":["http://zotero.org/users/local/t74PQZ69/items/VT434G2F","http://zotero.org/users/10948893/items/VT434G2F"],"itemData":{"id":28,"type":"article-journal","abstract":"Outdoor recreation is one of many important beneﬁts provided by public lands. Data on recreational use are critical for informing management of recreation resources, however, managers often lack actionable information on visitor use for large protected areas that lack controlled access points. The purpose of this study is to explore the potential for social media data (e.g., geotagged images shared on Flickr and trip reports shared on a hiking forum) to provide land managers with useful measures of recreational use to dispersed areas, and to provide lessons learned from comparing several more traditional counting methods. First, we measure daily and monthly visitation rates to individual trails within the Mount Baker-Snoqualmie National Forest (MBSNF) in western Washington. At 15 trailheads, we compare counts of hikers from infrared sensors, timelapse cameras, and manual on-site counts, to counts based on the number of shared geotagged images and trip reports from those locations. Second, we measure visitation rates to each National Forest System (NFS) unit across the US and compare annual measurements derived from the number of geotagged images to estimates from the US Forest Service National Visitor Use Monitoring Program. At both the NFS unit and the individual-trail scales, we found strong correlations between traditional measures of recreational use and measures based on user-generated content shared on the internet. For national forests in every region of the country, correlations between oﬃcial Forest Service statistics and geotagged images ranged between 55% and 95%. For individual trails within the MBSNF, monthly visitor counts from on-site measurements were strongly correlated with counts from geotagged images (79%) and trip reports (91%). The convenient, cost-eﬃcient and timely nature of collecting and analyzing user-generated data could allow land managers to monitor use over diﬀerent seasons of the year and at sites and scales never previously monitored, contributing to a more comprehensive understanding of recreational use patterns and values.","container-title":"Journal of Environmental Management","DOI":"10.1016/j.jenvman.2018.05.045","ISSN":"03014797","journalAbbreviation":"Journal of Environmental Management","language":"en","page":"465-474","source":"DOI.org (Crossref)","title":"Recreational use in dispersed public lands measured using social media data and on-site counts","volume":"222","author":[{"family":"Fisher","given":"David M."},{"family":"Wood","given":"Spencer A."},{"family":"White","given":"Eric M."},{"family":"Blahna","given":"Dale J."},{"family":"Lange","given":"Sarah"},{"family":"Weinberg","given":"Alex"},{"family":"Tomco","given":"Michael"},{"family":"Lia","given":"Emilia"}],"issued":{"date-parts":[["2018",9]]}}},{"id":34,"uris":["http://zotero.org/users/local/t74PQZ69/items/AJHHZEDB","http://zotero.org/users/10948893/items/AJHHZEDB"],"itemData":{"id":34,"type":"article-journal","abstract":"Can social media data be used as an alternative to traditional surveys to understand tourists’ preferences for nature-based experiences in protected areas? We explored this by comparing preferences for biodiversity obtained from a traditional survey conducted in Kruger National Park, South Africa, with observed preferences assessed from over 13,600 pictures shared on Instagram and Flickr by tourists visiting the park in the same period. We found no signiﬁcant difference between the preferences of tourists as stated in the surveys and the preferences revealed by social media content. Overall, large-bodied mammals were found to be the favorite group, both in the survey and on social media platforms. However, Flickr was found to better match tourists’ preference for less-charismatic biodiversity. Our ﬁndings suggest that social media content can be used as a cost-efﬁcient way to explore, and for more continuous monitoring of, preferences for biodiversity and human activities in protected areas.","container-title":"Conservation Letters","DOI":"10.1111/conl.12343","ISSN":"</w:instrText>
      </w:r>
      <w:r w:rsidR="00680324">
        <w:rPr>
          <w:rFonts w:cs="Times New Roman" w:hint="eastAsia"/>
          <w:color w:val="000000"/>
        </w:rPr>
        <w:instrText>1755-263X, 1755-263X","issue":"1","journalAbbreviation":"CONSERVATION LETTERS","language":"en","page":"e12343","source":"DOI.org (Crossref)","title":"Social Media Data Can Be Used to Understand Tourists</w:instrText>
      </w:r>
      <w:r w:rsidR="00680324">
        <w:rPr>
          <w:rFonts w:cs="Times New Roman" w:hint="eastAsia"/>
          <w:color w:val="000000"/>
        </w:rPr>
        <w:instrText>’</w:instrText>
      </w:r>
      <w:r w:rsidR="00680324">
        <w:rPr>
          <w:rFonts w:cs="Times New Roman" w:hint="eastAsia"/>
          <w:color w:val="000000"/>
        </w:rPr>
        <w:instrText xml:space="preserve"> Preferences for Nature</w:instrText>
      </w:r>
      <w:r w:rsidR="00680324">
        <w:rPr>
          <w:rFonts w:cs="Times New Roman" w:hint="eastAsia"/>
          <w:color w:val="000000"/>
        </w:rPr>
        <w:instrText>‐</w:instrText>
      </w:r>
      <w:r w:rsidR="00680324">
        <w:rPr>
          <w:rFonts w:cs="Times New Roman" w:hint="eastAsia"/>
          <w:color w:val="000000"/>
        </w:rPr>
        <w:instrText>Based Experiences in Protect</w:instrText>
      </w:r>
      <w:r w:rsidR="00680324">
        <w:rPr>
          <w:rFonts w:cs="Times New Roman"/>
          <w:color w:val="000000"/>
        </w:rPr>
        <w:instrText xml:space="preserve">ed Areas","volume":"11","author":[{"family":"Hausmann","given":"Anna"},{"family":"Toivonen","given":"Tuuli"},{"family":"Slotow","given":"Rob"},{"family":"Tenkanen","given":"Henrikki"},{"family":"Moilanen","given":"Atte"},{"family":"Heikinheimo","given":"Vuokko"},{"family":"Di Minin","given":"Enrico"}],"issued":{"date-parts":[["2018",1]]}}},{"id":36,"uris":["http://zotero.org/users/local/t74PQZ69/items/GFIX963R","http://zotero.org/users/10948893/items/GFIX963R"],"itemData":{"id":36,"type":"article-journal","abstract":"Biodiversity loss driven by anthropogenic pressures highlights the importance of conservation eﬀorts in protected areas globally. Protected areas are also locations providing myriad ecosystem services, including recreation and tourism. Advancements in mobile and web technologies have expanded the capabilities and accessibility of crowdsourced spatial content increasingly leveraged for research. This study explores the use of crowdsourced geographic information to model, at varying temporal scales, spatial patterns of visitor use and identify factors contributing to distribution patterns in a dynamic landscape, Hawaii Volcanoes National Park (Hawaii, USA). Speciﬁcally, this study integrated geotagged photo metadata publicly shared on Flickr with raster data about infrastructure and natural environmental using MaxEnt modelling. Infrastructure designated for visitor use (i.e., roads, trails) contributed most to models of visitor distribution for all years and seasons. During the spring months, elevation was also a top contributing variable to the model. Crowdsourced data provided empirical assessments of covariates associated with visitor distributions, highlighting how changes in infrastructure and environmental factors may inﬂuence visitor use, and therefore resource pressures, to help researchers, managers, and planners with eﬀorts to mitigate negative impacts.","container-title":"Applied Geography","DOI":"10.1016/j.apgeog.2017.11.004","ISSN":"01436228","journalAbbreviation":"Applied Geography","language":"en","page":"44-54","source":"DOI.org (Crossref)","title":"Digital footprints: Incorporating crowdsourced geographic information for protected area management","title-short":"Digital footprints","volume":"90","author":[{"family":"Walden-Schreiner","given":"Chelsey"},{"family":"Leung","given":"Yu-Fai"},{"family":"Tateosian","given":"Laura"}],"issued":{"date-parts":[["2018",1]]}}},{"id":38,"uris":["http://zotero.org/users/local/t74PQZ69/items/3QULT33L","http://zotero.org/users/10948893/items/3QULT33L"],"itemData":{"id":38,"type":"article-journal","abstract":"Managing protected areas effectively requires information about patterns of visitor use, but these data are often limited. We explore how geotagged photos on Flickr, a popular photo-sharing social-media site, can generate hotspot maps and distribution models of temporal and spatial patterns of use in two mountain-protected areas of high conservation value. In Aconcagua Provincial Park (Argentina), two routes to the summit of Aconcagua were used in summer, but most visitors stayed close to the main road, using formal and informal walking trails and the Visitor Centre, while in winter, there was very limited visitation. In Kosciuszko National Park (Australia), alpine walking trails were popular in summer, but in winter, most visitors stayed in the lower altitude ski resorts and ski trails. Results demonstrate the usefulness of social-media data alone as well as a complement for visitor monitoring, providing spatial and temporal information for site-speciﬁc and park-level management of visitors and potential impacts in conservation areas.","container-title":"Ambio","DOI":"10.1007/s13280-018-1020-4","ISSN":"0044-7447, 1654-7209","issue":"7","journalAbbreviation":"Ambio","language":"en","page":"781-793","source":"DOI.org (Crossref)","title":"Using crowd-sourced photos to assess seasonal patterns of visitor use in mountain-protected areas","volume":"47","author":[{"family":"Walden-Schreiner","given":"Chelsey"},{"family":"Rossi","given":"Sebastian Dario"},{"family":"Barros","given":"Agustina"},{"family":"Pickering","given":"Catherine"},{"family":"Leung","given":"Yu-Fai"}],"issued":{"date-parts":[["2018",11]]}}},{"id":40,"uris":["http://zotero.org/users/local/t74PQZ69/items/9LWD8AA7","http://zotero.org/users/10948893/items/9LWD8AA7"],"itemData":{"id":40,"type":"article-journal","abstract":"The analysis of data from social media and social networking sites may be instrumental in achieving a better understanding of human-environment interactions and in shaping future conservation and environmental management. In this study, we systematically map the application of social media data in environmental research. The quantitative review of 169 studies reveals that most studies focus on the analysis of people’s behavior and perceptions of the environment, followed by environmental monitoring and applications in environmental planning and governance. The literature testiﬁes to a very rapid growth in the ﬁeld, with Twitter (52 studies) and Flickr (34 studies) being most frequently used as data sources. A growing number of studies combine data from multiple sites and jointly investigates multiple types of media. A broader, more qualitative review of the insights provided by the investigated studies suggests that while social media data oﬀer unprecedented opportunities in terms of data volume, scale of analysis, and real-time monitoring, researchers are only starting to cope with the challenges of data’s heterogeneity and noise levels, potential biases, ethics of data acquisition and use, and uncertainty about future data availability. Critical areas for the development of the ﬁeld include integration of diﬀerent types of information in data mashups, development of quality assurance procedures and ethical codes, improved integration with existing methods, and assurance of long-term, free and easy-to-access provision of public social media data for future environmental researchers.","container-title":"Global Environmental Change","DOI":"10.1016/j.gloenvcha.2019.02.003","ISSN":"09593780","journalAbbreviation":"Global Environmental Change","language":"en","page":"36-47","source":"DOI.org (Crossref)","title":"Passive crowdsourcing of social media in environmental research: A systematic map","title-short":"Passive crowdsourcing of social media in environmental research","volume":"55","author":[{"family":"Ghermandi","given":"Andrea"},{"family":"Sinclair","given":"Michael"}],"issued":{"date-parts":[["2019",3]]}}}],"schema":"https://github.com/citation-style-language/schema/raw/master/csl-citation.json"} </w:instrText>
      </w:r>
      <w:r w:rsidR="00C01532">
        <w:rPr>
          <w:rFonts w:cs="Times New Roman"/>
          <w:color w:val="000000"/>
        </w:rPr>
        <w:fldChar w:fldCharType="separate"/>
      </w:r>
      <w:r w:rsidR="00680324" w:rsidRPr="00680324">
        <w:rPr>
          <w:rFonts w:cs="Times New Roman"/>
          <w:color w:val="000000"/>
          <w:vertAlign w:val="superscript"/>
        </w:rPr>
        <w:t>13,15,18–21</w:t>
      </w:r>
      <w:r w:rsidR="00C01532">
        <w:rPr>
          <w:rFonts w:cs="Times New Roman"/>
          <w:color w:val="000000"/>
        </w:rPr>
        <w:fldChar w:fldCharType="end"/>
      </w:r>
      <w:r w:rsidR="00631B20">
        <w:rPr>
          <w:rFonts w:cs="Times New Roman"/>
        </w:rPr>
        <w:t>.</w:t>
      </w:r>
      <w:r w:rsidR="00A337D5">
        <w:rPr>
          <w:rFonts w:cs="Times New Roman"/>
        </w:rPr>
        <w:t xml:space="preserve"> Others have found that National Parks location which have created online </w:t>
      </w:r>
      <w:r w:rsidR="04D9CE1E" w:rsidRPr="04D9CE1E">
        <w:rPr>
          <w:rFonts w:cs="Times New Roman"/>
        </w:rPr>
        <w:t xml:space="preserve">accounts on sites such Twitter and Instagram have a </w:t>
      </w:r>
      <w:r w:rsidR="00680324" w:rsidRPr="04D9CE1E">
        <w:rPr>
          <w:rFonts w:cs="Times New Roman"/>
        </w:rPr>
        <w:t>causal</w:t>
      </w:r>
      <w:r w:rsidR="04D9CE1E" w:rsidRPr="04D9CE1E">
        <w:rPr>
          <w:rFonts w:cs="Times New Roman"/>
        </w:rPr>
        <w:t xml:space="preserve"> relationship with an increase in visitation in the 2010s</w:t>
      </w:r>
      <w:r w:rsidR="00680324">
        <w:rPr>
          <w:rFonts w:cs="Times New Roman"/>
        </w:rPr>
        <w:fldChar w:fldCharType="begin"/>
      </w:r>
      <w:r w:rsidR="00680324">
        <w:rPr>
          <w:rFonts w:cs="Times New Roman"/>
        </w:rPr>
        <w:instrText xml:space="preserve"> ADDIN ZOTERO_TEMP </w:instrText>
      </w:r>
      <w:r w:rsidR="00680324">
        <w:rPr>
          <w:rFonts w:cs="Times New Roman"/>
        </w:rPr>
        <w:fldChar w:fldCharType="separate"/>
      </w:r>
      <w:r w:rsidR="00680324" w:rsidRPr="00680324">
        <w:rPr>
          <w:rFonts w:cs="Times New Roman"/>
          <w:vertAlign w:val="superscript"/>
        </w:rPr>
        <w:t>22</w:t>
      </w:r>
      <w:r w:rsidR="00680324">
        <w:rPr>
          <w:rFonts w:cs="Times New Roman"/>
        </w:rPr>
        <w:fldChar w:fldCharType="end"/>
      </w:r>
      <w:r w:rsidR="00680324">
        <w:rPr>
          <w:rFonts w:cs="Times New Roman"/>
        </w:rPr>
        <w:t>.</w:t>
      </w:r>
      <w:r w:rsidR="04D9CE1E" w:rsidRPr="04D9CE1E">
        <w:rPr>
          <w:rFonts w:cs="Times New Roman"/>
        </w:rPr>
        <w:t xml:space="preserve"> </w:t>
      </w:r>
      <w:r w:rsidR="00A337D5">
        <w:rPr>
          <w:noProof/>
          <w:color w:val="000000"/>
        </w:rPr>
        <w:t>L</w:t>
      </w:r>
      <w:r w:rsidR="00A337D5" w:rsidRPr="00234FEE">
        <w:rPr>
          <w:noProof/>
          <w:color w:val="000000"/>
        </w:rPr>
        <w:t xml:space="preserve">inking within-app behavior </w:t>
      </w:r>
      <w:r w:rsidR="00B01199">
        <w:rPr>
          <w:noProof/>
          <w:color w:val="000000"/>
        </w:rPr>
        <w:t>to visitation</w:t>
      </w:r>
      <w:r w:rsidR="00A337D5" w:rsidRPr="00234FEE">
        <w:rPr>
          <w:noProof/>
          <w:color w:val="000000"/>
        </w:rPr>
        <w:t xml:space="preserve"> </w:t>
      </w:r>
      <w:r w:rsidR="00A337D5">
        <w:rPr>
          <w:noProof/>
          <w:color w:val="000000"/>
        </w:rPr>
        <w:t>has been less studied</w:t>
      </w:r>
      <w:r w:rsidR="00B01199">
        <w:rPr>
          <w:noProof/>
          <w:color w:val="000000"/>
        </w:rPr>
        <w:t>,</w:t>
      </w:r>
      <w:r w:rsidR="00EA67BA">
        <w:rPr>
          <w:noProof/>
          <w:color w:val="000000"/>
        </w:rPr>
        <w:fldChar w:fldCharType="begin"/>
      </w:r>
      <w:r w:rsidR="00CF3EF9">
        <w:rPr>
          <w:noProof/>
          <w:color w:val="000000"/>
        </w:rPr>
        <w:instrText xml:space="preserve"> ADDIN ZOTERO_ITEM CSL_CITATION {"citationID":"7SNjrgL8","properties":{"formattedCitation":"\\super 22\\nosupersub{}","plainCitation":"22","noteIndex":0},"citationItems":[{"id":42,"uris":["http://zotero.org/users/local/t74PQZ69/items/BNCC4MSQ","http://zotero.org/users/10948893/items/BNCC4MSQ"],"itemData":{"id":42,"type":"article-journal","abstract":"The diverse and omnipresent social media platforms in contemporary society have fundamentally changed the way people interact with their world. Parks and protected areas are no exception. Although outdoor recreation and tourism research has embraced social media from a utilitarian perspective, very few studies evaluate how social media influences visitor use, experiences, and behaviors. This research note is designed to provide a research agenda for investigating the relationship between social media, visitor use and experience, and parks and protected areas. It identifies four critical themes that act as a platform for further research with respect to social media: 1) the influence of social media on visitor behaviors, 2) using social media to enhance and facilitate the visitor experience, 3) reaching intended audiences, and 4) understanding management perspectives. Collectively, inquiry into these four themes can improve our understanding of how social media influences contemporary and future management of parks and protected areas.","container-title":"Journal of Park and Recreation Administration","DOI":"10.18666/JPRA-2019-9553","ISSN":"21606862","journalAbbreviation":"JPRA","language":"en","source":"DOI.org (Crossref)","title":"A Proposed Research Agenda on Social Media's Role in Visitor Use and Experience in Parks and Protected Areas","URL":"https://js.sagamorepub.com/jpra/article/view/9553","author":[{"family":"Miller","given":"Zachary D."},{"family":"Taff","given":"B. Derrick"},{"family":"Newman","given":"Peter"},{"family":"Lawhon","given":"Ben"}],"accessed":{"date-parts":[["2023",9,29]]},"issued":{"date-parts":[["2019"]]}}}],"schema":"https://github.com/citation-style-language/schema/raw/master/csl-citation.json"} </w:instrText>
      </w:r>
      <w:r w:rsidR="00EA67BA">
        <w:rPr>
          <w:noProof/>
          <w:color w:val="000000"/>
        </w:rPr>
        <w:fldChar w:fldCharType="separate"/>
      </w:r>
      <w:r w:rsidR="00CF3EF9" w:rsidRPr="00CF3EF9">
        <w:rPr>
          <w:rFonts w:cs="Times New Roman"/>
          <w:color w:val="000000"/>
          <w:vertAlign w:val="superscript"/>
        </w:rPr>
        <w:t>22</w:t>
      </w:r>
      <w:r w:rsidR="00EA67BA">
        <w:rPr>
          <w:noProof/>
          <w:color w:val="000000"/>
        </w:rPr>
        <w:fldChar w:fldCharType="end"/>
      </w:r>
      <w:r w:rsidR="00EA67BA">
        <w:rPr>
          <w:noProof/>
          <w:color w:val="000000"/>
        </w:rPr>
        <w:t xml:space="preserve"> t</w:t>
      </w:r>
      <w:r w:rsidR="00B01199">
        <w:rPr>
          <w:noProof/>
          <w:color w:val="000000"/>
        </w:rPr>
        <w:t xml:space="preserve">although recent </w:t>
      </w:r>
      <w:r w:rsidR="00B01199">
        <w:rPr>
          <w:rFonts w:cs="Times New Roman"/>
        </w:rPr>
        <w:t>r</w:t>
      </w:r>
      <w:r w:rsidR="00B20183">
        <w:rPr>
          <w:rFonts w:cs="Times New Roman"/>
        </w:rPr>
        <w:t>egional e</w:t>
      </w:r>
      <w:r w:rsidR="00631B20">
        <w:rPr>
          <w:rFonts w:cs="Times New Roman"/>
        </w:rPr>
        <w:t>vidence</w:t>
      </w:r>
      <w:r>
        <w:rPr>
          <w:rFonts w:cs="Times New Roman"/>
        </w:rPr>
        <w:t xml:space="preserve"> </w:t>
      </w:r>
      <w:r w:rsidR="00E817CA">
        <w:rPr>
          <w:rFonts w:cs="Times New Roman"/>
        </w:rPr>
        <w:t>suggest</w:t>
      </w:r>
      <w:r w:rsidR="00B01199">
        <w:rPr>
          <w:rFonts w:cs="Times New Roman"/>
        </w:rPr>
        <w:t>s</w:t>
      </w:r>
      <w:r w:rsidR="00B20183">
        <w:rPr>
          <w:rFonts w:cs="Times New Roman"/>
        </w:rPr>
        <w:t xml:space="preserve"> certain</w:t>
      </w:r>
      <w:r w:rsidR="00E817CA">
        <w:rPr>
          <w:rFonts w:cs="Times New Roman"/>
        </w:rPr>
        <w:t xml:space="preserve"> locations </w:t>
      </w:r>
      <w:r w:rsidR="00B20183">
        <w:rPr>
          <w:rFonts w:cs="Times New Roman"/>
        </w:rPr>
        <w:t xml:space="preserve">are </w:t>
      </w:r>
      <w:r w:rsidR="00E817CA" w:rsidRPr="0062322C">
        <w:rPr>
          <w:rFonts w:cs="Times New Roman"/>
        </w:rPr>
        <w:t>more susceptible to social media</w:t>
      </w:r>
      <w:r w:rsidR="00E817CA">
        <w:rPr>
          <w:rFonts w:cs="Times New Roman"/>
        </w:rPr>
        <w:t xml:space="preserve"> influence through </w:t>
      </w:r>
      <w:r w:rsidR="00B01199">
        <w:rPr>
          <w:rFonts w:cs="Times New Roman"/>
        </w:rPr>
        <w:t>high</w:t>
      </w:r>
      <w:r w:rsidR="00E817CA">
        <w:rPr>
          <w:rFonts w:cs="Times New Roman"/>
        </w:rPr>
        <w:t xml:space="preserve"> online engagement (e.g.</w:t>
      </w:r>
      <w:r w:rsidR="001B05B9">
        <w:rPr>
          <w:rFonts w:cs="Times New Roman"/>
        </w:rPr>
        <w:t>, large amounts of</w:t>
      </w:r>
      <w:r w:rsidR="00E817CA">
        <w:rPr>
          <w:rFonts w:cs="Times New Roman"/>
        </w:rPr>
        <w:t xml:space="preserve"> </w:t>
      </w:r>
      <w:r w:rsidR="00E817CA" w:rsidRPr="04D9CE1E">
        <w:rPr>
          <w:rFonts w:cs="Times New Roman"/>
          <w:i/>
          <w:iCs/>
        </w:rPr>
        <w:t>likes</w:t>
      </w:r>
      <w:r w:rsidR="00E817CA">
        <w:rPr>
          <w:rFonts w:cs="Times New Roman"/>
        </w:rPr>
        <w:t>) and not the general act of sharing of photos of the location online</w:t>
      </w:r>
      <w:r w:rsidR="00EA67BA">
        <w:rPr>
          <w:rFonts w:cs="Times New Roman"/>
        </w:rPr>
        <w:fldChar w:fldCharType="begin"/>
      </w:r>
      <w:r w:rsidR="00680324">
        <w:rPr>
          <w:rFonts w:cs="Times New Roman"/>
        </w:rPr>
        <w:instrText xml:space="preserve"> ADDIN ZOTERO_ITEM CSL_CITATION {"citationID":"8oGJeZWA","properties":{"formattedCitation":"\\super 12\\nosupersub{}","plainCitation":"12","noteIndex":0},"citationItems":[{"id":22,"uris":["http://zotero.org/users/local/t74PQZ69/items/XL2TDD8M","http://zotero.org/users/10948893/items/XL2TDD8M"],"itemData":{"id":22,"type":"article-journal","abstract":"Public lands in the United States have recently experienced significant increases in visitation. Journalists and park managers suggest Instagram as a reason for the increase. We explore this issue in the Oregon State Park system by combining visitation data with park-specific georeferenced content and engagement indicators from Instagram. Using several empirical specifications, we show suggestive evidence that Instagram is not likely correlated to increased visitation everywhere, but only in a few locations generating high user participation within the app. We find no contemporary effect and a positive association with cumulative Instagram engagement indicators on visits at this subset of parks.","container-title":"Land Economics","DOI":"10.3368/le.100.2.122920-0192R1","ISSN":"0023-7639, 1543-8325","journalAbbreviation":"Land Economics","language":"en","page":"122920-0192R1","source":"DOI.org (Crossref)","title":"The Instagram Effect: Is Social Media Influencing Visitation to Public Land?","title-short":"The Instagram Effect","author":[{"family":"Lowe Mackenzie","given":"Ashley Lowe"},{"family":"Dundas","given":"Steven J."},{"family":"Zhao","given":"Bo"}],"issued":{"date-parts":[["2023",9,25]]}}}],"schema":"https://github.com/citation-style-language/schema/raw/master/csl-citation.json"} </w:instrText>
      </w:r>
      <w:r w:rsidR="00EA67BA">
        <w:rPr>
          <w:rFonts w:cs="Times New Roman"/>
        </w:rPr>
        <w:fldChar w:fldCharType="separate"/>
      </w:r>
      <w:r w:rsidR="00680324" w:rsidRPr="00680324">
        <w:rPr>
          <w:rFonts w:cs="Times New Roman"/>
          <w:vertAlign w:val="superscript"/>
        </w:rPr>
        <w:t>12</w:t>
      </w:r>
      <w:r w:rsidR="00EA67BA">
        <w:rPr>
          <w:rFonts w:cs="Times New Roman"/>
        </w:rPr>
        <w:fldChar w:fldCharType="end"/>
      </w:r>
      <w:r w:rsidR="00680324">
        <w:rPr>
          <w:rFonts w:cs="Times New Roman"/>
        </w:rPr>
        <w:t>.</w:t>
      </w:r>
      <w:r>
        <w:rPr>
          <w:rFonts w:cs="Times New Roman"/>
        </w:rPr>
        <w:t xml:space="preserve"> </w:t>
      </w:r>
    </w:p>
    <w:p w14:paraId="5E85C420" w14:textId="6277D5FD" w:rsidR="002354B6" w:rsidRDefault="005578EF" w:rsidP="00FE7E2B">
      <w:pPr>
        <w:tabs>
          <w:tab w:val="left" w:pos="360"/>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rPr>
      </w:pPr>
      <w:r>
        <w:rPr>
          <w:rFonts w:cs="Times New Roman"/>
        </w:rPr>
        <w:tab/>
      </w:r>
      <w:r w:rsidR="0069470C">
        <w:rPr>
          <w:rFonts w:cs="Times New Roman"/>
        </w:rPr>
        <w:t xml:space="preserve">The </w:t>
      </w:r>
      <w:r w:rsidR="00B01199">
        <w:rPr>
          <w:rFonts w:cs="Times New Roman"/>
        </w:rPr>
        <w:t>USNPs</w:t>
      </w:r>
      <w:r w:rsidR="0069470C">
        <w:rPr>
          <w:rFonts w:cs="Times New Roman"/>
        </w:rPr>
        <w:t xml:space="preserve"> are the “crown jewels” of the nation’s public lands</w:t>
      </w:r>
      <w:r w:rsidR="00B01199">
        <w:rPr>
          <w:rFonts w:cs="Times New Roman"/>
        </w:rPr>
        <w:t>,</w:t>
      </w:r>
      <w:r w:rsidR="0069470C">
        <w:rPr>
          <w:rFonts w:cs="Times New Roman"/>
        </w:rPr>
        <w:t xml:space="preserve"> requiring congressional approval </w:t>
      </w:r>
      <w:r w:rsidR="00B01199">
        <w:rPr>
          <w:rFonts w:cs="Times New Roman"/>
        </w:rPr>
        <w:t>for designation and represent areas that hold nationally significant natural, cultural and recreational resources</w:t>
      </w:r>
      <w:r w:rsidR="00B20183">
        <w:rPr>
          <w:rFonts w:cs="Times New Roman"/>
        </w:rPr>
        <w:t xml:space="preserve">. </w:t>
      </w:r>
      <w:r w:rsidR="007075C5">
        <w:rPr>
          <w:rFonts w:cs="Times New Roman"/>
        </w:rPr>
        <w:t xml:space="preserve">Investigation of the </w:t>
      </w:r>
      <w:r w:rsidR="00E817CA">
        <w:rPr>
          <w:rFonts w:cs="Times New Roman"/>
        </w:rPr>
        <w:t xml:space="preserve">influence of </w:t>
      </w:r>
      <w:r w:rsidR="00B57CE7">
        <w:rPr>
          <w:rFonts w:cs="Times New Roman"/>
        </w:rPr>
        <w:t>Instagram</w:t>
      </w:r>
      <w:r w:rsidR="007075C5">
        <w:rPr>
          <w:rFonts w:cs="Times New Roman"/>
        </w:rPr>
        <w:t xml:space="preserve"> on visits to USNPs</w:t>
      </w:r>
      <w:r w:rsidR="00B20183">
        <w:rPr>
          <w:rFonts w:cs="Times New Roman"/>
        </w:rPr>
        <w:t xml:space="preserve"> </w:t>
      </w:r>
      <w:r w:rsidR="007075C5">
        <w:rPr>
          <w:rFonts w:cs="Times New Roman"/>
        </w:rPr>
        <w:t xml:space="preserve">and the potential mechanisms driving in-app engagement may reveal important insights to improving </w:t>
      </w:r>
      <w:r w:rsidR="007075C5">
        <w:rPr>
          <w:rFonts w:cs="Times New Roman"/>
        </w:rPr>
        <w:lastRenderedPageBreak/>
        <w:t>sustainable management of these iconic places</w:t>
      </w:r>
      <w:r w:rsidR="00C74364">
        <w:rPr>
          <w:rFonts w:cs="Times New Roman"/>
        </w:rPr>
        <w:t xml:space="preserve">. </w:t>
      </w:r>
      <w:r w:rsidR="00D72E05">
        <w:rPr>
          <w:color w:val="000000"/>
        </w:rPr>
        <w:t>Considering how the potential</w:t>
      </w:r>
      <w:r w:rsidR="00DD4472">
        <w:rPr>
          <w:color w:val="000000"/>
        </w:rPr>
        <w:t xml:space="preserve"> influence of Instagram is driven by </w:t>
      </w:r>
      <w:r w:rsidR="001B05B9">
        <w:rPr>
          <w:color w:val="000000"/>
        </w:rPr>
        <w:t xml:space="preserve">activity from </w:t>
      </w:r>
      <w:r w:rsidR="00DD4472">
        <w:rPr>
          <w:color w:val="000000"/>
        </w:rPr>
        <w:t>the user base within the app (</w:t>
      </w:r>
      <w:r w:rsidR="00DD4472" w:rsidRPr="19928556">
        <w:rPr>
          <w:b/>
          <w:bCs/>
          <w:color w:val="000000"/>
        </w:rPr>
        <w:t>Fig</w:t>
      </w:r>
      <w:r w:rsidR="00C642DC" w:rsidRPr="19928556">
        <w:rPr>
          <w:b/>
          <w:bCs/>
          <w:color w:val="000000"/>
        </w:rPr>
        <w:t>.</w:t>
      </w:r>
      <w:r w:rsidR="00DD4472" w:rsidRPr="19928556">
        <w:rPr>
          <w:b/>
          <w:bCs/>
          <w:color w:val="000000"/>
        </w:rPr>
        <w:t xml:space="preserve"> 2</w:t>
      </w:r>
      <w:r w:rsidR="00DD4472">
        <w:rPr>
          <w:color w:val="000000"/>
        </w:rPr>
        <w:t>)</w:t>
      </w:r>
      <w:r w:rsidR="00D72E05">
        <w:rPr>
          <w:color w:val="000000"/>
        </w:rPr>
        <w:t xml:space="preserve">, </w:t>
      </w:r>
      <w:r w:rsidR="001A2C30">
        <w:rPr>
          <w:color w:val="000000"/>
        </w:rPr>
        <w:t>we have two hypotheses about the</w:t>
      </w:r>
      <w:r w:rsidR="00D72E05">
        <w:rPr>
          <w:color w:val="000000"/>
        </w:rPr>
        <w:t xml:space="preserve"> link between visitation increases and </w:t>
      </w:r>
      <w:r w:rsidR="001A2C30">
        <w:rPr>
          <w:color w:val="000000"/>
        </w:rPr>
        <w:t>Instagram. High</w:t>
      </w:r>
      <w:r w:rsidR="00770F96">
        <w:rPr>
          <w:color w:val="000000"/>
        </w:rPr>
        <w:t>er</w:t>
      </w:r>
      <w:r w:rsidR="001A2C30">
        <w:rPr>
          <w:color w:val="000000"/>
        </w:rPr>
        <w:t xml:space="preserve"> visitation</w:t>
      </w:r>
      <w:r w:rsidR="00D72E05">
        <w:rPr>
          <w:color w:val="000000"/>
        </w:rPr>
        <w:t xml:space="preserve"> could be driven by </w:t>
      </w:r>
      <w:r w:rsidR="00770F96">
        <w:rPr>
          <w:color w:val="000000"/>
        </w:rPr>
        <w:t xml:space="preserve">1) </w:t>
      </w:r>
      <w:r w:rsidR="00BB18BC">
        <w:rPr>
          <w:rFonts w:cs="Times New Roman"/>
        </w:rPr>
        <w:t>a</w:t>
      </w:r>
      <w:r w:rsidR="00C74364" w:rsidRPr="00234FEE">
        <w:rPr>
          <w:color w:val="000000"/>
        </w:rPr>
        <w:t xml:space="preserve"> reduction in search and informati</w:t>
      </w:r>
      <w:r w:rsidR="00C74364" w:rsidRPr="001A1D9E">
        <w:rPr>
          <w:color w:val="000000"/>
        </w:rPr>
        <w:t>on costs</w:t>
      </w:r>
      <w:r w:rsidR="00EA67BA">
        <w:rPr>
          <w:color w:val="000000"/>
        </w:rPr>
        <w:fldChar w:fldCharType="begin"/>
      </w:r>
      <w:r w:rsidR="00CF3EF9">
        <w:rPr>
          <w:color w:val="000000"/>
        </w:rPr>
        <w:instrText xml:space="preserve"> ADDIN ZOTERO_ITEM CSL_CITATION {"citationID":"hsQvsjdf","properties":{"formattedCitation":"\\super 23\\nosupersub{}","plainCitation":"23","noteIndex":0},"citationItems":[{"id":59,"uris":["http://zotero.org/users/local/t74PQZ69/items/YB7L8VT6","http://zotero.org/users/10948893/items/YB7L8VT6"],"itemData":{"id":59,"type":"article-journal","container-title":"Journal of Political Economy","ISSN":"0022-3808","issue":"3","note":"publisher: University of Chicago Press","page":"213-225","source":"JSTOR","title":"The Economics of Information","volume":"69","author":[{"family":"Stigler","given":"George J."}],"issued":{"date-parts":[["1961"]]}}}],"schema":"https://github.com/citation-style-language/schema/raw/master/csl-citation.json"} </w:instrText>
      </w:r>
      <w:r w:rsidR="00EA67BA">
        <w:rPr>
          <w:color w:val="000000"/>
        </w:rPr>
        <w:fldChar w:fldCharType="separate"/>
      </w:r>
      <w:r w:rsidR="00CF3EF9" w:rsidRPr="00CF3EF9">
        <w:rPr>
          <w:rFonts w:cs="Times New Roman"/>
          <w:color w:val="000000"/>
          <w:vertAlign w:val="superscript"/>
        </w:rPr>
        <w:t>23</w:t>
      </w:r>
      <w:r w:rsidR="00EA67BA">
        <w:rPr>
          <w:color w:val="000000"/>
        </w:rPr>
        <w:fldChar w:fldCharType="end"/>
      </w:r>
      <w:r w:rsidR="001A2C30">
        <w:rPr>
          <w:color w:val="000000"/>
        </w:rPr>
        <w:t xml:space="preserve"> provided by the app in helping people find recreational opportunities</w:t>
      </w:r>
      <w:r w:rsidR="00BB18BC">
        <w:rPr>
          <w:color w:val="000000"/>
        </w:rPr>
        <w:t xml:space="preserve"> </w:t>
      </w:r>
      <w:r w:rsidR="00967EE9">
        <w:rPr>
          <w:color w:val="000000"/>
        </w:rPr>
        <w:t xml:space="preserve">or it could be </w:t>
      </w:r>
      <w:r w:rsidR="00770F96">
        <w:rPr>
          <w:color w:val="000000"/>
        </w:rPr>
        <w:t xml:space="preserve">2) </w:t>
      </w:r>
      <w:r w:rsidR="001A2C30">
        <w:rPr>
          <w:color w:val="000000"/>
        </w:rPr>
        <w:t xml:space="preserve">incentivizing herd </w:t>
      </w:r>
      <w:r w:rsidR="00967EE9">
        <w:rPr>
          <w:color w:val="000000"/>
        </w:rPr>
        <w:t>behavior</w:t>
      </w:r>
      <w:r w:rsidR="001A2C30">
        <w:rPr>
          <w:color w:val="000000"/>
        </w:rPr>
        <w:t>, or a</w:t>
      </w:r>
      <w:r w:rsidR="00C74364" w:rsidRPr="001A1D9E">
        <w:rPr>
          <w:color w:val="000000"/>
        </w:rPr>
        <w:t xml:space="preserve"> bandwagon effect</w:t>
      </w:r>
      <w:r w:rsidR="001A2C30">
        <w:rPr>
          <w:color w:val="000000"/>
        </w:rPr>
        <w:t>,</w:t>
      </w:r>
      <w:r w:rsidR="00C74364" w:rsidRPr="001A1D9E">
        <w:rPr>
          <w:color w:val="000000"/>
        </w:rPr>
        <w:t xml:space="preserve"> whereas </w:t>
      </w:r>
      <w:r w:rsidR="00C74364" w:rsidRPr="001A1D9E">
        <w:t>an individual's demand for a commodity is increased due to the fact that others are also consuming the same good</w:t>
      </w:r>
      <w:r w:rsidR="00EA67BA">
        <w:fldChar w:fldCharType="begin"/>
      </w:r>
      <w:r w:rsidR="00CF3EF9">
        <w:instrText xml:space="preserve"> ADDIN ZOTERO_ITEM CSL_CITATION {"citationID":"dBgj8NfX","properties":{"formattedCitation":"\\super 24\\nosupersub{}","plainCitation":"24","noteIndex":0},"citationItems":[{"id":45,"uris":["http://zotero.org/users/local/t74PQZ69/items/GE42VKQ7","http://zotero.org/users/10948893/items/GE42VKQ7"],"itemData":{"id":45,"type":"article-journal","abstract":"I. The nature of the problem, 183. -II. Functional and nonfunctic nal demand, 188. - III. The bandwagon effect, 190. - IV. The snob effect, 1' i. V. The Veblen effect, 202. - VI. Mixed effects, 205. - VII. Conclusion, 206.","container-title":"The Quarterly Journal of Economics","DOI":"10.2307/1882692","ISSN":"00335533","issue":"2","journalAbbreviation":"The Quarterly Journal of Economics","language":"en","page":"183","source":"DOI.org (Crossref)","title":"Bandwagon, Snob, and Veblen Effects in the Theory of Consumers' Demand","volume":"64","author":[{"family":"Leibenstein","given":"H."}],"issued":{"date-parts":[["1950",5]]}}}],"schema":"https://github.com/citation-style-language/schema/raw/master/csl-citation.json"} </w:instrText>
      </w:r>
      <w:r w:rsidR="00EA67BA">
        <w:fldChar w:fldCharType="separate"/>
      </w:r>
      <w:r w:rsidR="00CF3EF9" w:rsidRPr="00CF3EF9">
        <w:rPr>
          <w:rFonts w:cs="Times New Roman"/>
          <w:vertAlign w:val="superscript"/>
        </w:rPr>
        <w:t>24</w:t>
      </w:r>
      <w:r w:rsidR="00EA67BA">
        <w:fldChar w:fldCharType="end"/>
      </w:r>
      <w:r w:rsidR="00680324">
        <w:t>.</w:t>
      </w:r>
    </w:p>
    <w:p w14:paraId="16755209" w14:textId="5278DA6C" w:rsidR="003520B1" w:rsidRDefault="002354B6" w:rsidP="00FE7E2B">
      <w:pPr>
        <w:tabs>
          <w:tab w:val="left" w:pos="360"/>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rPr>
      </w:pPr>
      <w:r>
        <w:rPr>
          <w:rFonts w:cs="Times New Roman"/>
        </w:rPr>
        <w:tab/>
      </w:r>
      <w:r w:rsidR="00967EE9">
        <w:rPr>
          <w:rFonts w:cs="Times New Roman"/>
        </w:rPr>
        <w:t>This study analyze</w:t>
      </w:r>
      <w:r w:rsidR="001B05B9">
        <w:rPr>
          <w:rFonts w:cs="Times New Roman"/>
        </w:rPr>
        <w:t>d</w:t>
      </w:r>
      <w:r w:rsidR="00967EE9">
        <w:rPr>
          <w:rFonts w:cs="Times New Roman"/>
        </w:rPr>
        <w:t xml:space="preserve"> </w:t>
      </w:r>
      <w:r w:rsidR="001008A3">
        <w:rPr>
          <w:rFonts w:cs="Times New Roman"/>
        </w:rPr>
        <w:t xml:space="preserve">over 8.3 </w:t>
      </w:r>
      <w:r w:rsidR="00967EE9">
        <w:rPr>
          <w:rFonts w:cs="Times New Roman"/>
        </w:rPr>
        <w:t>million</w:t>
      </w:r>
      <w:r w:rsidR="001008A3">
        <w:rPr>
          <w:rFonts w:cs="Times New Roman"/>
        </w:rPr>
        <w:t xml:space="preserve"> public</w:t>
      </w:r>
      <w:r w:rsidR="00967EE9">
        <w:rPr>
          <w:rFonts w:cs="Times New Roman"/>
        </w:rPr>
        <w:t xml:space="preserve"> posts from Instagram georeferenced to USNPs </w:t>
      </w:r>
      <w:r w:rsidR="00F73BFF">
        <w:rPr>
          <w:rFonts w:cs="Times New Roman"/>
        </w:rPr>
        <w:t>with a set of visitation models to examine if and</w:t>
      </w:r>
      <w:r w:rsidR="00456977">
        <w:rPr>
          <w:rFonts w:cs="Times New Roman"/>
        </w:rPr>
        <w:t xml:space="preserve"> how the app has</w:t>
      </w:r>
      <w:r w:rsidR="003612D0">
        <w:rPr>
          <w:rFonts w:cs="Times New Roman"/>
        </w:rPr>
        <w:t xml:space="preserve"> influenced</w:t>
      </w:r>
      <w:r w:rsidR="005A588A">
        <w:rPr>
          <w:rFonts w:cs="Times New Roman"/>
        </w:rPr>
        <w:t xml:space="preserve"> </w:t>
      </w:r>
      <w:r w:rsidR="00967EE9">
        <w:rPr>
          <w:rFonts w:cs="Times New Roman"/>
        </w:rPr>
        <w:t>visit</w:t>
      </w:r>
      <w:r w:rsidR="00456977">
        <w:rPr>
          <w:rFonts w:cs="Times New Roman"/>
        </w:rPr>
        <w:t>or trends</w:t>
      </w:r>
      <w:r w:rsidR="00967EE9">
        <w:rPr>
          <w:rFonts w:cs="Times New Roman"/>
        </w:rPr>
        <w:t xml:space="preserve"> to these well-known</w:t>
      </w:r>
      <w:r w:rsidR="006D7CD9">
        <w:rPr>
          <w:rFonts w:cs="Times New Roman"/>
        </w:rPr>
        <w:t xml:space="preserve"> locations</w:t>
      </w:r>
      <w:r w:rsidR="00611FF1">
        <w:rPr>
          <w:rFonts w:cs="Times New Roman"/>
        </w:rPr>
        <w:t xml:space="preserve">. </w:t>
      </w:r>
      <w:r w:rsidR="00BB18BC">
        <w:rPr>
          <w:rFonts w:cs="Times New Roman"/>
        </w:rPr>
        <w:t>We</w:t>
      </w:r>
      <w:r w:rsidR="000B107C">
        <w:rPr>
          <w:rFonts w:cs="Times New Roman"/>
        </w:rPr>
        <w:t xml:space="preserve"> </w:t>
      </w:r>
      <w:r w:rsidR="00456977">
        <w:rPr>
          <w:rFonts w:cs="Times New Roman"/>
        </w:rPr>
        <w:t>leverage the</w:t>
      </w:r>
      <w:r w:rsidR="000B107C">
        <w:rPr>
          <w:rFonts w:cs="Times New Roman"/>
        </w:rPr>
        <w:t xml:space="preserve"> timing of </w:t>
      </w:r>
      <w:r w:rsidR="00456977">
        <w:rPr>
          <w:rFonts w:cs="Times New Roman"/>
        </w:rPr>
        <w:t xml:space="preserve">Instagram’s rise to over a billion monthly active users, park-specific </w:t>
      </w:r>
      <w:r w:rsidR="00403DC6">
        <w:rPr>
          <w:rFonts w:cs="Times New Roman"/>
        </w:rPr>
        <w:t xml:space="preserve">contemporaneous </w:t>
      </w:r>
      <w:r w:rsidR="00570A47">
        <w:rPr>
          <w:rFonts w:cs="Times New Roman"/>
        </w:rPr>
        <w:t xml:space="preserve">upload </w:t>
      </w:r>
      <w:r w:rsidR="00403DC6">
        <w:rPr>
          <w:rFonts w:cs="Times New Roman"/>
        </w:rPr>
        <w:t xml:space="preserve">activity </w:t>
      </w:r>
      <w:r w:rsidR="00456977">
        <w:rPr>
          <w:rFonts w:cs="Times New Roman"/>
        </w:rPr>
        <w:t xml:space="preserve">and user </w:t>
      </w:r>
      <w:r w:rsidR="00570A47">
        <w:rPr>
          <w:rFonts w:cs="Times New Roman"/>
        </w:rPr>
        <w:t xml:space="preserve">engagement </w:t>
      </w:r>
      <w:r w:rsidR="00435864">
        <w:rPr>
          <w:rFonts w:cs="Times New Roman"/>
        </w:rPr>
        <w:t>with content, and</w:t>
      </w:r>
      <w:r w:rsidR="00A4560D">
        <w:rPr>
          <w:rFonts w:cs="Times New Roman"/>
        </w:rPr>
        <w:t xml:space="preserve"> the information provided within this content posted to Instagram to determine the level and location of visitation </w:t>
      </w:r>
      <w:r w:rsidR="001A2C30">
        <w:rPr>
          <w:rFonts w:cs="Times New Roman"/>
        </w:rPr>
        <w:t xml:space="preserve">changes </w:t>
      </w:r>
      <w:r w:rsidR="00A4560D">
        <w:rPr>
          <w:rFonts w:cs="Times New Roman"/>
        </w:rPr>
        <w:t>and identify potential mechanisms for those impacts</w:t>
      </w:r>
      <w:r w:rsidR="000B107C">
        <w:rPr>
          <w:rFonts w:cs="Times New Roman"/>
        </w:rPr>
        <w:t>.</w:t>
      </w:r>
      <w:r w:rsidR="00570A47">
        <w:rPr>
          <w:rFonts w:cs="Times New Roman"/>
        </w:rPr>
        <w:t xml:space="preserve"> </w:t>
      </w:r>
      <w:r w:rsidR="005F32DF">
        <w:rPr>
          <w:rFonts w:cs="Times New Roman"/>
        </w:rPr>
        <w:t xml:space="preserve">Our </w:t>
      </w:r>
      <w:r w:rsidR="00A4560D">
        <w:rPr>
          <w:rFonts w:cs="Times New Roman"/>
        </w:rPr>
        <w:t>results show all USNPs likely</w:t>
      </w:r>
      <w:r>
        <w:rPr>
          <w:rFonts w:cs="Times New Roman"/>
        </w:rPr>
        <w:t xml:space="preserve"> experienced an increase in visitation</w:t>
      </w:r>
      <w:r w:rsidR="00FD56CC">
        <w:rPr>
          <w:rFonts w:cs="Times New Roman"/>
        </w:rPr>
        <w:t xml:space="preserve"> after Instagram gained </w:t>
      </w:r>
      <w:r w:rsidR="00891A91">
        <w:rPr>
          <w:rFonts w:cs="Times New Roman"/>
        </w:rPr>
        <w:t>influence,</w:t>
      </w:r>
      <w:r w:rsidR="005F32DF">
        <w:rPr>
          <w:rFonts w:cs="Times New Roman"/>
        </w:rPr>
        <w:t xml:space="preserve"> but </w:t>
      </w:r>
      <w:r w:rsidR="00A4560D">
        <w:rPr>
          <w:rFonts w:cs="Times New Roman"/>
        </w:rPr>
        <w:t>the reason for the increases vary across parks</w:t>
      </w:r>
      <w:r w:rsidR="005F32DF">
        <w:rPr>
          <w:rFonts w:cs="Times New Roman"/>
        </w:rPr>
        <w:t>.</w:t>
      </w:r>
      <w:r w:rsidR="006D7CD9">
        <w:rPr>
          <w:rFonts w:cs="Times New Roman"/>
        </w:rPr>
        <w:t xml:space="preserve"> </w:t>
      </w:r>
      <w:r w:rsidR="00BA6D44">
        <w:rPr>
          <w:rFonts w:cs="Times New Roman"/>
        </w:rPr>
        <w:t xml:space="preserve">We estimate that </w:t>
      </w:r>
      <w:r w:rsidR="00A4560D">
        <w:rPr>
          <w:rFonts w:cs="Times New Roman"/>
        </w:rPr>
        <w:t>USNP locations that ha</w:t>
      </w:r>
      <w:r w:rsidR="00BA6D44">
        <w:rPr>
          <w:rFonts w:cs="Times New Roman"/>
        </w:rPr>
        <w:t>d</w:t>
      </w:r>
      <w:r w:rsidR="00A4560D">
        <w:rPr>
          <w:rFonts w:cs="Times New Roman"/>
        </w:rPr>
        <w:t xml:space="preserve"> “viral moments</w:t>
      </w:r>
      <w:r w:rsidR="001F1637">
        <w:rPr>
          <w:rFonts w:cs="Times New Roman"/>
        </w:rPr>
        <w:t>,”</w:t>
      </w:r>
      <w:r w:rsidR="00A4560D">
        <w:rPr>
          <w:rFonts w:cs="Times New Roman"/>
        </w:rPr>
        <w:t xml:space="preserve"> where large numbers of users interacted with </w:t>
      </w:r>
      <w:r w:rsidR="00F73BFF">
        <w:rPr>
          <w:rFonts w:cs="Times New Roman"/>
        </w:rPr>
        <w:t>georeferenced content</w:t>
      </w:r>
      <w:r w:rsidR="001F1637">
        <w:rPr>
          <w:rFonts w:cs="Times New Roman"/>
        </w:rPr>
        <w:t>,</w:t>
      </w:r>
      <w:r w:rsidR="00F73BFF">
        <w:rPr>
          <w:rFonts w:cs="Times New Roman"/>
        </w:rPr>
        <w:t xml:space="preserve"> </w:t>
      </w:r>
      <w:r w:rsidR="00BA6D44">
        <w:rPr>
          <w:rFonts w:cs="Times New Roman"/>
        </w:rPr>
        <w:t>saw</w:t>
      </w:r>
      <w:r w:rsidR="0008755A">
        <w:rPr>
          <w:rFonts w:cs="Times New Roman"/>
        </w:rPr>
        <w:t xml:space="preserve"> an increase attributable</w:t>
      </w:r>
      <w:r w:rsidR="00BA6D44">
        <w:rPr>
          <w:rFonts w:cs="Times New Roman"/>
        </w:rPr>
        <w:t xml:space="preserve"> to the </w:t>
      </w:r>
      <w:r w:rsidR="0008755A">
        <w:rPr>
          <w:rFonts w:cs="Times New Roman"/>
        </w:rPr>
        <w:t xml:space="preserve">cumulative impact </w:t>
      </w:r>
      <w:r w:rsidR="00BA6D44">
        <w:rPr>
          <w:rFonts w:cs="Times New Roman"/>
        </w:rPr>
        <w:t xml:space="preserve">of </w:t>
      </w:r>
      <w:r w:rsidR="0008755A">
        <w:rPr>
          <w:rFonts w:cs="Times New Roman"/>
        </w:rPr>
        <w:t xml:space="preserve">all current and past </w:t>
      </w:r>
      <w:r w:rsidR="001F1637">
        <w:rPr>
          <w:rFonts w:cs="Times New Roman"/>
        </w:rPr>
        <w:t xml:space="preserve">park-specific </w:t>
      </w:r>
      <w:r w:rsidR="00BA6D44">
        <w:rPr>
          <w:rFonts w:cs="Times New Roman"/>
        </w:rPr>
        <w:t>viral</w:t>
      </w:r>
      <w:r w:rsidR="0008755A">
        <w:rPr>
          <w:rFonts w:cs="Times New Roman"/>
        </w:rPr>
        <w:t xml:space="preserve"> content</w:t>
      </w:r>
      <w:r w:rsidR="00770F96">
        <w:rPr>
          <w:rFonts w:cs="Times New Roman"/>
        </w:rPr>
        <w:t xml:space="preserve"> (a potential bandwagon effect)</w:t>
      </w:r>
      <w:r w:rsidR="00483C29">
        <w:rPr>
          <w:rFonts w:cs="Times New Roman"/>
        </w:rPr>
        <w:t xml:space="preserve">. </w:t>
      </w:r>
      <w:r w:rsidR="00BA6D44">
        <w:rPr>
          <w:rFonts w:cs="Times New Roman"/>
        </w:rPr>
        <w:t xml:space="preserve">Results from USNP units without </w:t>
      </w:r>
      <w:r w:rsidR="00AA031A">
        <w:rPr>
          <w:rFonts w:cs="Times New Roman"/>
        </w:rPr>
        <w:t>similar</w:t>
      </w:r>
      <w:r w:rsidR="00BA6D44">
        <w:rPr>
          <w:rFonts w:cs="Times New Roman"/>
        </w:rPr>
        <w:t xml:space="preserve"> viral content</w:t>
      </w:r>
      <w:r w:rsidR="0008755A">
        <w:rPr>
          <w:rFonts w:cs="Times New Roman"/>
        </w:rPr>
        <w:t xml:space="preserve"> </w:t>
      </w:r>
      <w:r w:rsidR="00BA6D44">
        <w:rPr>
          <w:rFonts w:cs="Times New Roman"/>
        </w:rPr>
        <w:t>show small visitor increases associated with the volume of contemporaneous</w:t>
      </w:r>
      <w:r w:rsidR="0008755A">
        <w:rPr>
          <w:rFonts w:cs="Times New Roman"/>
        </w:rPr>
        <w:t xml:space="preserve"> </w:t>
      </w:r>
      <w:r w:rsidR="00BA6D44">
        <w:rPr>
          <w:rFonts w:cs="Times New Roman"/>
        </w:rPr>
        <w:t>upload activity</w:t>
      </w:r>
      <w:r w:rsidR="00770F96">
        <w:rPr>
          <w:rFonts w:cs="Times New Roman"/>
        </w:rPr>
        <w:t xml:space="preserve"> (a potential indication of reduced information costs)</w:t>
      </w:r>
      <w:r w:rsidR="0008755A">
        <w:rPr>
          <w:rFonts w:cs="Times New Roman"/>
        </w:rPr>
        <w:t xml:space="preserve">. </w:t>
      </w:r>
      <w:r w:rsidR="00770F96">
        <w:rPr>
          <w:rFonts w:cs="Times New Roman"/>
        </w:rPr>
        <w:t>To further explore potential mechanisms for these changes, w</w:t>
      </w:r>
      <w:r w:rsidR="00AA031A">
        <w:rPr>
          <w:rFonts w:cs="Times New Roman"/>
        </w:rPr>
        <w:t>e then</w:t>
      </w:r>
      <w:r w:rsidR="00E16EB0">
        <w:rPr>
          <w:rFonts w:cs="Times New Roman"/>
        </w:rPr>
        <w:t xml:space="preserve"> use text data from the captions of each post and posting frequency from each user to </w:t>
      </w:r>
      <w:r w:rsidR="00AA031A">
        <w:rPr>
          <w:rFonts w:cs="Times New Roman"/>
        </w:rPr>
        <w:t xml:space="preserve">determine </w:t>
      </w:r>
      <w:r w:rsidR="00E16EB0">
        <w:rPr>
          <w:rFonts w:cs="Times New Roman"/>
        </w:rPr>
        <w:t xml:space="preserve">what </w:t>
      </w:r>
      <w:r w:rsidR="00BB18BC">
        <w:rPr>
          <w:rFonts w:cs="Times New Roman"/>
        </w:rPr>
        <w:t>type</w:t>
      </w:r>
      <w:r w:rsidR="00F73BFF">
        <w:rPr>
          <w:rFonts w:cs="Times New Roman"/>
        </w:rPr>
        <w:t>s</w:t>
      </w:r>
      <w:r w:rsidR="00BB18BC">
        <w:rPr>
          <w:rFonts w:cs="Times New Roman"/>
        </w:rPr>
        <w:t xml:space="preserve"> of information</w:t>
      </w:r>
      <w:r w:rsidR="00F73BFF">
        <w:rPr>
          <w:rFonts w:cs="Times New Roman"/>
        </w:rPr>
        <w:t xml:space="preserve"> and in-app actions</w:t>
      </w:r>
      <w:r w:rsidR="00BB18BC">
        <w:rPr>
          <w:rFonts w:cs="Times New Roman"/>
        </w:rPr>
        <w:t xml:space="preserve"> </w:t>
      </w:r>
      <w:r w:rsidR="00F73BFF">
        <w:rPr>
          <w:rFonts w:cs="Times New Roman"/>
        </w:rPr>
        <w:t>are</w:t>
      </w:r>
      <w:r w:rsidR="00E16EB0">
        <w:rPr>
          <w:rFonts w:cs="Times New Roman"/>
        </w:rPr>
        <w:t xml:space="preserve"> associated with </w:t>
      </w:r>
      <w:r w:rsidR="00BB18BC">
        <w:rPr>
          <w:rFonts w:cs="Times New Roman"/>
        </w:rPr>
        <w:t>increase</w:t>
      </w:r>
      <w:r w:rsidR="00E16EB0">
        <w:rPr>
          <w:rFonts w:cs="Times New Roman"/>
        </w:rPr>
        <w:t>d</w:t>
      </w:r>
      <w:r w:rsidR="00BB18BC">
        <w:rPr>
          <w:rFonts w:cs="Times New Roman"/>
        </w:rPr>
        <w:t xml:space="preserve"> </w:t>
      </w:r>
      <w:r w:rsidR="00E16EB0">
        <w:rPr>
          <w:rFonts w:cs="Times New Roman"/>
        </w:rPr>
        <w:t xml:space="preserve">user </w:t>
      </w:r>
      <w:r w:rsidR="00BB18BC">
        <w:rPr>
          <w:rFonts w:cs="Times New Roman"/>
        </w:rPr>
        <w:t xml:space="preserve">engagement. </w:t>
      </w:r>
      <w:r w:rsidR="00AA031A">
        <w:rPr>
          <w:rFonts w:cs="Times New Roman"/>
        </w:rPr>
        <w:t xml:space="preserve">Our results suggest that </w:t>
      </w:r>
      <w:r w:rsidR="00BB18BC">
        <w:rPr>
          <w:rFonts w:cs="Times New Roman"/>
        </w:rPr>
        <w:t>s</w:t>
      </w:r>
      <w:r w:rsidR="001F5D70">
        <w:rPr>
          <w:rFonts w:cs="Times New Roman"/>
        </w:rPr>
        <w:t xml:space="preserve">pecific </w:t>
      </w:r>
      <w:r w:rsidR="00483C29">
        <w:rPr>
          <w:rFonts w:cs="Times New Roman"/>
        </w:rPr>
        <w:t>locational information (P</w:t>
      </w:r>
      <w:r w:rsidR="001F5D70">
        <w:rPr>
          <w:rFonts w:cs="Times New Roman"/>
        </w:rPr>
        <w:t>oints</w:t>
      </w:r>
      <w:r w:rsidR="00483C29">
        <w:rPr>
          <w:rFonts w:cs="Times New Roman"/>
        </w:rPr>
        <w:t>-</w:t>
      </w:r>
      <w:r w:rsidR="001F5D70">
        <w:rPr>
          <w:rFonts w:cs="Times New Roman"/>
        </w:rPr>
        <w:t>of</w:t>
      </w:r>
      <w:r w:rsidR="00483C29">
        <w:rPr>
          <w:rFonts w:cs="Times New Roman"/>
        </w:rPr>
        <w:t>-I</w:t>
      </w:r>
      <w:r w:rsidR="001F5D70">
        <w:rPr>
          <w:rFonts w:cs="Times New Roman"/>
        </w:rPr>
        <w:t>nteres</w:t>
      </w:r>
      <w:r w:rsidR="00483C29">
        <w:rPr>
          <w:rFonts w:cs="Times New Roman"/>
        </w:rPr>
        <w:t>t)</w:t>
      </w:r>
      <w:r w:rsidR="001F5D70">
        <w:rPr>
          <w:rFonts w:cs="Times New Roman"/>
        </w:rPr>
        <w:t xml:space="preserve">, </w:t>
      </w:r>
      <w:r w:rsidR="00F73BFF">
        <w:rPr>
          <w:rFonts w:cs="Times New Roman"/>
        </w:rPr>
        <w:t>expressions of both positive and</w:t>
      </w:r>
      <w:r w:rsidR="00AA031A">
        <w:rPr>
          <w:rFonts w:cs="Times New Roman"/>
        </w:rPr>
        <w:t xml:space="preserve"> negative sentiment</w:t>
      </w:r>
      <w:r w:rsidR="001F5D70">
        <w:rPr>
          <w:rFonts w:cs="Times New Roman"/>
        </w:rPr>
        <w:t xml:space="preserve"> about the experience and </w:t>
      </w:r>
      <w:r w:rsidR="00AA031A">
        <w:rPr>
          <w:rFonts w:cs="Times New Roman"/>
        </w:rPr>
        <w:t>content from high frequency</w:t>
      </w:r>
      <w:r w:rsidR="001F5D70">
        <w:rPr>
          <w:rFonts w:cs="Times New Roman"/>
        </w:rPr>
        <w:t xml:space="preserve"> </w:t>
      </w:r>
      <w:r w:rsidR="00AA031A">
        <w:rPr>
          <w:rFonts w:cs="Times New Roman"/>
        </w:rPr>
        <w:t xml:space="preserve">posters to Instagram </w:t>
      </w:r>
      <w:r w:rsidR="00F73BFF">
        <w:rPr>
          <w:rFonts w:cs="Times New Roman"/>
        </w:rPr>
        <w:t xml:space="preserve">all </w:t>
      </w:r>
      <w:r w:rsidR="00AA031A">
        <w:rPr>
          <w:rFonts w:cs="Times New Roman"/>
        </w:rPr>
        <w:t>in</w:t>
      </w:r>
      <w:r w:rsidR="00BB18BC">
        <w:rPr>
          <w:rFonts w:cs="Times New Roman"/>
        </w:rPr>
        <w:t>crease</w:t>
      </w:r>
      <w:r w:rsidR="00F73BFF">
        <w:rPr>
          <w:rFonts w:cs="Times New Roman"/>
        </w:rPr>
        <w:t xml:space="preserve"> user</w:t>
      </w:r>
      <w:r w:rsidR="00BB18BC">
        <w:rPr>
          <w:rFonts w:cs="Times New Roman"/>
        </w:rPr>
        <w:t xml:space="preserve"> engagement</w:t>
      </w:r>
      <w:r w:rsidR="00F73BFF">
        <w:rPr>
          <w:rFonts w:cs="Times New Roman"/>
        </w:rPr>
        <w:t xml:space="preserve"> with content</w:t>
      </w:r>
      <w:r w:rsidR="001F5D70">
        <w:rPr>
          <w:rFonts w:cs="Times New Roman"/>
        </w:rPr>
        <w:t xml:space="preserve">. </w:t>
      </w:r>
      <w:r w:rsidR="00AA031A">
        <w:rPr>
          <w:rFonts w:cs="Times New Roman"/>
        </w:rPr>
        <w:t xml:space="preserve">We use these additional findings to show visitation to </w:t>
      </w:r>
      <w:r w:rsidR="0018335B">
        <w:rPr>
          <w:rFonts w:cs="Times New Roman"/>
        </w:rPr>
        <w:t xml:space="preserve">parks </w:t>
      </w:r>
      <w:r w:rsidR="00AA031A">
        <w:rPr>
          <w:rFonts w:cs="Times New Roman"/>
        </w:rPr>
        <w:t xml:space="preserve">with </w:t>
      </w:r>
      <w:r w:rsidR="0018335B">
        <w:rPr>
          <w:rFonts w:cs="Times New Roman"/>
        </w:rPr>
        <w:t xml:space="preserve">the highest </w:t>
      </w:r>
      <w:r w:rsidR="0008755A">
        <w:rPr>
          <w:rFonts w:cs="Times New Roman"/>
        </w:rPr>
        <w:t xml:space="preserve">viral </w:t>
      </w:r>
      <w:r w:rsidR="0018335B">
        <w:rPr>
          <w:rFonts w:cs="Times New Roman"/>
        </w:rPr>
        <w:t>moment</w:t>
      </w:r>
      <w:r w:rsidR="00AA031A">
        <w:rPr>
          <w:rFonts w:cs="Times New Roman"/>
        </w:rPr>
        <w:t>s</w:t>
      </w:r>
      <w:r w:rsidR="0018335B">
        <w:rPr>
          <w:rFonts w:cs="Times New Roman"/>
        </w:rPr>
        <w:t xml:space="preserve"> were</w:t>
      </w:r>
      <w:r w:rsidR="00AA031A">
        <w:rPr>
          <w:rFonts w:cs="Times New Roman"/>
        </w:rPr>
        <w:t xml:space="preserve"> likely</w:t>
      </w:r>
      <w:r w:rsidR="0018335B">
        <w:rPr>
          <w:rFonts w:cs="Times New Roman"/>
        </w:rPr>
        <w:t xml:space="preserve"> impacted</w:t>
      </w:r>
      <w:r w:rsidR="00AA031A">
        <w:rPr>
          <w:rFonts w:cs="Times New Roman"/>
        </w:rPr>
        <w:t xml:space="preserve"> </w:t>
      </w:r>
      <w:r w:rsidR="001F1637">
        <w:rPr>
          <w:rFonts w:cs="Times New Roman"/>
        </w:rPr>
        <w:t>by viral content posted by any user type</w:t>
      </w:r>
      <w:r w:rsidR="0018335B">
        <w:rPr>
          <w:rFonts w:cs="Times New Roman"/>
        </w:rPr>
        <w:t xml:space="preserve"> </w:t>
      </w:r>
      <w:r w:rsidR="005578EF">
        <w:rPr>
          <w:rFonts w:cs="Times New Roman"/>
        </w:rPr>
        <w:t xml:space="preserve">while </w:t>
      </w:r>
      <w:r w:rsidR="00AA031A">
        <w:rPr>
          <w:rFonts w:cs="Times New Roman"/>
        </w:rPr>
        <w:t xml:space="preserve">a second group of parks with moderate </w:t>
      </w:r>
      <w:r w:rsidR="005578EF">
        <w:rPr>
          <w:rFonts w:cs="Times New Roman"/>
        </w:rPr>
        <w:t>viral</w:t>
      </w:r>
      <w:r w:rsidR="00AA031A">
        <w:rPr>
          <w:rFonts w:cs="Times New Roman"/>
        </w:rPr>
        <w:t xml:space="preserve"> moments</w:t>
      </w:r>
      <w:r w:rsidR="005578EF">
        <w:rPr>
          <w:rFonts w:cs="Times New Roman"/>
        </w:rPr>
        <w:t xml:space="preserve"> </w:t>
      </w:r>
      <w:r w:rsidR="00AA031A">
        <w:rPr>
          <w:rFonts w:cs="Times New Roman"/>
        </w:rPr>
        <w:t xml:space="preserve">likely </w:t>
      </w:r>
      <w:r w:rsidR="005578EF">
        <w:rPr>
          <w:rFonts w:cs="Times New Roman"/>
        </w:rPr>
        <w:t xml:space="preserve">experienced </w:t>
      </w:r>
      <w:r w:rsidR="00AA031A">
        <w:rPr>
          <w:rFonts w:cs="Times New Roman"/>
        </w:rPr>
        <w:t xml:space="preserve">increased visits attributable </w:t>
      </w:r>
      <w:r w:rsidR="001F1637">
        <w:rPr>
          <w:rFonts w:cs="Times New Roman"/>
        </w:rPr>
        <w:t xml:space="preserve">only </w:t>
      </w:r>
      <w:r w:rsidR="00AA031A">
        <w:rPr>
          <w:rFonts w:cs="Times New Roman"/>
        </w:rPr>
        <w:t>to high frequency, or avid, users</w:t>
      </w:r>
      <w:r w:rsidR="0018335B">
        <w:rPr>
          <w:rFonts w:cs="Times New Roman"/>
        </w:rPr>
        <w:t xml:space="preserve"> </w:t>
      </w:r>
      <w:r w:rsidR="00891A91">
        <w:rPr>
          <w:rFonts w:cs="Times New Roman"/>
        </w:rPr>
        <w:t>who</w:t>
      </w:r>
      <w:r w:rsidR="0018335B">
        <w:rPr>
          <w:rFonts w:cs="Times New Roman"/>
        </w:rPr>
        <w:t xml:space="preserve"> </w:t>
      </w:r>
      <w:r w:rsidR="00F73BFF">
        <w:rPr>
          <w:rFonts w:cs="Times New Roman"/>
        </w:rPr>
        <w:t>post</w:t>
      </w:r>
      <w:r w:rsidR="00AA031A">
        <w:rPr>
          <w:rFonts w:cs="Times New Roman"/>
        </w:rPr>
        <w:t xml:space="preserve"> georeferenced content to those parks</w:t>
      </w:r>
      <w:r w:rsidR="00F73BFF">
        <w:rPr>
          <w:rFonts w:cs="Times New Roman"/>
        </w:rPr>
        <w:t xml:space="preserve"> repeatedly</w:t>
      </w:r>
      <w:r w:rsidR="0018335B">
        <w:rPr>
          <w:rFonts w:cs="Times New Roman"/>
        </w:rPr>
        <w:t>.</w:t>
      </w:r>
      <w:r w:rsidR="001F1637">
        <w:rPr>
          <w:rFonts w:cs="Times New Roman"/>
        </w:rPr>
        <w:t xml:space="preserve"> </w:t>
      </w:r>
    </w:p>
    <w:p w14:paraId="5F7FB43F" w14:textId="781905C3" w:rsidR="00770F96" w:rsidRDefault="00770F96" w:rsidP="584A639F">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rPr>
      </w:pPr>
    </w:p>
    <w:p w14:paraId="6845A7F9" w14:textId="7B900794" w:rsidR="00B007AC" w:rsidRPr="00236D48" w:rsidRDefault="00B007AC" w:rsidP="00CE23CD">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b/>
          <w:sz w:val="28"/>
        </w:rPr>
      </w:pPr>
      <w:r w:rsidRPr="00236D48">
        <w:rPr>
          <w:rFonts w:cs="Times New Roman"/>
          <w:b/>
          <w:sz w:val="28"/>
        </w:rPr>
        <w:t>Results</w:t>
      </w:r>
    </w:p>
    <w:p w14:paraId="2A063FCA" w14:textId="0A90DD48" w:rsidR="00CE23CD" w:rsidRPr="00C92591" w:rsidRDefault="6F266EBA">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spacing w:line="360" w:lineRule="auto"/>
        <w:jc w:val="both"/>
        <w:rPr>
          <w:rFonts w:cs="Times New Roman"/>
          <w:b/>
          <w:bCs/>
        </w:rPr>
      </w:pPr>
      <w:r w:rsidRPr="6F266EBA">
        <w:rPr>
          <w:rFonts w:cs="Times New Roman"/>
          <w:b/>
          <w:bCs/>
        </w:rPr>
        <w:lastRenderedPageBreak/>
        <w:t xml:space="preserve"> New name</w:t>
      </w:r>
    </w:p>
    <w:p w14:paraId="04DD5835" w14:textId="71101CCB" w:rsidR="00BB1B7A" w:rsidRDefault="5CF44B8C" w:rsidP="1A447212">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rPr>
      </w:pPr>
      <w:r w:rsidRPr="5CF44B8C">
        <w:rPr>
          <w:rFonts w:cs="Times New Roman"/>
        </w:rPr>
        <w:t xml:space="preserve">We selected 40 USNP located in the conterminous United States that </w:t>
      </w:r>
      <w:del w:id="4" w:author="Ashley LoweMackenzie" w:date="2024-10-05T12:16:00Z" w16du:dateUtc="2024-10-05T22:16:00Z">
        <w:r w:rsidRPr="5CF44B8C" w:rsidDel="00680324">
          <w:rPr>
            <w:rFonts w:cs="Times New Roman"/>
          </w:rPr>
          <w:delText xml:space="preserve">are </w:delText>
        </w:r>
      </w:del>
      <w:ins w:id="5" w:author="Ashley LoweMackenzie" w:date="2024-10-05T12:16:00Z" w16du:dateUtc="2024-10-05T22:16:00Z">
        <w:r w:rsidR="00680324">
          <w:rPr>
            <w:rFonts w:cs="Times New Roman"/>
          </w:rPr>
          <w:t>have ease of vehicle</w:t>
        </w:r>
        <w:r w:rsidR="00680324" w:rsidRPr="5CF44B8C">
          <w:rPr>
            <w:rFonts w:cs="Times New Roman"/>
          </w:rPr>
          <w:t xml:space="preserve"> </w:t>
        </w:r>
      </w:ins>
      <w:del w:id="6" w:author="Ashley LoweMackenzie" w:date="2024-10-05T12:16:00Z" w16du:dateUtc="2024-10-05T22:16:00Z">
        <w:r w:rsidRPr="5CF44B8C" w:rsidDel="00680324">
          <w:rPr>
            <w:rFonts w:cs="Times New Roman"/>
          </w:rPr>
          <w:delText>accessibl</w:delText>
        </w:r>
      </w:del>
      <w:ins w:id="7" w:author="Ashley LoweMackenzie" w:date="2024-10-05T12:16:00Z" w16du:dateUtc="2024-10-05T22:16:00Z">
        <w:r w:rsidR="00680324" w:rsidRPr="5CF44B8C">
          <w:rPr>
            <w:rFonts w:cs="Times New Roman"/>
          </w:rPr>
          <w:t>accessibi</w:t>
        </w:r>
        <w:r w:rsidR="00680324">
          <w:rPr>
            <w:rFonts w:cs="Times New Roman"/>
          </w:rPr>
          <w:t>lity</w:t>
        </w:r>
      </w:ins>
      <w:del w:id="8" w:author="Ashley LoweMackenzie" w:date="2024-10-05T12:16:00Z" w16du:dateUtc="2024-10-05T22:16:00Z">
        <w:r w:rsidRPr="5CF44B8C" w:rsidDel="00680324">
          <w:rPr>
            <w:rFonts w:cs="Times New Roman"/>
          </w:rPr>
          <w:delText>e</w:delText>
        </w:r>
      </w:del>
      <w:r w:rsidRPr="5CF44B8C">
        <w:rPr>
          <w:rFonts w:cs="Times New Roman"/>
        </w:rPr>
        <w:t xml:space="preserve"> </w:t>
      </w:r>
      <w:del w:id="9" w:author="Ashley LoweMackenzie" w:date="2024-10-05T12:16:00Z" w16du:dateUtc="2024-10-05T22:16:00Z">
        <w:r w:rsidRPr="5CF44B8C" w:rsidDel="00680324">
          <w:rPr>
            <w:rFonts w:cs="Times New Roman"/>
          </w:rPr>
          <w:delText xml:space="preserve">and </w:delText>
        </w:r>
      </w:del>
      <w:r w:rsidRPr="5CF44B8C">
        <w:rPr>
          <w:rFonts w:cs="Times New Roman"/>
        </w:rPr>
        <w:t>for the average visitor (</w:t>
      </w:r>
      <w:r w:rsidRPr="5CF44B8C">
        <w:rPr>
          <w:rFonts w:cs="Times New Roman"/>
          <w:b/>
          <w:bCs/>
        </w:rPr>
        <w:t>Methods</w:t>
      </w:r>
      <w:r w:rsidRPr="5CF44B8C">
        <w:rPr>
          <w:rFonts w:cs="Times New Roman"/>
        </w:rPr>
        <w:t xml:space="preserve">). We compare how our park selection impacts results of the previous results of social media influence on </w:t>
      </w:r>
      <w:commentRangeStart w:id="10"/>
      <w:r w:rsidRPr="5CF44B8C">
        <w:rPr>
          <w:rFonts w:cs="Times New Roman"/>
        </w:rPr>
        <w:t>visitation</w:t>
      </w:r>
      <w:del w:id="11" w:author="Ashley LoweMackenzie" w:date="2024-10-05T12:22:00Z" w16du:dateUtc="2024-10-05T22:22:00Z">
        <w:r w:rsidRPr="5CF44B8C" w:rsidDel="00CF3EF9">
          <w:rPr>
            <w:rFonts w:cs="Times New Roman"/>
          </w:rPr>
          <w:delText>.</w:delText>
        </w:r>
      </w:del>
      <w:r w:rsidR="00CF3EF9">
        <w:rPr>
          <w:rFonts w:cs="Times New Roman"/>
        </w:rPr>
        <w:fldChar w:fldCharType="begin"/>
      </w:r>
      <w:r w:rsidR="00CF3EF9">
        <w:rPr>
          <w:rFonts w:cs="Times New Roman"/>
        </w:rPr>
        <w:instrText xml:space="preserve"> ADDIN ZOTERO_ITEM CSL_CITATION {"citationID":"SSdOXG7B","properties":{"formattedCitation":"\\super 25\\nosupersub{}","plainCitation":"25","noteIndex":0},"citationItems":[{"id":7951,"uris":["http://zotero.org/groups/5697485/items/79VCWJAK"],"itemData":{"id":7951,"type":"article-journal","abstract":"Visitation to National Parks in the United States increased by more than 25% since 2010, rising from roughly 70 to 90 million annual visitors. Anecdotes suggest that this increase was driven by the advent of social media in the early-to-mid 2010s, generating a new form of exposure for parks, and has led to concerns about overcrowding and degradation of environmental quality. However, there is little empirical evidence on the role of social media in influencing recreation decisions. Here, I construct a dataset on social media exposure (SME) for each National Park and relate that exposure to changes in visitation over the last two decades. High SME parks see visitation increase by 16 to 22% relative to parks with less exposure, which comes with a concomitant increase in revenue. Low SME parks have no, or negative, changes in visitation. These estimates account for unobserved park heterogeneity and are based on an instrumental variables strategy that predicts exposure with a park’s online popularity prior to the social media era. Additional analysis suggests that recent social media posts that include media attachments increase visitation, while posts with negative sentiment reduce visitation. These results provide insight for the National Park Service—which faces more than $22 billion in deferred maintenance costs and is considering policy options to manage demand—as well as for management of recreation on other public lands.","container-title":"Proceedings of the National Academy of Sciences","DOI":"10.1073/pnas.2310417121","ISSN":"0027-8424, 1091-6490","issue":"15","journalAbbreviation":"Proc. Natl. Acad. Sci. U.S.A.","language":"en","page":"e2310417121","source":"DOI.org (Crossref)","title":"Social media influences National Park visitation","volume":"121","author":[{"family":"Wichman","given":"Casey J."}],"issued":{"date-parts":[["2024",4,9]]}}}],"schema":"https://github.com/citation-style-language/schema/raw/master/csl-citation.json"} </w:instrText>
      </w:r>
      <w:r w:rsidR="00CF3EF9">
        <w:rPr>
          <w:rFonts w:cs="Times New Roman"/>
        </w:rPr>
        <w:fldChar w:fldCharType="separate"/>
      </w:r>
      <w:r w:rsidR="00CF3EF9" w:rsidRPr="00CF3EF9">
        <w:rPr>
          <w:rFonts w:cs="Times New Roman"/>
          <w:vertAlign w:val="superscript"/>
        </w:rPr>
        <w:t>25</w:t>
      </w:r>
      <w:r w:rsidR="00CF3EF9">
        <w:rPr>
          <w:rFonts w:cs="Times New Roman"/>
        </w:rPr>
        <w:fldChar w:fldCharType="end"/>
      </w:r>
      <w:ins w:id="12" w:author="Ashley LoweMackenzie" w:date="2024-10-05T12:22:00Z" w16du:dateUtc="2024-10-05T22:22:00Z">
        <w:r w:rsidR="00CF3EF9">
          <w:rPr>
            <w:rFonts w:cs="Times New Roman"/>
          </w:rPr>
          <w:t>.</w:t>
        </w:r>
      </w:ins>
      <w:r w:rsidRPr="5CF44B8C">
        <w:rPr>
          <w:rFonts w:cs="Times New Roman"/>
        </w:rPr>
        <w:t xml:space="preserve"> </w:t>
      </w:r>
      <w:commentRangeEnd w:id="10"/>
      <w:r w:rsidR="00B07AE9">
        <w:rPr>
          <w:rStyle w:val="CommentReference"/>
        </w:rPr>
        <w:commentReference w:id="10"/>
      </w:r>
      <w:r w:rsidRPr="5CF44B8C">
        <w:rPr>
          <w:rFonts w:cs="Times New Roman"/>
        </w:rPr>
        <w:t xml:space="preserve"> </w:t>
      </w:r>
      <w:ins w:id="13" w:author="Ashley LoweMackenzie" w:date="2024-10-05T12:18:00Z" w16du:dateUtc="2024-10-05T22:18:00Z">
        <w:r w:rsidR="00CF3EF9">
          <w:rPr>
            <w:rFonts w:cs="Times New Roman"/>
          </w:rPr>
          <w:t xml:space="preserve">First, our inclusion of controls </w:t>
        </w:r>
      </w:ins>
      <w:ins w:id="14" w:author="Ashley LoweMackenzie" w:date="2024-10-05T12:19:00Z" w16du:dateUtc="2024-10-05T22:19:00Z">
        <w:r w:rsidR="00CF3EF9">
          <w:rPr>
            <w:rFonts w:cs="Times New Roman"/>
          </w:rPr>
          <w:t>such as population, demographic factors,</w:t>
        </w:r>
      </w:ins>
      <w:ins w:id="15" w:author="Ashley LoweMackenzie" w:date="2024-10-05T12:21:00Z" w16du:dateUtc="2024-10-05T22:21:00Z">
        <w:r w:rsidR="00CF3EF9">
          <w:rPr>
            <w:rFonts w:cs="Times New Roman"/>
          </w:rPr>
          <w:t xml:space="preserve"> trends in</w:t>
        </w:r>
      </w:ins>
      <w:ins w:id="16" w:author="Ashley LoweMackenzie" w:date="2024-10-05T12:19:00Z" w16du:dateUtc="2024-10-05T22:19:00Z">
        <w:r w:rsidR="00CF3EF9">
          <w:rPr>
            <w:rFonts w:cs="Times New Roman"/>
          </w:rPr>
          <w:t xml:space="preserve"> gasoline</w:t>
        </w:r>
      </w:ins>
      <w:ins w:id="17" w:author="Ashley LoweMackenzie" w:date="2024-10-05T12:21:00Z" w16du:dateUtc="2024-10-05T22:21:00Z">
        <w:r w:rsidR="00CF3EF9">
          <w:rPr>
            <w:rFonts w:cs="Times New Roman"/>
          </w:rPr>
          <w:t xml:space="preserve"> prices </w:t>
        </w:r>
      </w:ins>
      <w:ins w:id="18" w:author="Ashley LoweMackenzie" w:date="2024-10-05T12:19:00Z" w16du:dateUtc="2024-10-05T22:19:00Z">
        <w:r w:rsidR="00CF3EF9">
          <w:rPr>
            <w:rFonts w:cs="Times New Roman"/>
          </w:rPr>
          <w:t xml:space="preserve">and fees impact </w:t>
        </w:r>
      </w:ins>
      <w:ins w:id="19" w:author="Ashley LoweMackenzie" w:date="2024-10-05T12:21:00Z" w16du:dateUtc="2024-10-05T22:21:00Z">
        <w:r w:rsidR="00CF3EF9">
          <w:rPr>
            <w:rFonts w:cs="Times New Roman"/>
          </w:rPr>
          <w:t xml:space="preserve">the </w:t>
        </w:r>
      </w:ins>
      <w:ins w:id="20" w:author="Ashley LoweMackenzie" w:date="2024-10-05T12:19:00Z" w16du:dateUtc="2024-10-05T22:19:00Z">
        <w:r w:rsidR="00CF3EF9">
          <w:rPr>
            <w:rFonts w:cs="Times New Roman"/>
          </w:rPr>
          <w:t>o</w:t>
        </w:r>
      </w:ins>
      <w:ins w:id="21" w:author="Ashley LoweMackenzie" w:date="2024-10-05T12:20:00Z" w16du:dateUtc="2024-10-05T22:20:00Z">
        <w:r w:rsidR="00CF3EF9">
          <w:rPr>
            <w:rFonts w:cs="Times New Roman"/>
          </w:rPr>
          <w:t xml:space="preserve">verall </w:t>
        </w:r>
      </w:ins>
      <w:ins w:id="22" w:author="Ashley LoweMackenzie" w:date="2024-10-05T12:29:00Z" w16du:dateUtc="2024-10-05T22:29:00Z">
        <w:r w:rsidR="007075ED">
          <w:rPr>
            <w:rFonts w:cs="Times New Roman"/>
          </w:rPr>
          <w:t xml:space="preserve">magnitude in the </w:t>
        </w:r>
      </w:ins>
      <w:ins w:id="23" w:author="Ashley LoweMackenzie" w:date="2024-10-05T12:21:00Z" w16du:dateUtc="2024-10-05T22:21:00Z">
        <w:r w:rsidR="00CF3EF9">
          <w:rPr>
            <w:rFonts w:cs="Times New Roman"/>
          </w:rPr>
          <w:t xml:space="preserve">relationship </w:t>
        </w:r>
      </w:ins>
      <w:ins w:id="24" w:author="Ashley LoweMackenzie" w:date="2024-10-05T12:22:00Z" w16du:dateUtc="2024-10-05T22:22:00Z">
        <w:r w:rsidR="00CF3EF9">
          <w:rPr>
            <w:rFonts w:cs="Times New Roman"/>
          </w:rPr>
          <w:t>of social medias impact in visitation</w:t>
        </w:r>
      </w:ins>
      <w:ins w:id="25" w:author="Ashley LoweMackenzie" w:date="2024-10-05T12:20:00Z" w16du:dateUtc="2024-10-05T22:20:00Z">
        <w:r w:rsidR="00CF3EF9">
          <w:rPr>
            <w:rFonts w:cs="Times New Roman"/>
          </w:rPr>
          <w:t xml:space="preserve">. </w:t>
        </w:r>
      </w:ins>
      <w:ins w:id="26" w:author="Ashley LoweMackenzie" w:date="2024-10-05T12:23:00Z" w16du:dateUtc="2024-10-05T22:23:00Z">
        <w:r w:rsidR="00CF3EF9">
          <w:rPr>
            <w:rFonts w:cs="Times New Roman"/>
          </w:rPr>
          <w:t>We also find b</w:t>
        </w:r>
      </w:ins>
      <w:del w:id="27" w:author="Ashley LoweMackenzie" w:date="2024-10-05T12:23:00Z" w16du:dateUtc="2024-10-05T22:23:00Z">
        <w:r w:rsidRPr="5CF44B8C" w:rsidDel="00CF3EF9">
          <w:rPr>
            <w:rFonts w:cs="Times New Roman"/>
          </w:rPr>
          <w:delText>B</w:delText>
        </w:r>
      </w:del>
      <w:r w:rsidRPr="5CF44B8C">
        <w:rPr>
          <w:rFonts w:cs="Times New Roman"/>
        </w:rPr>
        <w:t xml:space="preserve">y excluding parks </w:t>
      </w:r>
      <w:ins w:id="28" w:author="Ashley LoweMackenzie" w:date="2024-10-05T12:25:00Z" w16du:dateUtc="2024-10-05T22:25:00Z">
        <w:r w:rsidR="00CF3EF9">
          <w:rPr>
            <w:rFonts w:cs="Times New Roman"/>
          </w:rPr>
          <w:t xml:space="preserve">which </w:t>
        </w:r>
      </w:ins>
      <w:ins w:id="29" w:author="Ashley LoweMackenzie" w:date="2024-10-05T12:26:00Z" w16du:dateUtc="2024-10-05T22:26:00Z">
        <w:r w:rsidR="00CF3EF9">
          <w:rPr>
            <w:rFonts w:cs="Times New Roman"/>
          </w:rPr>
          <w:t xml:space="preserve">require vast travel to reach for the average visitor, </w:t>
        </w:r>
      </w:ins>
      <w:del w:id="30" w:author="Ashley LoweMackenzie" w:date="2024-10-05T12:25:00Z" w16du:dateUtc="2024-10-05T22:25:00Z">
        <w:r w:rsidRPr="5CF44B8C" w:rsidDel="00CF3EF9">
          <w:rPr>
            <w:rFonts w:cs="Times New Roman"/>
          </w:rPr>
          <w:delText xml:space="preserve">with increased difficulty to access </w:delText>
        </w:r>
      </w:del>
      <w:r w:rsidRPr="5CF44B8C">
        <w:rPr>
          <w:rFonts w:cs="Times New Roman"/>
        </w:rPr>
        <w:t>such as Alaska and America Samoa</w:t>
      </w:r>
      <w:ins w:id="31" w:author="Ashley LoweMackenzie" w:date="2024-10-05T12:23:00Z" w16du:dateUtc="2024-10-05T22:23:00Z">
        <w:r w:rsidR="00CF3EF9">
          <w:rPr>
            <w:rFonts w:cs="Times New Roman"/>
          </w:rPr>
          <w:t xml:space="preserve">, </w:t>
        </w:r>
      </w:ins>
      <w:del w:id="32" w:author="Ashley LoweMackenzie" w:date="2024-10-05T12:17:00Z" w16du:dateUtc="2024-10-05T22:17:00Z">
        <w:r w:rsidRPr="5CF44B8C" w:rsidDel="00CF3EF9">
          <w:rPr>
            <w:rFonts w:cs="Times New Roman"/>
          </w:rPr>
          <w:delText xml:space="preserve">, the </w:delText>
        </w:r>
      </w:del>
      <w:del w:id="33" w:author="Ashley LoweMackenzie" w:date="2024-10-05T12:24:00Z" w16du:dateUtc="2024-10-05T22:24:00Z">
        <w:r w:rsidRPr="5CF44B8C" w:rsidDel="00CF3EF9">
          <w:rPr>
            <w:rFonts w:cs="Times New Roman"/>
          </w:rPr>
          <w:delText>previous</w:delText>
        </w:r>
      </w:del>
      <w:del w:id="34" w:author="Ashley LoweMackenzie" w:date="2024-10-05T12:23:00Z" w16du:dateUtc="2024-10-05T22:23:00Z">
        <w:r w:rsidRPr="5CF44B8C" w:rsidDel="00CF3EF9">
          <w:rPr>
            <w:rFonts w:cs="Times New Roman"/>
          </w:rPr>
          <w:delText xml:space="preserve"> </w:delText>
        </w:r>
      </w:del>
      <w:ins w:id="35" w:author="Ashley LoweMackenzie" w:date="2024-10-05T12:23:00Z" w16du:dateUtc="2024-10-05T22:23:00Z">
        <w:r w:rsidR="00CF3EF9">
          <w:rPr>
            <w:rFonts w:cs="Times New Roman"/>
          </w:rPr>
          <w:t>instrument</w:t>
        </w:r>
      </w:ins>
      <w:ins w:id="36" w:author="Ashley LoweMackenzie" w:date="2024-10-05T12:24:00Z" w16du:dateUtc="2024-10-05T22:24:00Z">
        <w:r w:rsidR="00CF3EF9">
          <w:rPr>
            <w:rFonts w:cs="Times New Roman"/>
          </w:rPr>
          <w:t>s to</w:t>
        </w:r>
      </w:ins>
      <w:ins w:id="37" w:author="Ashley LoweMackenzie" w:date="2024-10-05T12:23:00Z" w16du:dateUtc="2024-10-05T22:23:00Z">
        <w:r w:rsidR="00CF3EF9">
          <w:rPr>
            <w:rFonts w:cs="Times New Roman"/>
          </w:rPr>
          <w:t xml:space="preserve"> controls for tre</w:t>
        </w:r>
      </w:ins>
      <w:ins w:id="38" w:author="Ashley LoweMackenzie" w:date="2024-10-05T12:24:00Z" w16du:dateUtc="2024-10-05T22:24:00Z">
        <w:r w:rsidR="00CF3EF9">
          <w:rPr>
            <w:rFonts w:cs="Times New Roman"/>
          </w:rPr>
          <w:t>nds in parks</w:t>
        </w:r>
      </w:ins>
      <w:ins w:id="39" w:author="Ashley LoweMackenzie" w:date="2024-10-05T12:26:00Z" w16du:dateUtc="2024-10-05T22:26:00Z">
        <w:r w:rsidR="00CF3EF9">
          <w:rPr>
            <w:rFonts w:cs="Times New Roman"/>
          </w:rPr>
          <w:t xml:space="preserve"> popularity</w:t>
        </w:r>
      </w:ins>
      <w:ins w:id="40" w:author="Ashley LoweMackenzie" w:date="2024-10-05T12:24:00Z" w16du:dateUtc="2024-10-05T22:24:00Z">
        <w:r w:rsidR="00CF3EF9">
          <w:rPr>
            <w:rFonts w:cs="Times New Roman"/>
          </w:rPr>
          <w:t xml:space="preserve"> located in the contingent United States prior to social media suggest </w:t>
        </w:r>
      </w:ins>
      <w:ins w:id="41" w:author="Ashley LoweMackenzie" w:date="2024-10-05T12:33:00Z" w16du:dateUtc="2024-10-05T22:33:00Z">
        <w:r w:rsidR="007075ED">
          <w:rPr>
            <w:rFonts w:cs="Times New Roman"/>
          </w:rPr>
          <w:t>the</w:t>
        </w:r>
      </w:ins>
      <w:ins w:id="42" w:author="Ashley LoweMackenzie" w:date="2024-10-05T12:27:00Z" w16du:dateUtc="2024-10-05T22:27:00Z">
        <w:r w:rsidR="007075ED">
          <w:rPr>
            <w:rFonts w:cs="Times New Roman"/>
          </w:rPr>
          <w:t xml:space="preserve"> effect </w:t>
        </w:r>
      </w:ins>
      <w:ins w:id="43" w:author="Ashley LoweMackenzie" w:date="2024-10-05T12:28:00Z" w16du:dateUtc="2024-10-05T22:28:00Z">
        <w:r w:rsidR="007075ED">
          <w:rPr>
            <w:rFonts w:cs="Times New Roman"/>
          </w:rPr>
          <w:t>is undetectable.</w:t>
        </w:r>
      </w:ins>
      <w:del w:id="44" w:author="Ashley LoweMackenzie" w:date="2024-10-05T12:23:00Z" w16du:dateUtc="2024-10-05T22:23:00Z">
        <w:r w:rsidRPr="5CF44B8C" w:rsidDel="00CF3EF9">
          <w:rPr>
            <w:rFonts w:cs="Times New Roman"/>
          </w:rPr>
          <w:delText>reported increases in visitation for USNP are undetected</w:delText>
        </w:r>
      </w:del>
      <w:del w:id="45" w:author="Ashley LoweMackenzie" w:date="2024-10-05T12:28:00Z" w16du:dateUtc="2024-10-05T22:28:00Z">
        <w:r w:rsidRPr="5CF44B8C" w:rsidDel="007075ED">
          <w:rPr>
            <w:rFonts w:cs="Times New Roman"/>
          </w:rPr>
          <w:delText>.</w:delText>
        </w:r>
      </w:del>
      <w:r w:rsidRPr="5CF44B8C">
        <w:rPr>
          <w:rFonts w:cs="Times New Roman"/>
        </w:rPr>
        <w:t xml:space="preserve">  </w:t>
      </w:r>
      <w:del w:id="46" w:author="Ashley LoweMackenzie" w:date="2024-10-05T12:28:00Z" w16du:dateUtc="2024-10-05T22:28:00Z">
        <w:r w:rsidRPr="5CF44B8C" w:rsidDel="007075ED">
          <w:rPr>
            <w:rFonts w:cs="Times New Roman"/>
          </w:rPr>
          <w:delText xml:space="preserve">first estimated a baseline model using visitation data for USNP units from 1993 to 2019 with an indicator for the time periods after the launch of Instagram. </w:delText>
        </w:r>
      </w:del>
      <w:del w:id="47" w:author="Ashley LoweMackenzie" w:date="2024-10-05T12:33:00Z" w16du:dateUtc="2024-10-05T22:33:00Z">
        <w:r w:rsidRPr="5CF44B8C" w:rsidDel="007075ED">
          <w:rPr>
            <w:rFonts w:cs="Times New Roman"/>
          </w:rPr>
          <w:delText>As expected, we</w:delText>
        </w:r>
      </w:del>
      <w:ins w:id="48" w:author="Ashley LoweMackenzie" w:date="2024-10-05T12:33:00Z" w16du:dateUtc="2024-10-05T22:33:00Z">
        <w:r w:rsidR="007075ED">
          <w:rPr>
            <w:rFonts w:cs="Times New Roman"/>
          </w:rPr>
          <w:t>We</w:t>
        </w:r>
      </w:ins>
      <w:r w:rsidRPr="5CF44B8C">
        <w:rPr>
          <w:rFonts w:cs="Times New Roman"/>
        </w:rPr>
        <w:t xml:space="preserve"> show that the app’s launch in October 2010 does not systematically change visitation at USNPs (</w:t>
      </w:r>
      <w:r w:rsidRPr="5CF44B8C">
        <w:rPr>
          <w:rFonts w:cs="Times New Roman"/>
          <w:b/>
          <w:bCs/>
        </w:rPr>
        <w:t>Fig. 3.A</w:t>
      </w:r>
      <w:r w:rsidRPr="5CF44B8C">
        <w:rPr>
          <w:rFonts w:cs="Times New Roman"/>
        </w:rPr>
        <w:t>). Other important factors affecting visitation in this baseline model included the percentage of the US population over 65 years of age, extreme hot or cold temperatures, state population and the unemployment rate (</w:t>
      </w:r>
      <w:r w:rsidRPr="5CF44B8C">
        <w:rPr>
          <w:rFonts w:cs="Times New Roman"/>
          <w:b/>
          <w:bCs/>
        </w:rPr>
        <w:t>Fig. 3.B)</w:t>
      </w:r>
      <w:ins w:id="49" w:author="Ashley LoweMackenzie" w:date="2024-10-05T12:33:00Z" w16du:dateUtc="2024-10-05T22:33:00Z">
        <w:r w:rsidR="007075ED" w:rsidRPr="5CF44B8C" w:rsidDel="007075ED">
          <w:rPr>
            <w:rFonts w:cs="Times New Roman"/>
          </w:rPr>
          <w:t xml:space="preserve"> </w:t>
        </w:r>
      </w:ins>
      <w:del w:id="50" w:author="Ashley LoweMackenzie" w:date="2024-10-05T12:33:00Z" w16du:dateUtc="2024-10-05T22:33:00Z">
        <w:r w:rsidR="00B07AE9" w:rsidRPr="5CF44B8C" w:rsidDel="007075ED">
          <w:rPr>
            <w:rFonts w:cs="Times New Roman"/>
          </w:rPr>
          <w:fldChar w:fldCharType="begin"/>
        </w:r>
        <w:r w:rsidR="008A443D" w:rsidDel="007075ED">
          <w:rPr>
            <w:rFonts w:cs="Times New Roman"/>
          </w:rPr>
          <w:delInstrText xml:space="preserve"> ADDIN ZOTERO_ITEM CSL_CITATION {"citationID":"21BnqYRb","properties":{"formattedCitation":"\\super 11\\nosupersub{}","plainCitation":"11","dontUpdate":true,"noteIndex":0},"citationItems":[{"id":22,"uris":["http://zotero.org/users/local/t74PQZ69/items/XL2TDD8M","http://zotero.org/users/10948893/items/XL2TDD8M"],"itemData":{"id":22,"type":"article-journal","abstract":"Public lands in the United States have recently experienced significant increases in visitation. Journalists and park managers suggest Instagram as a reason for the increase. We explore this issue in the Oregon State Park system by combining visitation data with park-specific georeferenced content and engagement indicators from Instagram. Using several empirical specifications, we show suggestive evidence that Instagram is not likely correlated to increased visitation everywhere, but only in a few locations generating high user participation within the app. We find no contemporary effect and a positive association with cumulative Instagram engagement indicators on visits at this subset of parks.","container-title":"Land Economics","DOI":"10.3368/le.100.2.122920-0192R1","ISSN":"0023-7639, 1543-8325","journalAbbreviation":"Land Economics","language":"en","page":"122920-0192R1","source":"DOI.org (Crossref)","title":"The Instagram Effect: Is Social Media Influencing Visitation to Public Land?","title-short":"The Instagram Effect","author":[{"family":"Lowe Mackenzie","given":"Ashley Lowe"},{"family":"Dundas","given":"Steven J."},{"family":"Zhao","given":"Bo"}],"issued":{"date-parts":[["2023",9,25]]}}}],"schema":"https://github.com/citation-style-language/schema/raw/master/csl-citation.json"} </w:delInstrText>
        </w:r>
        <w:r w:rsidR="00B07AE9" w:rsidRPr="5CF44B8C" w:rsidDel="007075ED">
          <w:rPr>
            <w:rFonts w:cs="Times New Roman"/>
          </w:rPr>
          <w:fldChar w:fldCharType="separate"/>
        </w:r>
        <w:r w:rsidDel="007075ED">
          <w:delText>￼</w:delText>
        </w:r>
        <w:r w:rsidR="00B07AE9" w:rsidRPr="5CF44B8C" w:rsidDel="007075ED">
          <w:rPr>
            <w:rFonts w:cs="Times New Roman"/>
          </w:rPr>
          <w:fldChar w:fldCharType="end"/>
        </w:r>
        <w:r w:rsidDel="007075ED">
          <w:delText>￼</w:delText>
        </w:r>
      </w:del>
      <w:r w:rsidRPr="5CF44B8C">
        <w:rPr>
          <w:rFonts w:cs="Times New Roman"/>
        </w:rPr>
        <w:t xml:space="preserve"> and the facts that it corresponded with Instagram being purchased by Facebook (currently known as Meta), an expansion of the app to the Android operating system and the app itself reaching 50 million daily active users. We show that all National Parks within our study experienced a significant increase in average visitation (~ 10 percent) after April 2012 relative to before this date (</w:t>
      </w:r>
      <w:r w:rsidRPr="5CF44B8C">
        <w:rPr>
          <w:rFonts w:cs="Times New Roman"/>
          <w:b/>
          <w:bCs/>
        </w:rPr>
        <w:t>Fig. 3.A</w:t>
      </w:r>
      <w:r w:rsidRPr="5CF44B8C">
        <w:rPr>
          <w:rFonts w:cs="Times New Roman"/>
        </w:rPr>
        <w:t xml:space="preserve">). </w:t>
      </w:r>
    </w:p>
    <w:p w14:paraId="7FA0560C" w14:textId="6F2A0D97" w:rsidR="00085FA9" w:rsidRDefault="00BB1B7A" w:rsidP="00085FA9">
      <w:pPr>
        <w:tabs>
          <w:tab w:val="left" w:pos="360"/>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rPr>
      </w:pPr>
      <w:r>
        <w:rPr>
          <w:rFonts w:cs="Times New Roman"/>
        </w:rPr>
        <w:tab/>
      </w:r>
      <w:r w:rsidR="0012551E">
        <w:rPr>
          <w:rFonts w:cs="Times New Roman"/>
        </w:rPr>
        <w:t xml:space="preserve">This estimate suggests there </w:t>
      </w:r>
      <w:r w:rsidR="00E93C00">
        <w:rPr>
          <w:rFonts w:cs="Times New Roman"/>
        </w:rPr>
        <w:t>was a</w:t>
      </w:r>
      <w:r w:rsidR="0012551E">
        <w:rPr>
          <w:rFonts w:cs="Times New Roman"/>
        </w:rPr>
        <w:t xml:space="preserve"> change</w:t>
      </w:r>
      <w:r w:rsidR="004E12A8">
        <w:rPr>
          <w:rFonts w:cs="Times New Roman"/>
        </w:rPr>
        <w:t xml:space="preserve"> in</w:t>
      </w:r>
      <w:r w:rsidR="0012551E">
        <w:rPr>
          <w:rFonts w:cs="Times New Roman"/>
        </w:rPr>
        <w:t xml:space="preserve"> visitation trends to USNPs in the spring of 2012</w:t>
      </w:r>
      <w:r w:rsidR="004E12A8">
        <w:rPr>
          <w:rFonts w:cs="Times New Roman"/>
        </w:rPr>
        <w:t xml:space="preserve"> and to</w:t>
      </w:r>
      <w:r w:rsidR="0012551E">
        <w:rPr>
          <w:rFonts w:cs="Times New Roman"/>
        </w:rPr>
        <w:t xml:space="preserve"> more clearly identify how much of this effect is actually attributable to Instagram, we add park-specific data to the model that captured monthly counts of georeferenced photo-user-days (PUDs)</w:t>
      </w:r>
      <w:r w:rsidR="0012551E">
        <w:rPr>
          <w:rFonts w:cs="Times New Roman"/>
          <w:vertAlign w:val="superscript"/>
        </w:rPr>
        <w:t>12</w:t>
      </w:r>
      <w:r w:rsidR="0012551E">
        <w:rPr>
          <w:rFonts w:cs="Times New Roman"/>
        </w:rPr>
        <w:t xml:space="preserve"> representing the volume of daily user activity on the app. </w:t>
      </w:r>
      <w:r w:rsidR="00085FA9">
        <w:rPr>
          <w:rFonts w:cs="Times New Roman"/>
        </w:rPr>
        <w:t>We f</w:t>
      </w:r>
      <w:r w:rsidR="0012551E">
        <w:rPr>
          <w:rFonts w:cs="Times New Roman"/>
        </w:rPr>
        <w:t>ound</w:t>
      </w:r>
      <w:r w:rsidR="00085FA9">
        <w:rPr>
          <w:rFonts w:cs="Times New Roman"/>
        </w:rPr>
        <w:t xml:space="preserve"> the number of PUDs is associated with a small, marginally significant increase in overall visitation (</w:t>
      </w:r>
      <w:r w:rsidR="00085FA9" w:rsidRPr="19928556">
        <w:rPr>
          <w:rFonts w:cs="Times New Roman"/>
          <w:b/>
          <w:bCs/>
        </w:rPr>
        <w:t>Fig. 3.C</w:t>
      </w:r>
      <w:r w:rsidR="00085FA9">
        <w:rPr>
          <w:rFonts w:cs="Times New Roman"/>
        </w:rPr>
        <w:t>)</w:t>
      </w:r>
      <w:r w:rsidR="0012551E">
        <w:rPr>
          <w:rFonts w:cs="Times New Roman"/>
        </w:rPr>
        <w:t xml:space="preserve"> to all parks</w:t>
      </w:r>
      <w:r w:rsidR="00085FA9">
        <w:rPr>
          <w:rFonts w:cs="Times New Roman"/>
        </w:rPr>
        <w:t>. This specification only controls for the contemporaneous act of uploading content to a park in a given month and assumes all USNPs are experiencing similar activity levels from visitors within the app. However, how Instagram content is shared to its users (</w:t>
      </w:r>
      <w:r w:rsidR="00085FA9" w:rsidRPr="19928556">
        <w:rPr>
          <w:rFonts w:cs="Times New Roman"/>
          <w:b/>
          <w:bCs/>
        </w:rPr>
        <w:t>Fig. 2</w:t>
      </w:r>
      <w:r w:rsidR="00085FA9">
        <w:rPr>
          <w:rFonts w:cs="Times New Roman"/>
        </w:rPr>
        <w:t>) are important aspects of the functionality of the app</w:t>
      </w:r>
      <w:r w:rsidR="00584A68">
        <w:rPr>
          <w:rFonts w:cs="Times New Roman"/>
        </w:rPr>
        <w:t xml:space="preserve"> and likely impacts how in-app behavior could translate to offline visitation changes</w:t>
      </w:r>
      <w:r w:rsidR="0012551E">
        <w:rPr>
          <w:rFonts w:cs="Times New Roman"/>
        </w:rPr>
        <w:t xml:space="preserve">, suggesting </w:t>
      </w:r>
      <w:r w:rsidR="00584A68">
        <w:rPr>
          <w:rFonts w:cs="Times New Roman"/>
        </w:rPr>
        <w:t xml:space="preserve">further exploration </w:t>
      </w:r>
      <w:r w:rsidR="0012551E">
        <w:rPr>
          <w:rFonts w:cs="Times New Roman"/>
        </w:rPr>
        <w:t>was warranted</w:t>
      </w:r>
      <w:r w:rsidR="00584A68">
        <w:rPr>
          <w:rFonts w:cs="Times New Roman"/>
        </w:rPr>
        <w:t xml:space="preserve">. </w:t>
      </w:r>
      <w:r w:rsidR="00085FA9">
        <w:rPr>
          <w:rFonts w:cs="Times New Roman"/>
        </w:rPr>
        <w:t xml:space="preserve"> </w:t>
      </w:r>
    </w:p>
    <w:p w14:paraId="63E62893" w14:textId="66C9F3CE" w:rsidR="000D673F" w:rsidRDefault="00085FA9" w:rsidP="00085FA9">
      <w:pPr>
        <w:tabs>
          <w:tab w:val="left" w:pos="360"/>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rPr>
      </w:pPr>
      <w:r>
        <w:rPr>
          <w:rFonts w:cs="Times New Roman"/>
        </w:rPr>
        <w:tab/>
        <w:t xml:space="preserve">Social media sites have given users the ability to </w:t>
      </w:r>
      <w:r w:rsidR="00DA6C86">
        <w:rPr>
          <w:rFonts w:cs="Times New Roman"/>
        </w:rPr>
        <w:t xml:space="preserve">post content that can </w:t>
      </w:r>
      <w:r>
        <w:rPr>
          <w:rFonts w:cs="Times New Roman"/>
        </w:rPr>
        <w:t xml:space="preserve">go viral, or spread quickly and widely online to large amounts of other app users. The process of going viral increases visibility </w:t>
      </w:r>
      <w:r w:rsidR="00770F96">
        <w:rPr>
          <w:rFonts w:cs="Times New Roman"/>
        </w:rPr>
        <w:t xml:space="preserve">for </w:t>
      </w:r>
      <w:r>
        <w:rPr>
          <w:rFonts w:cs="Times New Roman"/>
        </w:rPr>
        <w:t xml:space="preserve">an individual’s account and content. </w:t>
      </w:r>
      <w:r w:rsidR="00EE763A">
        <w:rPr>
          <w:rFonts w:cs="Times New Roman"/>
        </w:rPr>
        <w:t xml:space="preserve">Social media sites such as YouTube, TikTok, X </w:t>
      </w:r>
      <w:r w:rsidR="00371E7B">
        <w:rPr>
          <w:rFonts w:cs="Times New Roman"/>
        </w:rPr>
        <w:t>(</w:t>
      </w:r>
      <w:r w:rsidR="00EE763A">
        <w:rPr>
          <w:rFonts w:cs="Times New Roman"/>
        </w:rPr>
        <w:t>Twitter</w:t>
      </w:r>
      <w:r w:rsidR="00371E7B">
        <w:rPr>
          <w:rFonts w:cs="Times New Roman"/>
        </w:rPr>
        <w:t>)</w:t>
      </w:r>
      <w:r w:rsidR="00EE763A">
        <w:rPr>
          <w:rFonts w:cs="Times New Roman"/>
        </w:rPr>
        <w:t xml:space="preserve"> and Instagram have social networking </w:t>
      </w:r>
      <w:r w:rsidR="00584A68">
        <w:rPr>
          <w:rFonts w:cs="Times New Roman"/>
        </w:rPr>
        <w:t>paths that</w:t>
      </w:r>
      <w:r w:rsidR="00371E7B">
        <w:rPr>
          <w:rFonts w:cs="Times New Roman"/>
        </w:rPr>
        <w:t xml:space="preserve"> allow for </w:t>
      </w:r>
      <w:r w:rsidR="00584A68">
        <w:rPr>
          <w:rFonts w:cs="Times New Roman"/>
        </w:rPr>
        <w:t>popular content</w:t>
      </w:r>
      <w:r w:rsidR="00371E7B">
        <w:rPr>
          <w:rFonts w:cs="Times New Roman"/>
        </w:rPr>
        <w:t xml:space="preserve"> to expand its </w:t>
      </w:r>
      <w:r w:rsidR="00371E7B">
        <w:rPr>
          <w:rFonts w:cs="Times New Roman"/>
        </w:rPr>
        <w:lastRenderedPageBreak/>
        <w:t>reach to</w:t>
      </w:r>
      <w:r w:rsidR="00EE763A">
        <w:rPr>
          <w:rFonts w:cs="Times New Roman"/>
        </w:rPr>
        <w:t xml:space="preserve"> large</w:t>
      </w:r>
      <w:r w:rsidR="00584A68">
        <w:rPr>
          <w:rFonts w:cs="Times New Roman"/>
        </w:rPr>
        <w:t>r</w:t>
      </w:r>
      <w:r w:rsidR="00EE763A">
        <w:rPr>
          <w:rFonts w:cs="Times New Roman"/>
        </w:rPr>
        <w:t xml:space="preserve"> audience</w:t>
      </w:r>
      <w:r w:rsidR="00371E7B">
        <w:rPr>
          <w:rFonts w:cs="Times New Roman"/>
        </w:rPr>
        <w:t xml:space="preserve">s. </w:t>
      </w:r>
      <w:r w:rsidR="007242CE">
        <w:rPr>
          <w:rFonts w:cs="Times New Roman"/>
        </w:rPr>
        <w:t xml:space="preserve">Generally, the number of likes and comments an </w:t>
      </w:r>
      <w:r w:rsidR="00584A68">
        <w:rPr>
          <w:rFonts w:cs="Times New Roman"/>
        </w:rPr>
        <w:t>Instagram post</w:t>
      </w:r>
      <w:r w:rsidR="007242CE">
        <w:rPr>
          <w:rFonts w:cs="Times New Roman"/>
        </w:rPr>
        <w:t xml:space="preserve"> received</w:t>
      </w:r>
      <w:r w:rsidR="00584A68">
        <w:rPr>
          <w:rFonts w:cs="Times New Roman"/>
        </w:rPr>
        <w:t xml:space="preserve"> </w:t>
      </w:r>
      <w:r w:rsidR="00DB0A1F">
        <w:rPr>
          <w:rFonts w:cs="Times New Roman"/>
        </w:rPr>
        <w:t>can be</w:t>
      </w:r>
      <w:r w:rsidR="00584A68">
        <w:rPr>
          <w:rFonts w:cs="Times New Roman"/>
        </w:rPr>
        <w:t xml:space="preserve"> used to quantify the viral nature of content</w:t>
      </w:r>
      <w:r w:rsidR="007242CE">
        <w:rPr>
          <w:rFonts w:cs="Times New Roman"/>
        </w:rPr>
        <w:t>.</w:t>
      </w:r>
      <w:r w:rsidR="00584A68">
        <w:rPr>
          <w:rFonts w:cs="Times New Roman"/>
        </w:rPr>
        <w:t xml:space="preserve"> Such </w:t>
      </w:r>
      <w:r w:rsidR="00371E7B">
        <w:rPr>
          <w:rFonts w:cs="Times New Roman"/>
        </w:rPr>
        <w:t xml:space="preserve">content may </w:t>
      </w:r>
      <w:r w:rsidR="00D9744C">
        <w:rPr>
          <w:rFonts w:cs="Times New Roman"/>
        </w:rPr>
        <w:t>affect</w:t>
      </w:r>
      <w:r w:rsidR="00371E7B">
        <w:rPr>
          <w:rFonts w:cs="Times New Roman"/>
        </w:rPr>
        <w:t xml:space="preserve"> </w:t>
      </w:r>
      <w:r w:rsidR="00584A68">
        <w:rPr>
          <w:rFonts w:cs="Times New Roman"/>
        </w:rPr>
        <w:t xml:space="preserve">visitation to USNPs </w:t>
      </w:r>
      <w:r w:rsidR="00371E7B">
        <w:rPr>
          <w:rFonts w:cs="Times New Roman"/>
        </w:rPr>
        <w:t>differently</w:t>
      </w:r>
      <w:r w:rsidR="00584A68">
        <w:rPr>
          <w:rFonts w:cs="Times New Roman"/>
        </w:rPr>
        <w:t xml:space="preserve"> than an average georeferenced PUD. </w:t>
      </w:r>
      <w:r w:rsidR="0012551E">
        <w:rPr>
          <w:rFonts w:cs="Times New Roman"/>
        </w:rPr>
        <w:t>Viral</w:t>
      </w:r>
      <w:r w:rsidR="000D673F">
        <w:rPr>
          <w:rFonts w:cs="Times New Roman"/>
        </w:rPr>
        <w:t xml:space="preserve"> content online tends to be sticky. </w:t>
      </w:r>
      <w:r w:rsidR="0012551E">
        <w:rPr>
          <w:rFonts w:cs="Times New Roman"/>
        </w:rPr>
        <w:t xml:space="preserve">In other words, </w:t>
      </w:r>
      <w:r w:rsidR="000D673F">
        <w:rPr>
          <w:rFonts w:cs="Times New Roman"/>
        </w:rPr>
        <w:t xml:space="preserve">Instagram pushes content </w:t>
      </w:r>
      <w:r w:rsidR="0012551E">
        <w:rPr>
          <w:rFonts w:cs="Times New Roman"/>
        </w:rPr>
        <w:t xml:space="preserve">that receives high initial engagement </w:t>
      </w:r>
      <w:r w:rsidR="000D673F">
        <w:rPr>
          <w:rFonts w:cs="Times New Roman"/>
        </w:rPr>
        <w:t xml:space="preserve">to its users based on their social network, behavior online and location, increasing chances of a post reaching viral status and remaining visible to app users for longer periods of time. </w:t>
      </w:r>
    </w:p>
    <w:p w14:paraId="7BFE5E03" w14:textId="251844C1" w:rsidR="007242CE" w:rsidRDefault="000D673F" w:rsidP="00085FA9">
      <w:pPr>
        <w:tabs>
          <w:tab w:val="left" w:pos="360"/>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rPr>
      </w:pPr>
      <w:r>
        <w:rPr>
          <w:rFonts w:cs="Times New Roman"/>
        </w:rPr>
        <w:tab/>
      </w:r>
      <w:r w:rsidR="007242CE">
        <w:rPr>
          <w:rFonts w:cs="Times New Roman"/>
        </w:rPr>
        <w:t>To evaluate</w:t>
      </w:r>
      <w:r w:rsidR="0012551E">
        <w:rPr>
          <w:rFonts w:cs="Times New Roman"/>
        </w:rPr>
        <w:t xml:space="preserve"> viral content in our context</w:t>
      </w:r>
      <w:r w:rsidR="00644BC3">
        <w:rPr>
          <w:rFonts w:cs="Times New Roman"/>
        </w:rPr>
        <w:t>,</w:t>
      </w:r>
      <w:r w:rsidR="00BB1B7A">
        <w:rPr>
          <w:rFonts w:cs="Times New Roman"/>
        </w:rPr>
        <w:t xml:space="preserve"> we </w:t>
      </w:r>
      <w:r w:rsidR="00584A68">
        <w:rPr>
          <w:rFonts w:cs="Times New Roman"/>
        </w:rPr>
        <w:t xml:space="preserve">plot each </w:t>
      </w:r>
      <w:r w:rsidR="0066780B">
        <w:rPr>
          <w:rFonts w:cs="Times New Roman"/>
        </w:rPr>
        <w:t>USNP unit</w:t>
      </w:r>
      <w:r w:rsidR="00584A68">
        <w:rPr>
          <w:rFonts w:cs="Times New Roman"/>
        </w:rPr>
        <w:t xml:space="preserve"> based on the </w:t>
      </w:r>
      <w:r w:rsidR="007144C5">
        <w:rPr>
          <w:rFonts w:cs="Times New Roman"/>
        </w:rPr>
        <w:t xml:space="preserve">number of likes and comments </w:t>
      </w:r>
      <w:r w:rsidR="00584A68">
        <w:rPr>
          <w:rFonts w:cs="Times New Roman"/>
        </w:rPr>
        <w:t xml:space="preserve">of the most viral </w:t>
      </w:r>
      <w:r w:rsidR="0066780B">
        <w:rPr>
          <w:rFonts w:cs="Times New Roman"/>
        </w:rPr>
        <w:t xml:space="preserve">georeferenced content </w:t>
      </w:r>
      <w:r w:rsidR="00584A68">
        <w:rPr>
          <w:rFonts w:cs="Times New Roman"/>
        </w:rPr>
        <w:t xml:space="preserve">in our dataset </w:t>
      </w:r>
      <w:r w:rsidR="00764413">
        <w:rPr>
          <w:rFonts w:cs="Times New Roman"/>
        </w:rPr>
        <w:t>(</w:t>
      </w:r>
      <w:r w:rsidR="00764413" w:rsidRPr="19928556">
        <w:rPr>
          <w:rFonts w:cs="Times New Roman"/>
          <w:b/>
          <w:bCs/>
        </w:rPr>
        <w:t>Fig</w:t>
      </w:r>
      <w:r w:rsidR="00584A68" w:rsidRPr="19928556">
        <w:rPr>
          <w:rFonts w:cs="Times New Roman"/>
          <w:b/>
          <w:bCs/>
        </w:rPr>
        <w:t>.</w:t>
      </w:r>
      <w:r w:rsidR="00764413" w:rsidRPr="19928556">
        <w:rPr>
          <w:rFonts w:cs="Times New Roman"/>
          <w:b/>
          <w:bCs/>
        </w:rPr>
        <w:t xml:space="preserve"> 4</w:t>
      </w:r>
      <w:r w:rsidR="007144C5">
        <w:rPr>
          <w:rFonts w:cs="Times New Roman"/>
        </w:rPr>
        <w:t xml:space="preserve">). </w:t>
      </w:r>
      <w:r w:rsidR="00BB1B7A">
        <w:rPr>
          <w:rFonts w:cs="Times New Roman"/>
        </w:rPr>
        <w:t>The</w:t>
      </w:r>
      <w:r w:rsidR="0066780B">
        <w:rPr>
          <w:rFonts w:cs="Times New Roman"/>
        </w:rPr>
        <w:t>re is significant variation among</w:t>
      </w:r>
      <w:r w:rsidR="00BB1B7A">
        <w:rPr>
          <w:rFonts w:cs="Times New Roman"/>
        </w:rPr>
        <w:t xml:space="preserve"> parks based on their </w:t>
      </w:r>
      <w:r w:rsidR="0001381B">
        <w:rPr>
          <w:rFonts w:cs="Times New Roman"/>
        </w:rPr>
        <w:t xml:space="preserve">most </w:t>
      </w:r>
      <w:r w:rsidR="00BB1B7A">
        <w:rPr>
          <w:rFonts w:cs="Times New Roman"/>
        </w:rPr>
        <w:t xml:space="preserve">viral moment </w:t>
      </w:r>
      <w:r w:rsidR="00DB0A1F">
        <w:rPr>
          <w:rFonts w:cs="Times New Roman"/>
        </w:rPr>
        <w:t>and t</w:t>
      </w:r>
      <w:r w:rsidR="009002AC">
        <w:rPr>
          <w:rFonts w:cs="Times New Roman"/>
        </w:rPr>
        <w:t xml:space="preserve">wo parks </w:t>
      </w:r>
      <w:r w:rsidR="00BB1B7A">
        <w:rPr>
          <w:rFonts w:cs="Times New Roman"/>
        </w:rPr>
        <w:t>are clear comparative outliers</w:t>
      </w:r>
      <w:r w:rsidR="009002AC">
        <w:rPr>
          <w:rFonts w:cs="Times New Roman"/>
        </w:rPr>
        <w:t xml:space="preserve"> </w:t>
      </w:r>
      <w:r w:rsidR="00213B3A">
        <w:rPr>
          <w:rFonts w:cs="Times New Roman"/>
        </w:rPr>
        <w:t>on Instagram</w:t>
      </w:r>
      <w:r w:rsidR="00770F96">
        <w:rPr>
          <w:rFonts w:cs="Times New Roman"/>
        </w:rPr>
        <w:t xml:space="preserve"> - Yosemite and </w:t>
      </w:r>
      <w:r w:rsidR="002B3C04">
        <w:rPr>
          <w:rFonts w:cs="Times New Roman"/>
        </w:rPr>
        <w:t>Zion</w:t>
      </w:r>
      <w:r w:rsidR="00770F96">
        <w:rPr>
          <w:rFonts w:cs="Times New Roman"/>
        </w:rPr>
        <w:t xml:space="preserve"> NPs</w:t>
      </w:r>
      <w:r w:rsidR="009002AC">
        <w:rPr>
          <w:rFonts w:cs="Times New Roman"/>
        </w:rPr>
        <w:t xml:space="preserve">. </w:t>
      </w:r>
      <w:r w:rsidR="00DB0A1F">
        <w:rPr>
          <w:rFonts w:cs="Times New Roman"/>
        </w:rPr>
        <w:t>S</w:t>
      </w:r>
      <w:r w:rsidR="009002AC">
        <w:rPr>
          <w:rFonts w:cs="Times New Roman"/>
        </w:rPr>
        <w:t xml:space="preserve">ixteen </w:t>
      </w:r>
      <w:r w:rsidR="00DB0A1F">
        <w:rPr>
          <w:rFonts w:cs="Times New Roman"/>
        </w:rPr>
        <w:t xml:space="preserve">additional </w:t>
      </w:r>
      <w:r w:rsidR="009002AC">
        <w:rPr>
          <w:rFonts w:cs="Times New Roman"/>
        </w:rPr>
        <w:t xml:space="preserve">parks </w:t>
      </w:r>
      <w:r w:rsidR="00DB0A1F">
        <w:rPr>
          <w:rFonts w:cs="Times New Roman"/>
        </w:rPr>
        <w:t xml:space="preserve">create a second cluster in </w:t>
      </w:r>
      <w:r w:rsidR="00DB0A1F" w:rsidRPr="19928556">
        <w:rPr>
          <w:rFonts w:cs="Times New Roman"/>
          <w:b/>
          <w:bCs/>
        </w:rPr>
        <w:t>Fig</w:t>
      </w:r>
      <w:r w:rsidR="00C642DC" w:rsidRPr="19928556">
        <w:rPr>
          <w:rFonts w:cs="Times New Roman"/>
          <w:b/>
          <w:bCs/>
        </w:rPr>
        <w:t>.</w:t>
      </w:r>
      <w:r w:rsidR="00DB0A1F" w:rsidRPr="19928556">
        <w:rPr>
          <w:rFonts w:cs="Times New Roman"/>
          <w:b/>
          <w:bCs/>
        </w:rPr>
        <w:t xml:space="preserve"> 4 </w:t>
      </w:r>
      <w:r w:rsidR="00DB0A1F">
        <w:rPr>
          <w:rFonts w:cs="Times New Roman"/>
        </w:rPr>
        <w:t>that suggest</w:t>
      </w:r>
      <w:r w:rsidR="009002AC">
        <w:rPr>
          <w:rFonts w:cs="Times New Roman"/>
        </w:rPr>
        <w:t xml:space="preserve"> moderate viral moments </w:t>
      </w:r>
      <w:r w:rsidR="005D627E">
        <w:rPr>
          <w:rFonts w:cs="Times New Roman"/>
        </w:rPr>
        <w:t>while</w:t>
      </w:r>
      <w:r w:rsidR="00DB0A1F">
        <w:rPr>
          <w:rFonts w:cs="Times New Roman"/>
        </w:rPr>
        <w:t xml:space="preserve"> the remaining twenty-two parks in our sample </w:t>
      </w:r>
      <w:r w:rsidR="00213B3A">
        <w:rPr>
          <w:rFonts w:cs="Times New Roman"/>
        </w:rPr>
        <w:t>had</w:t>
      </w:r>
      <w:r w:rsidR="00EC6AFC">
        <w:rPr>
          <w:rFonts w:cs="Times New Roman"/>
        </w:rPr>
        <w:t xml:space="preserve"> visible</w:t>
      </w:r>
      <w:r w:rsidR="00213B3A">
        <w:rPr>
          <w:rFonts w:cs="Times New Roman"/>
        </w:rPr>
        <w:t xml:space="preserve"> engagement but </w:t>
      </w:r>
      <w:r w:rsidR="00DB0A1F">
        <w:rPr>
          <w:rFonts w:cs="Times New Roman"/>
        </w:rPr>
        <w:t>lower</w:t>
      </w:r>
      <w:r w:rsidR="009002AC">
        <w:rPr>
          <w:rFonts w:cs="Times New Roman"/>
        </w:rPr>
        <w:t xml:space="preserve"> viral </w:t>
      </w:r>
      <w:r w:rsidR="00213B3A">
        <w:rPr>
          <w:rFonts w:cs="Times New Roman"/>
        </w:rPr>
        <w:t>moment</w:t>
      </w:r>
      <w:r w:rsidR="00DB0A1F">
        <w:rPr>
          <w:rFonts w:cs="Times New Roman"/>
        </w:rPr>
        <w:t>s</w:t>
      </w:r>
      <w:r w:rsidR="00213B3A">
        <w:rPr>
          <w:rFonts w:cs="Times New Roman"/>
        </w:rPr>
        <w:t xml:space="preserve"> </w:t>
      </w:r>
      <w:r w:rsidR="009002AC">
        <w:rPr>
          <w:rFonts w:cs="Times New Roman"/>
        </w:rPr>
        <w:t>on Instagram</w:t>
      </w:r>
      <w:r w:rsidR="00EC6AFC">
        <w:rPr>
          <w:rFonts w:cs="Times New Roman"/>
        </w:rPr>
        <w:t xml:space="preserve"> </w:t>
      </w:r>
      <w:r w:rsidR="00DB0A1F">
        <w:rPr>
          <w:rFonts w:cs="Times New Roman"/>
        </w:rPr>
        <w:t xml:space="preserve">compared to </w:t>
      </w:r>
      <w:r w:rsidR="00EC6AFC">
        <w:rPr>
          <w:rFonts w:cs="Times New Roman"/>
        </w:rPr>
        <w:t xml:space="preserve">other </w:t>
      </w:r>
      <w:r w:rsidR="00DB0A1F">
        <w:rPr>
          <w:rFonts w:cs="Times New Roman"/>
        </w:rPr>
        <w:t>USNPs</w:t>
      </w:r>
      <w:r w:rsidR="00822F51">
        <w:rPr>
          <w:rFonts w:cs="Times New Roman"/>
        </w:rPr>
        <w:t xml:space="preserve">. </w:t>
      </w:r>
      <w:r w:rsidR="0064646F">
        <w:rPr>
          <w:rFonts w:cs="Times New Roman"/>
        </w:rPr>
        <w:t>We plot t</w:t>
      </w:r>
      <w:r w:rsidR="000B50B1">
        <w:rPr>
          <w:rFonts w:cs="Times New Roman"/>
        </w:rPr>
        <w:t xml:space="preserve">he average visitation </w:t>
      </w:r>
      <w:r w:rsidR="0064646F">
        <w:rPr>
          <w:rFonts w:cs="Times New Roman"/>
        </w:rPr>
        <w:t>trends of the parks in the high, moderate, and low viral group described above from 1993 to 2019 (</w:t>
      </w:r>
      <w:r w:rsidR="0064646F" w:rsidRPr="19928556">
        <w:rPr>
          <w:rFonts w:cs="Times New Roman"/>
          <w:b/>
          <w:bCs/>
        </w:rPr>
        <w:t>Fig. 5</w:t>
      </w:r>
      <w:r w:rsidR="0064646F">
        <w:rPr>
          <w:rFonts w:cs="Times New Roman"/>
        </w:rPr>
        <w:t>) and the outcome shows that parks in both the</w:t>
      </w:r>
      <w:r w:rsidR="000B50B1">
        <w:rPr>
          <w:rFonts w:cs="Times New Roman"/>
        </w:rPr>
        <w:t xml:space="preserve"> high and m</w:t>
      </w:r>
      <w:r w:rsidR="0064646F">
        <w:rPr>
          <w:rFonts w:cs="Times New Roman"/>
        </w:rPr>
        <w:t>oderate groups</w:t>
      </w:r>
      <w:r w:rsidR="000B50B1">
        <w:rPr>
          <w:rFonts w:cs="Times New Roman"/>
        </w:rPr>
        <w:t xml:space="preserve"> saw an increase in average visitation </w:t>
      </w:r>
      <w:r w:rsidR="0012551E">
        <w:rPr>
          <w:rFonts w:cs="Times New Roman"/>
        </w:rPr>
        <w:t>shortly after</w:t>
      </w:r>
      <w:r w:rsidR="0064646F">
        <w:rPr>
          <w:rFonts w:cs="Times New Roman"/>
        </w:rPr>
        <w:t xml:space="preserve"> Instagram </w:t>
      </w:r>
      <w:r w:rsidR="00D429E7">
        <w:rPr>
          <w:rFonts w:cs="Times New Roman"/>
        </w:rPr>
        <w:t xml:space="preserve">began </w:t>
      </w:r>
      <w:r w:rsidR="0064646F">
        <w:rPr>
          <w:rFonts w:cs="Times New Roman"/>
        </w:rPr>
        <w:t>to gain potential influence</w:t>
      </w:r>
      <w:r w:rsidR="00D429E7">
        <w:rPr>
          <w:rFonts w:cs="Times New Roman"/>
        </w:rPr>
        <w:t xml:space="preserve"> in 2012</w:t>
      </w:r>
      <w:r w:rsidR="0064646F">
        <w:rPr>
          <w:rFonts w:cs="Times New Roman"/>
        </w:rPr>
        <w:t xml:space="preserve">. The high viral parks show the largest increase while visitation at the </w:t>
      </w:r>
      <w:r w:rsidR="000B50B1">
        <w:rPr>
          <w:rFonts w:cs="Times New Roman"/>
        </w:rPr>
        <w:t>parks</w:t>
      </w:r>
      <w:r w:rsidR="0064646F">
        <w:rPr>
          <w:rFonts w:cs="Times New Roman"/>
        </w:rPr>
        <w:t xml:space="preserve"> in the low viral group</w:t>
      </w:r>
      <w:r w:rsidR="000B50B1">
        <w:rPr>
          <w:rFonts w:cs="Times New Roman"/>
        </w:rPr>
        <w:t xml:space="preserve"> appear</w:t>
      </w:r>
      <w:r w:rsidR="0064646F">
        <w:rPr>
          <w:rFonts w:cs="Times New Roman"/>
        </w:rPr>
        <w:t>s</w:t>
      </w:r>
      <w:r w:rsidR="000B50B1">
        <w:rPr>
          <w:rFonts w:cs="Times New Roman"/>
        </w:rPr>
        <w:t xml:space="preserve"> </w:t>
      </w:r>
      <w:r w:rsidR="0064646F">
        <w:rPr>
          <w:rFonts w:cs="Times New Roman"/>
        </w:rPr>
        <w:t xml:space="preserve">relatively constant across </w:t>
      </w:r>
      <w:r w:rsidR="00770F96">
        <w:rPr>
          <w:rFonts w:cs="Times New Roman"/>
        </w:rPr>
        <w:t xml:space="preserve">the </w:t>
      </w:r>
      <w:r w:rsidR="0064646F">
        <w:rPr>
          <w:rFonts w:cs="Times New Roman"/>
        </w:rPr>
        <w:t>26-year period</w:t>
      </w:r>
      <w:r w:rsidR="000B50B1">
        <w:rPr>
          <w:rFonts w:cs="Times New Roman"/>
        </w:rPr>
        <w:t xml:space="preserve">. </w:t>
      </w:r>
      <w:r w:rsidR="0064646F">
        <w:rPr>
          <w:rFonts w:cs="Times New Roman"/>
        </w:rPr>
        <w:t>Delineating our PUD regression</w:t>
      </w:r>
      <w:r w:rsidR="00D25040">
        <w:rPr>
          <w:rFonts w:cs="Times New Roman"/>
        </w:rPr>
        <w:t xml:space="preserve"> finding an average 10 percent rise in visitation</w:t>
      </w:r>
      <w:r w:rsidR="0064646F">
        <w:rPr>
          <w:rFonts w:cs="Times New Roman"/>
        </w:rPr>
        <w:t xml:space="preserve"> by viral</w:t>
      </w:r>
      <w:r w:rsidR="00EC6AFC">
        <w:rPr>
          <w:rFonts w:cs="Times New Roman"/>
        </w:rPr>
        <w:t xml:space="preserve"> </w:t>
      </w:r>
      <w:r w:rsidR="00822F51">
        <w:rPr>
          <w:rFonts w:cs="Times New Roman"/>
        </w:rPr>
        <w:t>grouping</w:t>
      </w:r>
      <w:r w:rsidR="000B50B1">
        <w:rPr>
          <w:rFonts w:cs="Times New Roman"/>
        </w:rPr>
        <w:t>, we</w:t>
      </w:r>
      <w:r w:rsidR="00EC6AFC">
        <w:rPr>
          <w:rFonts w:cs="Times New Roman"/>
        </w:rPr>
        <w:t xml:space="preserve"> find th</w:t>
      </w:r>
      <w:r w:rsidR="0064646F">
        <w:rPr>
          <w:rFonts w:cs="Times New Roman"/>
        </w:rPr>
        <w:t>at</w:t>
      </w:r>
      <w:r w:rsidR="00EC6AFC">
        <w:rPr>
          <w:rFonts w:cs="Times New Roman"/>
        </w:rPr>
        <w:t xml:space="preserve"> </w:t>
      </w:r>
      <w:r w:rsidR="0064646F">
        <w:rPr>
          <w:rFonts w:cs="Times New Roman"/>
        </w:rPr>
        <w:t xml:space="preserve">contemporaneous </w:t>
      </w:r>
      <w:r w:rsidR="000B107C">
        <w:rPr>
          <w:rFonts w:cs="Times New Roman"/>
        </w:rPr>
        <w:t>PUD activity</w:t>
      </w:r>
      <w:r w:rsidR="00EC6AFC">
        <w:rPr>
          <w:rFonts w:cs="Times New Roman"/>
        </w:rPr>
        <w:t xml:space="preserve"> </w:t>
      </w:r>
      <w:r w:rsidR="0064646F">
        <w:rPr>
          <w:rFonts w:cs="Times New Roman"/>
        </w:rPr>
        <w:t xml:space="preserve">does not affect visitation </w:t>
      </w:r>
      <w:r w:rsidR="00D429E7">
        <w:rPr>
          <w:rFonts w:cs="Times New Roman"/>
        </w:rPr>
        <w:t xml:space="preserve">at park units </w:t>
      </w:r>
      <w:r w:rsidR="0064646F">
        <w:rPr>
          <w:rFonts w:cs="Times New Roman"/>
        </w:rPr>
        <w:t xml:space="preserve">in the high and moderate viral groups and the impact is </w:t>
      </w:r>
      <w:r w:rsidR="00D25040">
        <w:rPr>
          <w:rFonts w:cs="Times New Roman"/>
        </w:rPr>
        <w:t>driven by PUDs at</w:t>
      </w:r>
      <w:r w:rsidR="0064646F">
        <w:rPr>
          <w:rFonts w:cs="Times New Roman"/>
        </w:rPr>
        <w:t xml:space="preserve"> low viral group parks</w:t>
      </w:r>
      <w:r w:rsidR="00764413">
        <w:rPr>
          <w:rFonts w:cs="Times New Roman"/>
        </w:rPr>
        <w:t xml:space="preserve"> (</w:t>
      </w:r>
      <w:r w:rsidR="00764413" w:rsidRPr="19928556">
        <w:rPr>
          <w:rFonts w:cs="Times New Roman"/>
          <w:b/>
          <w:bCs/>
        </w:rPr>
        <w:t>Fig. 3</w:t>
      </w:r>
      <w:r w:rsidR="00C12ED3" w:rsidRPr="19928556">
        <w:rPr>
          <w:rFonts w:cs="Times New Roman"/>
          <w:b/>
          <w:bCs/>
        </w:rPr>
        <w:t>.C</w:t>
      </w:r>
      <w:r w:rsidR="00822F51">
        <w:rPr>
          <w:rFonts w:cs="Times New Roman"/>
        </w:rPr>
        <w:t>)</w:t>
      </w:r>
      <w:r w:rsidR="0001381B">
        <w:rPr>
          <w:rFonts w:cs="Times New Roman"/>
        </w:rPr>
        <w:t xml:space="preserve">. </w:t>
      </w:r>
      <w:r w:rsidR="00D25040">
        <w:rPr>
          <w:rFonts w:cs="Times New Roman"/>
        </w:rPr>
        <w:t>This is suggestive of an information effect as visitation increases for a majority of parks are correlated with contemporaneous georeferenced content</w:t>
      </w:r>
      <w:r w:rsidR="001C72CB">
        <w:rPr>
          <w:rFonts w:cs="Times New Roman"/>
        </w:rPr>
        <w:t>.</w:t>
      </w:r>
      <w:r w:rsidR="000F5621">
        <w:rPr>
          <w:rFonts w:cs="Times New Roman"/>
        </w:rPr>
        <w:t xml:space="preserve"> </w:t>
      </w:r>
    </w:p>
    <w:p w14:paraId="09E6701A" w14:textId="36C0CE5A" w:rsidR="000E4E43" w:rsidRDefault="000F5621" w:rsidP="00974BB6">
      <w:pPr>
        <w:tabs>
          <w:tab w:val="left" w:pos="360"/>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rPr>
      </w:pPr>
      <w:r>
        <w:rPr>
          <w:rFonts w:cs="Times New Roman"/>
        </w:rPr>
        <w:tab/>
      </w:r>
      <w:r w:rsidR="007E18AB">
        <w:rPr>
          <w:rFonts w:cs="Times New Roman"/>
        </w:rPr>
        <w:t>We</w:t>
      </w:r>
      <w:r>
        <w:rPr>
          <w:rFonts w:cs="Times New Roman"/>
        </w:rPr>
        <w:t xml:space="preserve"> </w:t>
      </w:r>
      <w:r w:rsidR="003F4996">
        <w:rPr>
          <w:rFonts w:cs="Times New Roman"/>
        </w:rPr>
        <w:t xml:space="preserve">next </w:t>
      </w:r>
      <w:r w:rsidR="000D673F">
        <w:rPr>
          <w:rFonts w:cs="Times New Roman"/>
        </w:rPr>
        <w:t xml:space="preserve">add </w:t>
      </w:r>
      <w:r w:rsidR="00A446F6">
        <w:rPr>
          <w:rFonts w:cs="Times New Roman"/>
        </w:rPr>
        <w:t>a variable</w:t>
      </w:r>
      <w:r w:rsidR="000D673F">
        <w:rPr>
          <w:rFonts w:cs="Times New Roman"/>
        </w:rPr>
        <w:t xml:space="preserve"> to the model to test </w:t>
      </w:r>
      <w:r>
        <w:rPr>
          <w:rFonts w:cs="Times New Roman"/>
        </w:rPr>
        <w:t xml:space="preserve">whether </w:t>
      </w:r>
      <w:r w:rsidR="00351EAA">
        <w:rPr>
          <w:rFonts w:cs="Times New Roman"/>
        </w:rPr>
        <w:t xml:space="preserve">content </w:t>
      </w:r>
      <w:r w:rsidR="00A446F6">
        <w:rPr>
          <w:rFonts w:cs="Times New Roman"/>
        </w:rPr>
        <w:t>with high viral moments (e.g., engagement)</w:t>
      </w:r>
      <w:r w:rsidR="00351EAA">
        <w:rPr>
          <w:rFonts w:cs="Times New Roman"/>
        </w:rPr>
        <w:t xml:space="preserve"> impacted visitation to </w:t>
      </w:r>
      <w:r w:rsidR="003F4996">
        <w:rPr>
          <w:rFonts w:cs="Times New Roman"/>
        </w:rPr>
        <w:t>USNPs</w:t>
      </w:r>
      <w:r>
        <w:rPr>
          <w:rFonts w:cs="Times New Roman"/>
        </w:rPr>
        <w:t xml:space="preserve">. </w:t>
      </w:r>
      <w:r w:rsidR="003F4996">
        <w:rPr>
          <w:rFonts w:cs="Times New Roman"/>
        </w:rPr>
        <w:t>This</w:t>
      </w:r>
      <w:r w:rsidR="00351EAA">
        <w:rPr>
          <w:rFonts w:cs="Times New Roman"/>
        </w:rPr>
        <w:t xml:space="preserve"> content is</w:t>
      </w:r>
      <w:r w:rsidR="00552444">
        <w:rPr>
          <w:rFonts w:cs="Times New Roman"/>
        </w:rPr>
        <w:t xml:space="preserve"> </w:t>
      </w:r>
      <w:r w:rsidR="00351EAA">
        <w:rPr>
          <w:rFonts w:cs="Times New Roman"/>
        </w:rPr>
        <w:t>subset</w:t>
      </w:r>
      <w:r w:rsidR="00974BB6">
        <w:rPr>
          <w:rFonts w:cs="Times New Roman"/>
        </w:rPr>
        <w:t xml:space="preserve"> based </w:t>
      </w:r>
      <w:r w:rsidR="00D429E7">
        <w:rPr>
          <w:rFonts w:cs="Times New Roman"/>
        </w:rPr>
        <w:t xml:space="preserve">on </w:t>
      </w:r>
      <w:r w:rsidR="00974BB6">
        <w:rPr>
          <w:rFonts w:cs="Times New Roman"/>
        </w:rPr>
        <w:t xml:space="preserve">individual posts that receive a number of likes </w:t>
      </w:r>
      <w:r w:rsidR="003F4996">
        <w:rPr>
          <w:rFonts w:cs="Times New Roman"/>
        </w:rPr>
        <w:t xml:space="preserve">in </w:t>
      </w:r>
      <w:r w:rsidR="0019585B">
        <w:rPr>
          <w:rFonts w:cs="Times New Roman"/>
        </w:rPr>
        <w:t>the</w:t>
      </w:r>
      <w:r>
        <w:rPr>
          <w:rFonts w:cs="Times New Roman"/>
        </w:rPr>
        <w:t xml:space="preserve"> 90</w:t>
      </w:r>
      <w:r w:rsidRPr="002C472E">
        <w:rPr>
          <w:rFonts w:cs="Times New Roman"/>
          <w:vertAlign w:val="superscript"/>
        </w:rPr>
        <w:t>th</w:t>
      </w:r>
      <w:r>
        <w:rPr>
          <w:rFonts w:cs="Times New Roman"/>
        </w:rPr>
        <w:t xml:space="preserve"> and 95</w:t>
      </w:r>
      <w:r w:rsidRPr="002C472E">
        <w:rPr>
          <w:rFonts w:cs="Times New Roman"/>
          <w:vertAlign w:val="superscript"/>
        </w:rPr>
        <w:t>th</w:t>
      </w:r>
      <w:r>
        <w:rPr>
          <w:rFonts w:cs="Times New Roman"/>
        </w:rPr>
        <w:t xml:space="preserve"> percentiles </w:t>
      </w:r>
      <w:r w:rsidR="00974BB6">
        <w:rPr>
          <w:rFonts w:cs="Times New Roman"/>
        </w:rPr>
        <w:t>each year</w:t>
      </w:r>
      <w:r w:rsidR="00805721">
        <w:rPr>
          <w:rFonts w:cs="Times New Roman"/>
        </w:rPr>
        <w:t xml:space="preserve"> </w:t>
      </w:r>
      <w:r w:rsidR="003F4996">
        <w:rPr>
          <w:rFonts w:cs="Times New Roman"/>
        </w:rPr>
        <w:t>for a</w:t>
      </w:r>
      <w:r w:rsidR="0019585B">
        <w:rPr>
          <w:rFonts w:cs="Times New Roman"/>
        </w:rPr>
        <w:t xml:space="preserve">ll </w:t>
      </w:r>
      <w:r w:rsidR="00351EAA">
        <w:rPr>
          <w:rFonts w:cs="Times New Roman"/>
        </w:rPr>
        <w:t>content uploaded</w:t>
      </w:r>
      <w:r w:rsidR="0019585B">
        <w:rPr>
          <w:rFonts w:cs="Times New Roman"/>
        </w:rPr>
        <w:t xml:space="preserve"> using a </w:t>
      </w:r>
      <w:r w:rsidR="00D429E7">
        <w:rPr>
          <w:rFonts w:cs="Times New Roman"/>
        </w:rPr>
        <w:t>USNP</w:t>
      </w:r>
      <w:r w:rsidR="0019585B">
        <w:rPr>
          <w:rFonts w:cs="Times New Roman"/>
        </w:rPr>
        <w:t xml:space="preserve"> geotag</w:t>
      </w:r>
      <w:r w:rsidR="008D686E">
        <w:rPr>
          <w:rFonts w:cs="Times New Roman"/>
        </w:rPr>
        <w:t xml:space="preserve"> </w:t>
      </w:r>
      <w:r w:rsidR="001C72CB">
        <w:rPr>
          <w:rFonts w:cs="Times New Roman"/>
          <w:b/>
        </w:rPr>
        <w:t>(</w:t>
      </w:r>
      <w:r w:rsidR="00C642DC">
        <w:rPr>
          <w:rFonts w:cs="Times New Roman"/>
          <w:b/>
        </w:rPr>
        <w:t>Extended Data</w:t>
      </w:r>
      <w:r w:rsidR="001C72CB">
        <w:rPr>
          <w:rFonts w:cs="Times New Roman"/>
          <w:b/>
        </w:rPr>
        <w:t xml:space="preserve"> </w:t>
      </w:r>
      <w:r w:rsidR="00BB3F47">
        <w:rPr>
          <w:rFonts w:cs="Times New Roman"/>
          <w:b/>
        </w:rPr>
        <w:t>T</w:t>
      </w:r>
      <w:r w:rsidR="001C72CB">
        <w:rPr>
          <w:rFonts w:cs="Times New Roman"/>
          <w:b/>
        </w:rPr>
        <w:t>able</w:t>
      </w:r>
      <w:r w:rsidR="00BB3F47">
        <w:rPr>
          <w:rFonts w:cs="Times New Roman"/>
          <w:b/>
        </w:rPr>
        <w:t xml:space="preserve"> 1</w:t>
      </w:r>
      <w:r w:rsidR="00D429E7">
        <w:rPr>
          <w:rFonts w:cs="Times New Roman"/>
          <w:b/>
        </w:rPr>
        <w:t>)</w:t>
      </w:r>
      <w:r w:rsidR="005D5C93">
        <w:rPr>
          <w:rFonts w:cs="Times New Roman"/>
        </w:rPr>
        <w:fldChar w:fldCharType="begin"/>
      </w:r>
      <w:r w:rsidR="00680324">
        <w:rPr>
          <w:rFonts w:cs="Times New Roman"/>
        </w:rPr>
        <w:instrText xml:space="preserve"> ADDIN ZOTERO_ITEM CSL_CITATION {"citationID":"XvbzjJRS","properties":{"formattedCitation":"\\super 12\\nosupersub{}","plainCitation":"12","noteIndex":0},"citationItems":[{"id":22,"uris":["http://zotero.org/users/local/t74PQZ69/items/XL2TDD8M","http://zotero.org/users/10948893/items/XL2TDD8M"],"itemData":{"id":22,"type":"article-journal","abstract":"Public lands in the United States have recently experienced significant increases in visitation. Journalists and park managers suggest Instagram as a reason for the increase. We explore this issue in the Oregon State Park system by combining visitation data with park-specific georeferenced content and engagement indicators from Instagram. Using several empirical specifications, we show suggestive evidence that Instagram is not likely correlated to increased visitation everywhere, but only in a few locations generating high user participation within the app. We find no contemporary effect and a positive association with cumulative Instagram engagement indicators on visits at this subset of parks.","container-title":"Land Economics","DOI":"10.3368/le.100.2.122920-0192R1","ISSN":"0023-7639, 1543-8325","journalAbbreviation":"Land Economics","language":"en","page":"122920-0192R1","source":"DOI.org (Crossref)","title":"The Instagram Effect: Is Social Media Influencing Visitation to Public Land?","title-short":"The Instagram Effect","author":[{"family":"Lowe Mackenzie","given":"Ashley Lowe"},{"family":"Dundas","given":"Steven J."},{"family":"Zhao","given":"Bo"}],"issued":{"date-parts":[["2023",9,25]]}}}],"schema":"https://github.com/citation-style-language/schema/raw/master/csl-citation.json"} </w:instrText>
      </w:r>
      <w:r w:rsidR="005D5C93">
        <w:rPr>
          <w:rFonts w:cs="Times New Roman"/>
        </w:rPr>
        <w:fldChar w:fldCharType="separate"/>
      </w:r>
      <w:r w:rsidR="00680324" w:rsidRPr="00680324">
        <w:rPr>
          <w:rFonts w:cs="Times New Roman"/>
          <w:vertAlign w:val="superscript"/>
        </w:rPr>
        <w:t>12</w:t>
      </w:r>
      <w:r w:rsidR="005D5C93">
        <w:rPr>
          <w:rFonts w:cs="Times New Roman"/>
        </w:rPr>
        <w:fldChar w:fldCharType="end"/>
      </w:r>
      <w:r w:rsidR="00D429E7">
        <w:rPr>
          <w:rFonts w:cs="Times New Roman"/>
        </w:rPr>
        <w:t>.</w:t>
      </w:r>
      <w:r w:rsidR="000552EE">
        <w:rPr>
          <w:rFonts w:cs="Times New Roman"/>
        </w:rPr>
        <w:t xml:space="preserve"> </w:t>
      </w:r>
      <w:r w:rsidR="00974BB6">
        <w:rPr>
          <w:rFonts w:cs="Times New Roman"/>
        </w:rPr>
        <w:t>We then quantify a</w:t>
      </w:r>
      <w:r w:rsidR="000B1A78">
        <w:rPr>
          <w:rFonts w:cs="Times New Roman"/>
        </w:rPr>
        <w:t xml:space="preserve"> </w:t>
      </w:r>
      <w:r w:rsidR="00974BB6">
        <w:rPr>
          <w:rFonts w:cs="Times New Roman"/>
        </w:rPr>
        <w:t xml:space="preserve">cumulative </w:t>
      </w:r>
      <w:r w:rsidR="000D673F">
        <w:rPr>
          <w:rFonts w:cs="Times New Roman"/>
        </w:rPr>
        <w:t xml:space="preserve">viral </w:t>
      </w:r>
      <w:r w:rsidR="000B1A78">
        <w:rPr>
          <w:rFonts w:cs="Times New Roman"/>
        </w:rPr>
        <w:t>effect</w:t>
      </w:r>
      <w:r w:rsidR="000D673F">
        <w:rPr>
          <w:rFonts w:cs="Times New Roman"/>
        </w:rPr>
        <w:t xml:space="preserve"> </w:t>
      </w:r>
      <w:r w:rsidR="00974BB6">
        <w:rPr>
          <w:rFonts w:cs="Times New Roman"/>
        </w:rPr>
        <w:t>for each park every month as the aggregate of</w:t>
      </w:r>
      <w:r w:rsidR="000D673F">
        <w:rPr>
          <w:rFonts w:cs="Times New Roman"/>
        </w:rPr>
        <w:t xml:space="preserve"> both </w:t>
      </w:r>
      <w:r w:rsidR="008D686E">
        <w:rPr>
          <w:rFonts w:cs="Times New Roman"/>
        </w:rPr>
        <w:t>past and</w:t>
      </w:r>
      <w:r w:rsidR="00D7723E">
        <w:rPr>
          <w:rFonts w:cs="Times New Roman"/>
        </w:rPr>
        <w:t xml:space="preserve"> </w:t>
      </w:r>
      <w:r w:rsidR="00974BB6">
        <w:rPr>
          <w:rFonts w:cs="Times New Roman"/>
        </w:rPr>
        <w:t xml:space="preserve">current viral </w:t>
      </w:r>
      <w:r w:rsidR="000D673F">
        <w:rPr>
          <w:rFonts w:cs="Times New Roman"/>
        </w:rPr>
        <w:t>content</w:t>
      </w:r>
      <w:r w:rsidR="00974BB6">
        <w:rPr>
          <w:rFonts w:cs="Times New Roman"/>
        </w:rPr>
        <w:t>. When added to our visitation model, w</w:t>
      </w:r>
      <w:r w:rsidR="00D7723E">
        <w:rPr>
          <w:rFonts w:cs="Times New Roman"/>
        </w:rPr>
        <w:t>e found evidence that th</w:t>
      </w:r>
      <w:r w:rsidR="00974BB6">
        <w:rPr>
          <w:rFonts w:cs="Times New Roman"/>
        </w:rPr>
        <w:t>is</w:t>
      </w:r>
      <w:r w:rsidR="00D7723E">
        <w:rPr>
          <w:rFonts w:cs="Times New Roman"/>
        </w:rPr>
        <w:t xml:space="preserve"> cumulative </w:t>
      </w:r>
      <w:r w:rsidR="00974BB6">
        <w:rPr>
          <w:rFonts w:cs="Times New Roman"/>
        </w:rPr>
        <w:t xml:space="preserve">viral </w:t>
      </w:r>
      <w:r w:rsidR="00D7723E">
        <w:rPr>
          <w:rFonts w:cs="Times New Roman"/>
        </w:rPr>
        <w:t xml:space="preserve">effect </w:t>
      </w:r>
      <w:r w:rsidR="00974BB6">
        <w:rPr>
          <w:rFonts w:cs="Times New Roman"/>
        </w:rPr>
        <w:t xml:space="preserve">increased visitation at the two parks </w:t>
      </w:r>
      <w:r w:rsidR="00F46F33">
        <w:rPr>
          <w:rFonts w:cs="Times New Roman"/>
        </w:rPr>
        <w:t>in the high viral group</w:t>
      </w:r>
      <w:r w:rsidR="00974BB6">
        <w:rPr>
          <w:rFonts w:cs="Times New Roman"/>
        </w:rPr>
        <w:t xml:space="preserve"> by 7.7% per month (</w:t>
      </w:r>
      <w:r w:rsidR="00974BB6" w:rsidRPr="00E93C00">
        <w:rPr>
          <w:rFonts w:cs="Times New Roman"/>
          <w:b/>
        </w:rPr>
        <w:t>Fig. 3.D</w:t>
      </w:r>
      <w:r w:rsidR="00974BB6">
        <w:rPr>
          <w:rFonts w:cs="Times New Roman"/>
        </w:rPr>
        <w:t xml:space="preserve">). This positive impact of visitation is also </w:t>
      </w:r>
      <w:r w:rsidR="00CF2EDD">
        <w:rPr>
          <w:rFonts w:cs="Times New Roman"/>
        </w:rPr>
        <w:t xml:space="preserve">present for </w:t>
      </w:r>
      <w:r w:rsidR="00974BB6">
        <w:rPr>
          <w:rFonts w:cs="Times New Roman"/>
        </w:rPr>
        <w:t xml:space="preserve">parks in the moderate </w:t>
      </w:r>
      <w:r w:rsidR="00CF2EDD">
        <w:rPr>
          <w:rFonts w:cs="Times New Roman"/>
        </w:rPr>
        <w:t>viral</w:t>
      </w:r>
      <w:r w:rsidR="00974BB6">
        <w:rPr>
          <w:rFonts w:cs="Times New Roman"/>
        </w:rPr>
        <w:t xml:space="preserve"> group for viral content in the </w:t>
      </w:r>
      <w:r w:rsidR="00CF2EDD">
        <w:rPr>
          <w:rFonts w:cs="Times New Roman"/>
        </w:rPr>
        <w:t>95</w:t>
      </w:r>
      <w:r w:rsidR="00CF2EDD" w:rsidRPr="00CF2EDD">
        <w:rPr>
          <w:rFonts w:cs="Times New Roman"/>
          <w:vertAlign w:val="superscript"/>
        </w:rPr>
        <w:t>th</w:t>
      </w:r>
      <w:r w:rsidR="00CF2EDD">
        <w:rPr>
          <w:rFonts w:cs="Times New Roman"/>
        </w:rPr>
        <w:t xml:space="preserve"> percentile. </w:t>
      </w:r>
      <w:r w:rsidR="00974BB6">
        <w:rPr>
          <w:rFonts w:cs="Times New Roman"/>
        </w:rPr>
        <w:t xml:space="preserve">We find no significant effect of cumulative viral content on visitation at USNP units in the low viral group. </w:t>
      </w:r>
      <w:r w:rsidR="00426977">
        <w:rPr>
          <w:rFonts w:cs="Times New Roman"/>
        </w:rPr>
        <w:lastRenderedPageBreak/>
        <w:t xml:space="preserve">These results suggest the potential for a bandwagon effect at parks with high to moderate viral exposure on Instagram. </w:t>
      </w:r>
    </w:p>
    <w:p w14:paraId="328EF5A9" w14:textId="77777777" w:rsidR="00974BB6" w:rsidRDefault="00974BB6" w:rsidP="00E93C00">
      <w:pPr>
        <w:tabs>
          <w:tab w:val="left" w:pos="360"/>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rPr>
      </w:pPr>
    </w:p>
    <w:p w14:paraId="5E7B5357" w14:textId="77777777" w:rsidR="00770F96" w:rsidRDefault="00770F96" w:rsidP="19928556">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b/>
          <w:bCs/>
        </w:rPr>
      </w:pPr>
    </w:p>
    <w:p w14:paraId="5EEF25B0" w14:textId="582A0128" w:rsidR="000E4E43" w:rsidRDefault="00C07812" w:rsidP="00AB784F">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b/>
        </w:rPr>
      </w:pPr>
      <w:r>
        <w:rPr>
          <w:rFonts w:cs="Times New Roman"/>
          <w:b/>
        </w:rPr>
        <w:t>Unpacking</w:t>
      </w:r>
      <w:r w:rsidR="00616591">
        <w:rPr>
          <w:rFonts w:cs="Times New Roman"/>
          <w:b/>
        </w:rPr>
        <w:t xml:space="preserve"> </w:t>
      </w:r>
      <w:r w:rsidR="00E81865">
        <w:rPr>
          <w:rFonts w:cs="Times New Roman"/>
          <w:b/>
        </w:rPr>
        <w:t xml:space="preserve">Engagement with USNP Instagram Content </w:t>
      </w:r>
    </w:p>
    <w:p w14:paraId="13FED309" w14:textId="03F21DCE" w:rsidR="000E4E43" w:rsidRPr="005A7901" w:rsidRDefault="19928556" w:rsidP="005A7901">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lang w:val="haw-US"/>
        </w:rPr>
      </w:pPr>
      <w:r w:rsidRPr="19928556">
        <w:rPr>
          <w:rFonts w:cs="Times New Roman"/>
        </w:rPr>
        <w:t xml:space="preserve">To further test our hypotheses about specific mechanisms driving our visitation results, we processed all text content of each of the 8.3 million geotagged Instagram post in our dataset. For each USNP, we built park-specific dictionaries to represent the information in the text captions of all content. The dictionaries included identifying the presence of general location information (the state the park is located or the park name), points-of-interest listed by USNPs managers as important locations within the park and/or the activities listed as advertised </w:t>
      </w:r>
      <w:r w:rsidRPr="19928556">
        <w:rPr>
          <w:rFonts w:cs="Times New Roman"/>
          <w:i/>
          <w:iCs/>
        </w:rPr>
        <w:t>Things-To-Do</w:t>
      </w:r>
      <w:r w:rsidRPr="19928556">
        <w:rPr>
          <w:rFonts w:cs="Times New Roman"/>
        </w:rPr>
        <w:t xml:space="preserve"> on each individual park’s website.</w:t>
      </w:r>
      <w:r w:rsidR="00426977" w:rsidRPr="19928556">
        <w:rPr>
          <w:rFonts w:cs="Times New Roman"/>
        </w:rPr>
        <w:fldChar w:fldCharType="begin"/>
      </w:r>
      <w:r w:rsidR="00680324">
        <w:rPr>
          <w:rFonts w:cs="Times New Roman"/>
        </w:rPr>
        <w:instrText xml:space="preserve"> ADDIN ZOTERO_ITEM CSL_CITATION {"citationID":"2R5MgXzp","properties":{"formattedCitation":"\\super 26\\nosupersub{}","plainCitation":"26","noteIndex":0},"citationItems":[{"id":61,"uris":["http://zotero.org/users/local/t74PQZ69/items/UDJLCLZU","http://zotero.org/users/10948893/items/UDJLCLZU"],"itemData":{"id":61,"type":"webpage","abstract":"The National Park Service cares for special places saved by the American people so that all may experience our heritage.","language":"en","title":"NPS.gov Homepage (U.S. National Park Service)","URL":"https://www.nps.gov/index.htm","accessed":{"date-parts":[["2023",9,29]]}}}],"schema":"https://github.com/citation-style-language/schema/raw/master/csl-citation.json"} </w:instrText>
      </w:r>
      <w:r w:rsidR="00426977" w:rsidRPr="19928556">
        <w:rPr>
          <w:rFonts w:cs="Times New Roman"/>
        </w:rPr>
        <w:fldChar w:fldCharType="separate"/>
      </w:r>
      <w:r w:rsidR="00680324" w:rsidRPr="00680324">
        <w:rPr>
          <w:rFonts w:cs="Times New Roman"/>
          <w:vertAlign w:val="superscript"/>
        </w:rPr>
        <w:t>26</w:t>
      </w:r>
      <w:r w:rsidR="00426977" w:rsidRPr="19928556">
        <w:rPr>
          <w:rFonts w:cs="Times New Roman"/>
        </w:rPr>
        <w:fldChar w:fldCharType="end"/>
      </w:r>
      <w:r w:rsidRPr="19928556">
        <w:rPr>
          <w:rFonts w:cs="Times New Roman"/>
        </w:rPr>
        <w:t xml:space="preserve"> </w:t>
      </w:r>
      <w:r w:rsidRPr="19928556">
        <w:rPr>
          <w:rFonts w:cs="Times New Roman"/>
          <w:lang w:val="haw-US"/>
        </w:rPr>
        <w:t>We consider</w:t>
      </w:r>
      <w:r w:rsidRPr="19928556">
        <w:rPr>
          <w:rFonts w:cs="Times New Roman"/>
        </w:rPr>
        <w:t>ed</w:t>
      </w:r>
      <w:r w:rsidRPr="19928556">
        <w:rPr>
          <w:rFonts w:cs="Times New Roman"/>
          <w:lang w:val="haw-US"/>
        </w:rPr>
        <w:t xml:space="preserve"> the extent of information provided by controlling for both the number of words within the caption and the number of hashtags used and</w:t>
      </w:r>
      <w:r w:rsidRPr="19928556">
        <w:rPr>
          <w:rFonts w:cs="Times New Roman"/>
        </w:rPr>
        <w:t xml:space="preserve"> conducted a sentiment analysis to</w:t>
      </w:r>
      <w:r w:rsidRPr="19928556">
        <w:rPr>
          <w:rFonts w:cs="Times New Roman"/>
          <w:lang w:val="haw-US"/>
        </w:rPr>
        <w:t xml:space="preserve"> control for </w:t>
      </w:r>
      <w:r w:rsidRPr="19928556">
        <w:rPr>
          <w:rFonts w:cs="Times New Roman"/>
        </w:rPr>
        <w:t>positive, neutral or negative language expressed in each post (</w:t>
      </w:r>
      <w:r w:rsidRPr="19928556">
        <w:rPr>
          <w:rFonts w:cs="Times New Roman"/>
          <w:b/>
          <w:bCs/>
        </w:rPr>
        <w:t>Methods</w:t>
      </w:r>
      <w:r w:rsidRPr="19928556">
        <w:rPr>
          <w:rFonts w:cs="Times New Roman"/>
        </w:rPr>
        <w:t>).</w:t>
      </w:r>
      <w:r w:rsidRPr="19928556">
        <w:rPr>
          <w:rFonts w:cs="Times New Roman"/>
          <w:lang w:val="haw-US"/>
        </w:rPr>
        <w:t xml:space="preserve"> The subjectivity of the each caption was analysized to capture whether the content contained more opinions, emotions, or personal interpretations or more objective and factual information. </w:t>
      </w:r>
      <w:r w:rsidRPr="19928556">
        <w:rPr>
          <w:rFonts w:cs="Times New Roman"/>
        </w:rPr>
        <w:t>We identify 2.8 million unique u</w:t>
      </w:r>
      <w:r w:rsidRPr="19928556">
        <w:rPr>
          <w:rFonts w:cs="Times New Roman"/>
          <w:lang w:val="haw-US"/>
        </w:rPr>
        <w:t>ser</w:t>
      </w:r>
      <w:r w:rsidRPr="19928556">
        <w:rPr>
          <w:rFonts w:cs="Times New Roman"/>
        </w:rPr>
        <w:t>s posting content with USNP geotags and classify these users</w:t>
      </w:r>
      <w:r w:rsidRPr="19928556">
        <w:rPr>
          <w:rFonts w:cs="Times New Roman"/>
          <w:lang w:val="haw-US"/>
        </w:rPr>
        <w:t xml:space="preserve"> </w:t>
      </w:r>
      <w:r w:rsidRPr="19928556">
        <w:rPr>
          <w:rFonts w:cs="Times New Roman"/>
        </w:rPr>
        <w:t>by summing</w:t>
      </w:r>
      <w:r w:rsidRPr="19928556">
        <w:rPr>
          <w:rFonts w:cs="Times New Roman"/>
          <w:lang w:val="haw-US"/>
        </w:rPr>
        <w:t xml:space="preserve"> the</w:t>
      </w:r>
      <w:r w:rsidRPr="19928556">
        <w:rPr>
          <w:rFonts w:cs="Times New Roman"/>
        </w:rPr>
        <w:t xml:space="preserve"> number of times an individual uploads content to any National Park geotags over our sample frame after the introduction of Instagram. We </w:t>
      </w:r>
      <w:r w:rsidRPr="19928556">
        <w:rPr>
          <w:rFonts w:cs="Times New Roman"/>
          <w:lang w:val="haw-US"/>
        </w:rPr>
        <w:t>group</w:t>
      </w:r>
      <w:r w:rsidRPr="19928556">
        <w:rPr>
          <w:rFonts w:cs="Times New Roman"/>
        </w:rPr>
        <w:t xml:space="preserve"> users of the app </w:t>
      </w:r>
      <w:r w:rsidRPr="19928556">
        <w:rPr>
          <w:rFonts w:cs="Times New Roman"/>
          <w:lang w:val="haw-US"/>
        </w:rPr>
        <w:t xml:space="preserve">by quantile </w:t>
      </w:r>
      <w:r w:rsidRPr="19928556">
        <w:rPr>
          <w:rFonts w:cs="Times New Roman"/>
        </w:rPr>
        <w:t xml:space="preserve">following </w:t>
      </w:r>
      <w:r w:rsidRPr="19928556">
        <w:rPr>
          <w:rFonts w:cs="Times New Roman"/>
          <w:lang w:val="haw-US"/>
        </w:rPr>
        <w:t>a similar</w:t>
      </w:r>
      <w:r w:rsidRPr="19928556">
        <w:rPr>
          <w:rFonts w:cs="Times New Roman"/>
        </w:rPr>
        <w:t xml:space="preserve"> strategy used to identify viral content for the visitation models (</w:t>
      </w:r>
      <w:r w:rsidRPr="19928556">
        <w:rPr>
          <w:rFonts w:cs="Times New Roman"/>
          <w:b/>
          <w:bCs/>
        </w:rPr>
        <w:t>Methods</w:t>
      </w:r>
      <w:r w:rsidRPr="19928556">
        <w:rPr>
          <w:rFonts w:cs="Times New Roman"/>
        </w:rPr>
        <w:t xml:space="preserve">). We define those posting content in the 90% percentile of users as “avid users”. This user type is of interest to our analysis for a few reasons. The ability to for content to go viral has led to monetization potential for Instagram account holders and those that are successful in this space are known as influencers. We do not directly observe if a specific user could be defined as an influencer, but our classification of avid users is likely to contain many influencers who have large audiences on Instagram and attempt to sell lifestyle products associated with outdoor recreation and USNPs. </w:t>
      </w:r>
    </w:p>
    <w:p w14:paraId="44E9D35D" w14:textId="00DD37AE" w:rsidR="00E123DE" w:rsidRDefault="002E05F2" w:rsidP="00E123DE">
      <w:pPr>
        <w:tabs>
          <w:tab w:val="left" w:pos="360"/>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ind w:left="2"/>
        <w:jc w:val="both"/>
        <w:rPr>
          <w:rFonts w:cs="Times New Roman"/>
        </w:rPr>
      </w:pPr>
      <w:r>
        <w:rPr>
          <w:rFonts w:cs="Times New Roman"/>
        </w:rPr>
        <w:tab/>
      </w:r>
      <w:r w:rsidR="00E123DE">
        <w:rPr>
          <w:rFonts w:cs="Times New Roman"/>
        </w:rPr>
        <w:t>We used</w:t>
      </w:r>
      <w:r w:rsidR="00DD7CA9">
        <w:rPr>
          <w:rFonts w:cs="Times New Roman"/>
        </w:rPr>
        <w:t xml:space="preserve"> all the above information in a </w:t>
      </w:r>
      <w:r w:rsidR="00E123DE">
        <w:rPr>
          <w:rFonts w:cs="Times New Roman"/>
        </w:rPr>
        <w:t xml:space="preserve">negative binomial </w:t>
      </w:r>
      <w:r w:rsidR="00DD7CA9">
        <w:rPr>
          <w:rFonts w:cs="Times New Roman"/>
        </w:rPr>
        <w:t>count data model to determine how these elements affect the number of likes</w:t>
      </w:r>
      <w:r w:rsidR="00607EC9">
        <w:rPr>
          <w:rFonts w:cs="Times New Roman"/>
        </w:rPr>
        <w:t xml:space="preserve"> (engagement)</w:t>
      </w:r>
      <w:r w:rsidR="00DD7CA9">
        <w:rPr>
          <w:rFonts w:cs="Times New Roman"/>
        </w:rPr>
        <w:t xml:space="preserve"> a</w:t>
      </w:r>
      <w:r w:rsidR="00607EC9">
        <w:rPr>
          <w:rFonts w:cs="Times New Roman"/>
        </w:rPr>
        <w:t>n</w:t>
      </w:r>
      <w:r w:rsidR="00DD7CA9">
        <w:rPr>
          <w:rFonts w:cs="Times New Roman"/>
        </w:rPr>
        <w:t xml:space="preserve"> Instagram post is likely to receive from the general user base. We found</w:t>
      </w:r>
      <w:r w:rsidR="0015730A">
        <w:rPr>
          <w:rFonts w:cs="Times New Roman"/>
        </w:rPr>
        <w:t xml:space="preserve"> </w:t>
      </w:r>
      <w:r w:rsidR="00CD71C8">
        <w:rPr>
          <w:rFonts w:cs="Times New Roman"/>
        </w:rPr>
        <w:t>user posting intensity (avid users) had the largest effect on t</w:t>
      </w:r>
      <w:r w:rsidR="001D1286">
        <w:rPr>
          <w:rFonts w:cs="Times New Roman"/>
          <w:lang w:val="haw-US"/>
        </w:rPr>
        <w:t xml:space="preserve">he amount of </w:t>
      </w:r>
      <w:r>
        <w:rPr>
          <w:rFonts w:cs="Times New Roman"/>
        </w:rPr>
        <w:t>engagement</w:t>
      </w:r>
      <w:r w:rsidR="00FC7B53">
        <w:rPr>
          <w:rFonts w:cs="Times New Roman"/>
        </w:rPr>
        <w:t xml:space="preserve"> </w:t>
      </w:r>
      <w:r w:rsidR="001D1286">
        <w:rPr>
          <w:rFonts w:cs="Times New Roman"/>
          <w:lang w:val="haw-US"/>
        </w:rPr>
        <w:t xml:space="preserve">recieved </w:t>
      </w:r>
      <w:r w:rsidR="00FC7B53">
        <w:rPr>
          <w:rFonts w:cs="Times New Roman"/>
        </w:rPr>
        <w:t>from online users</w:t>
      </w:r>
      <w:r w:rsidR="00027771">
        <w:rPr>
          <w:rFonts w:cs="Times New Roman"/>
        </w:rPr>
        <w:t xml:space="preserve"> (</w:t>
      </w:r>
      <w:r w:rsidR="00027771" w:rsidRPr="19928556">
        <w:rPr>
          <w:rFonts w:cs="Times New Roman"/>
          <w:b/>
          <w:bCs/>
        </w:rPr>
        <w:t>Fig</w:t>
      </w:r>
      <w:r w:rsidR="00764413" w:rsidRPr="19928556">
        <w:rPr>
          <w:rFonts w:cs="Times New Roman"/>
          <w:b/>
          <w:bCs/>
        </w:rPr>
        <w:t xml:space="preserve"> 6</w:t>
      </w:r>
      <w:r w:rsidR="0015730A" w:rsidRPr="19928556">
        <w:rPr>
          <w:rFonts w:cs="Times New Roman"/>
          <w:b/>
          <w:bCs/>
        </w:rPr>
        <w:t>.</w:t>
      </w:r>
      <w:r w:rsidR="00027771" w:rsidRPr="19928556">
        <w:rPr>
          <w:rFonts w:cs="Times New Roman"/>
          <w:b/>
          <w:bCs/>
        </w:rPr>
        <w:t>A</w:t>
      </w:r>
      <w:r w:rsidR="00027771">
        <w:rPr>
          <w:rFonts w:cs="Times New Roman"/>
        </w:rPr>
        <w:t>).</w:t>
      </w:r>
      <w:r w:rsidR="00CD71C8">
        <w:rPr>
          <w:rFonts w:cs="Times New Roman"/>
        </w:rPr>
        <w:t xml:space="preserve"> Avid users are expected to have an </w:t>
      </w:r>
      <w:r w:rsidR="00CD71C8">
        <w:rPr>
          <w:rFonts w:cs="Times New Roman"/>
        </w:rPr>
        <w:lastRenderedPageBreak/>
        <w:t xml:space="preserve">engagement rate </w:t>
      </w:r>
      <w:r w:rsidR="00CD71C8">
        <w:rPr>
          <w:rFonts w:cs="Times New Roman"/>
          <w:lang w:val="haw-US"/>
        </w:rPr>
        <w:t>4.</w:t>
      </w:r>
      <w:r w:rsidR="00CD71C8">
        <w:rPr>
          <w:rFonts w:cs="Times New Roman"/>
        </w:rPr>
        <w:t>5 times greater than all other users. This result provides supportive evidence the mechanism driving engagement is more of a behavioral effect (e.g., bandwagon) than a pure information shock.  That said, information</w:t>
      </w:r>
      <w:r w:rsidR="00D14607">
        <w:rPr>
          <w:rFonts w:cs="Times New Roman"/>
        </w:rPr>
        <w:t>al</w:t>
      </w:r>
      <w:r w:rsidR="00CD71C8">
        <w:rPr>
          <w:rFonts w:cs="Times New Roman"/>
        </w:rPr>
        <w:t xml:space="preserve"> content contributes to an increase in engagement as park-specific points-of</w:t>
      </w:r>
      <w:r w:rsidR="00CD71C8">
        <w:rPr>
          <w:rFonts w:cs="Times New Roman"/>
          <w:lang w:val="haw-US"/>
        </w:rPr>
        <w:t>-</w:t>
      </w:r>
      <w:r w:rsidR="00CD71C8">
        <w:rPr>
          <w:rFonts w:cs="Times New Roman"/>
        </w:rPr>
        <w:t>interest</w:t>
      </w:r>
      <w:r w:rsidR="00CD71C8">
        <w:rPr>
          <w:rFonts w:cs="Times New Roman"/>
          <w:lang w:val="haw-US"/>
        </w:rPr>
        <w:t xml:space="preserve"> information</w:t>
      </w:r>
      <w:r w:rsidR="00CD71C8">
        <w:rPr>
          <w:rFonts w:cs="Times New Roman"/>
        </w:rPr>
        <w:t xml:space="preserve"> </w:t>
      </w:r>
      <w:r w:rsidR="00CD71C8">
        <w:rPr>
          <w:rFonts w:cs="Times New Roman"/>
          <w:lang w:val="haw-US"/>
        </w:rPr>
        <w:t>increase</w:t>
      </w:r>
      <w:r w:rsidR="00CD71C8">
        <w:rPr>
          <w:rFonts w:cs="Times New Roman"/>
        </w:rPr>
        <w:t>d engagement by 1</w:t>
      </w:r>
      <w:r w:rsidR="00CD71C8">
        <w:rPr>
          <w:rFonts w:cs="Times New Roman"/>
          <w:lang w:val="haw-US"/>
        </w:rPr>
        <w:t>.1</w:t>
      </w:r>
      <w:r w:rsidR="00CD71C8">
        <w:rPr>
          <w:rFonts w:cs="Times New Roman"/>
        </w:rPr>
        <w:t xml:space="preserve"> times more than content from users not discussing specific locational information. The results show that t</w:t>
      </w:r>
      <w:r w:rsidR="00A615E5">
        <w:rPr>
          <w:rFonts w:cs="Times New Roman"/>
          <w:lang w:val="haw-US"/>
        </w:rPr>
        <w:t>he number of h</w:t>
      </w:r>
      <w:r w:rsidR="005A7901">
        <w:rPr>
          <w:rFonts w:cs="Times New Roman"/>
          <w:lang w:val="haw-US"/>
        </w:rPr>
        <w:t>ashtags</w:t>
      </w:r>
      <w:r w:rsidR="00A615E5">
        <w:rPr>
          <w:rFonts w:cs="Times New Roman"/>
          <w:lang w:val="haw-US"/>
        </w:rPr>
        <w:t xml:space="preserve"> had a nonlinear effect</w:t>
      </w:r>
      <w:r w:rsidR="00607EC9">
        <w:rPr>
          <w:rFonts w:cs="Times New Roman"/>
        </w:rPr>
        <w:t>,</w:t>
      </w:r>
      <w:r w:rsidR="00A615E5">
        <w:rPr>
          <w:rFonts w:cs="Times New Roman"/>
          <w:lang w:val="haw-US"/>
        </w:rPr>
        <w:t xml:space="preserve"> </w:t>
      </w:r>
      <w:r w:rsidR="00CF5F16">
        <w:rPr>
          <w:rFonts w:cs="Times New Roman"/>
          <w:lang w:val="haw-US"/>
        </w:rPr>
        <w:t>decreasing engagement at an increasing rate as the number of hashtags increased</w:t>
      </w:r>
      <w:r w:rsidR="00CD71C8">
        <w:rPr>
          <w:rFonts w:cs="Times New Roman"/>
        </w:rPr>
        <w:t>, while t</w:t>
      </w:r>
      <w:r w:rsidR="00CB61D2">
        <w:rPr>
          <w:rFonts w:cs="Times New Roman"/>
          <w:lang w:val="haw-US"/>
        </w:rPr>
        <w:t xml:space="preserve">he number of words used within the captions had a positive effect. </w:t>
      </w:r>
      <w:r w:rsidR="00CD71C8">
        <w:rPr>
          <w:rFonts w:cs="Times New Roman"/>
        </w:rPr>
        <w:t>The number of likes</w:t>
      </w:r>
      <w:r w:rsidR="00FC7B53">
        <w:rPr>
          <w:rFonts w:cs="Times New Roman"/>
        </w:rPr>
        <w:t xml:space="preserve"> increase</w:t>
      </w:r>
      <w:r w:rsidR="00CB61D2">
        <w:rPr>
          <w:rFonts w:cs="Times New Roman"/>
          <w:lang w:val="haw-US"/>
        </w:rPr>
        <w:t>d</w:t>
      </w:r>
      <w:r w:rsidR="00FC7B53">
        <w:rPr>
          <w:rFonts w:cs="Times New Roman"/>
        </w:rPr>
        <w:t xml:space="preserve"> </w:t>
      </w:r>
      <w:r w:rsidR="00027771">
        <w:rPr>
          <w:rFonts w:cs="Times New Roman"/>
        </w:rPr>
        <w:t>if</w:t>
      </w:r>
      <w:r w:rsidR="00FC7B53">
        <w:rPr>
          <w:rFonts w:cs="Times New Roman"/>
        </w:rPr>
        <w:t xml:space="preserve"> the caption </w:t>
      </w:r>
      <w:r w:rsidR="00CB61D2">
        <w:rPr>
          <w:rFonts w:cs="Times New Roman"/>
        </w:rPr>
        <w:t>expressed</w:t>
      </w:r>
      <w:r w:rsidR="00FC7B53">
        <w:rPr>
          <w:rFonts w:cs="Times New Roman"/>
        </w:rPr>
        <w:t xml:space="preserve"> a positive or negative sentiment</w:t>
      </w:r>
      <w:r w:rsidR="00A85440">
        <w:rPr>
          <w:rFonts w:cs="Times New Roman"/>
          <w:lang w:val="haw-US"/>
        </w:rPr>
        <w:t xml:space="preserve"> compared to caption</w:t>
      </w:r>
      <w:r w:rsidR="00CD71C8">
        <w:rPr>
          <w:rFonts w:cs="Times New Roman"/>
        </w:rPr>
        <w:t>s</w:t>
      </w:r>
      <w:r w:rsidR="00A85440">
        <w:rPr>
          <w:rFonts w:cs="Times New Roman"/>
          <w:lang w:val="haw-US"/>
        </w:rPr>
        <w:t xml:space="preserve"> which remain</w:t>
      </w:r>
      <w:r w:rsidR="00CB61D2">
        <w:rPr>
          <w:rFonts w:cs="Times New Roman"/>
          <w:lang w:val="haw-US"/>
        </w:rPr>
        <w:t>ed</w:t>
      </w:r>
      <w:r w:rsidR="00A85440">
        <w:rPr>
          <w:rFonts w:cs="Times New Roman"/>
          <w:lang w:val="haw-US"/>
        </w:rPr>
        <w:t xml:space="preserve"> neutral</w:t>
      </w:r>
      <w:r w:rsidR="00BF7058">
        <w:rPr>
          <w:rFonts w:cs="Times New Roman"/>
        </w:rPr>
        <w:t xml:space="preserve"> </w:t>
      </w:r>
      <w:r w:rsidR="00961BE7">
        <w:rPr>
          <w:rFonts w:cs="Times New Roman"/>
        </w:rPr>
        <w:t>(</w:t>
      </w:r>
      <w:r w:rsidR="007E084B" w:rsidRPr="19928556">
        <w:rPr>
          <w:rFonts w:cs="Times New Roman"/>
          <w:b/>
          <w:bCs/>
        </w:rPr>
        <w:t>Extended Data</w:t>
      </w:r>
      <w:r w:rsidR="002F06D7" w:rsidRPr="19928556">
        <w:rPr>
          <w:rFonts w:cs="Times New Roman"/>
          <w:b/>
          <w:bCs/>
        </w:rPr>
        <w:t xml:space="preserve"> </w:t>
      </w:r>
      <w:r w:rsidR="00BB3F47" w:rsidRPr="19928556">
        <w:rPr>
          <w:rFonts w:cs="Times New Roman"/>
          <w:b/>
          <w:bCs/>
        </w:rPr>
        <w:t>T</w:t>
      </w:r>
      <w:r w:rsidR="002F06D7" w:rsidRPr="19928556">
        <w:rPr>
          <w:rFonts w:cs="Times New Roman"/>
          <w:b/>
          <w:bCs/>
        </w:rPr>
        <w:t>able</w:t>
      </w:r>
      <w:r w:rsidR="00BB3F47" w:rsidRPr="19928556">
        <w:rPr>
          <w:rFonts w:cs="Times New Roman"/>
          <w:b/>
          <w:bCs/>
        </w:rPr>
        <w:t xml:space="preserve"> 2</w:t>
      </w:r>
      <w:r w:rsidR="00BF7058">
        <w:rPr>
          <w:rFonts w:cs="Times New Roman"/>
        </w:rPr>
        <w:t xml:space="preserve">). </w:t>
      </w:r>
      <w:r w:rsidR="00E123DE">
        <w:rPr>
          <w:rFonts w:cs="Times New Roman"/>
        </w:rPr>
        <w:t xml:space="preserve">Lastly, we show that </w:t>
      </w:r>
      <w:r w:rsidR="00CB61D2">
        <w:rPr>
          <w:rFonts w:cs="Times New Roman"/>
          <w:lang w:val="haw-US"/>
        </w:rPr>
        <w:t>opinion</w:t>
      </w:r>
      <w:r w:rsidR="00E123DE">
        <w:rPr>
          <w:rFonts w:cs="Times New Roman"/>
        </w:rPr>
        <w:t>-</w:t>
      </w:r>
      <w:r w:rsidR="00CB61D2">
        <w:rPr>
          <w:rFonts w:cs="Times New Roman"/>
          <w:lang w:val="haw-US"/>
        </w:rPr>
        <w:t xml:space="preserve">based informaiton </w:t>
      </w:r>
      <w:r w:rsidR="00E123DE">
        <w:rPr>
          <w:rFonts w:cs="Times New Roman"/>
        </w:rPr>
        <w:t>a</w:t>
      </w:r>
      <w:r w:rsidR="00CB61D2">
        <w:rPr>
          <w:rFonts w:cs="Times New Roman"/>
          <w:lang w:val="haw-US"/>
        </w:rPr>
        <w:t>lso had a positive effect on engagement</w:t>
      </w:r>
      <w:r w:rsidR="00E123DE">
        <w:rPr>
          <w:rFonts w:cs="Times New Roman"/>
        </w:rPr>
        <w:t xml:space="preserve"> relative to factual information</w:t>
      </w:r>
      <w:r w:rsidR="00CB61D2">
        <w:rPr>
          <w:rFonts w:cs="Times New Roman"/>
          <w:lang w:val="haw-US"/>
        </w:rPr>
        <w:t xml:space="preserve">. </w:t>
      </w:r>
    </w:p>
    <w:p w14:paraId="5F593A4C" w14:textId="336E7F5F" w:rsidR="00817500" w:rsidRPr="00443ECD" w:rsidRDefault="00E123DE" w:rsidP="00D14607">
      <w:pPr>
        <w:tabs>
          <w:tab w:val="left" w:pos="360"/>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ind w:left="2"/>
        <w:jc w:val="both"/>
        <w:rPr>
          <w:rFonts w:cs="Times New Roman"/>
          <w:b/>
          <w:bCs/>
          <w:lang w:val="haw-US"/>
        </w:rPr>
      </w:pPr>
      <w:r>
        <w:rPr>
          <w:rFonts w:cs="Times New Roman"/>
        </w:rPr>
        <w:tab/>
      </w:r>
      <w:r w:rsidR="00CB61D2">
        <w:rPr>
          <w:rFonts w:cs="Times New Roman"/>
          <w:lang w:val="haw-US"/>
        </w:rPr>
        <w:t xml:space="preserve">To </w:t>
      </w:r>
      <w:r w:rsidR="00770F96">
        <w:rPr>
          <w:rFonts w:cs="Times New Roman"/>
        </w:rPr>
        <w:t>validate</w:t>
      </w:r>
      <w:r w:rsidR="00770F96">
        <w:rPr>
          <w:rFonts w:cs="Times New Roman"/>
          <w:lang w:val="haw-US"/>
        </w:rPr>
        <w:t xml:space="preserve"> th</w:t>
      </w:r>
      <w:r w:rsidR="00770F96">
        <w:rPr>
          <w:rFonts w:cs="Times New Roman"/>
        </w:rPr>
        <w:t>ese</w:t>
      </w:r>
      <w:r w:rsidR="00770F96">
        <w:rPr>
          <w:rFonts w:cs="Times New Roman"/>
          <w:lang w:val="haw-US"/>
        </w:rPr>
        <w:t xml:space="preserve"> </w:t>
      </w:r>
      <w:r w:rsidR="00CB61D2">
        <w:rPr>
          <w:rFonts w:cs="Times New Roman"/>
          <w:lang w:val="haw-US"/>
        </w:rPr>
        <w:t>finding</w:t>
      </w:r>
      <w:r w:rsidR="00770F96">
        <w:rPr>
          <w:rFonts w:cs="Times New Roman"/>
        </w:rPr>
        <w:t>s</w:t>
      </w:r>
      <w:r w:rsidR="00CB61D2">
        <w:rPr>
          <w:rFonts w:cs="Times New Roman"/>
          <w:lang w:val="haw-US"/>
        </w:rPr>
        <w:t xml:space="preserve">, we </w:t>
      </w:r>
      <w:r>
        <w:rPr>
          <w:rFonts w:cs="Times New Roman"/>
        </w:rPr>
        <w:t xml:space="preserve">conducted a robustness check </w:t>
      </w:r>
      <w:r w:rsidR="00F72F3B">
        <w:rPr>
          <w:rFonts w:cs="Times New Roman"/>
          <w:lang w:val="haw-US"/>
        </w:rPr>
        <w:t xml:space="preserve">using a random forest </w:t>
      </w:r>
      <w:r>
        <w:rPr>
          <w:rFonts w:cs="Times New Roman"/>
        </w:rPr>
        <w:t>model</w:t>
      </w:r>
      <w:r>
        <w:rPr>
          <w:rFonts w:cs="Times New Roman"/>
          <w:lang w:val="haw-US"/>
        </w:rPr>
        <w:t xml:space="preserve"> </w:t>
      </w:r>
      <w:r w:rsidR="00F72F3B">
        <w:rPr>
          <w:rFonts w:cs="Times New Roman"/>
          <w:lang w:val="haw-US"/>
        </w:rPr>
        <w:t xml:space="preserve">to </w:t>
      </w:r>
      <w:r w:rsidR="000F7075">
        <w:rPr>
          <w:rFonts w:cs="Times New Roman"/>
        </w:rPr>
        <w:t xml:space="preserve">estimate the relative </w:t>
      </w:r>
      <w:r w:rsidR="00F72F3B" w:rsidRPr="00157AE5">
        <w:rPr>
          <w:rFonts w:cs="Times New Roman"/>
          <w:lang w:val="haw-US"/>
        </w:rPr>
        <w:t>importance</w:t>
      </w:r>
      <w:r w:rsidR="000F7075">
        <w:rPr>
          <w:rFonts w:cs="Times New Roman"/>
        </w:rPr>
        <w:t xml:space="preserve"> of each</w:t>
      </w:r>
      <w:r w:rsidR="00F72F3B" w:rsidRPr="00157AE5">
        <w:rPr>
          <w:rFonts w:cs="Times New Roman"/>
          <w:lang w:val="haw-US"/>
        </w:rPr>
        <w:t xml:space="preserve"> </w:t>
      </w:r>
      <w:r w:rsidR="000F7075">
        <w:rPr>
          <w:rFonts w:cs="Times New Roman"/>
        </w:rPr>
        <w:t>covariate in our model</w:t>
      </w:r>
      <w:r w:rsidR="00CB61D2">
        <w:rPr>
          <w:rFonts w:cs="Times New Roman"/>
          <w:lang w:val="haw-US"/>
        </w:rPr>
        <w:t xml:space="preserve"> </w:t>
      </w:r>
      <w:r w:rsidR="00CB61D2">
        <w:rPr>
          <w:rFonts w:cs="Times New Roman"/>
        </w:rPr>
        <w:t>(</w:t>
      </w:r>
      <w:r w:rsidR="00CB61D2" w:rsidRPr="19928556">
        <w:rPr>
          <w:rFonts w:cs="Times New Roman"/>
          <w:b/>
          <w:bCs/>
        </w:rPr>
        <w:t>Fig 6.</w:t>
      </w:r>
      <w:r w:rsidR="00CB61D2" w:rsidRPr="19928556">
        <w:rPr>
          <w:rFonts w:cs="Times New Roman"/>
          <w:b/>
          <w:bCs/>
          <w:lang w:val="haw-US"/>
        </w:rPr>
        <w:t>B</w:t>
      </w:r>
      <w:r w:rsidR="00CB61D2">
        <w:rPr>
          <w:rFonts w:cs="Times New Roman"/>
        </w:rPr>
        <w:t>).</w:t>
      </w:r>
      <w:r w:rsidR="00CB61D2">
        <w:rPr>
          <w:rFonts w:cs="Times New Roman"/>
          <w:lang w:val="haw-US"/>
        </w:rPr>
        <w:t xml:space="preserve"> </w:t>
      </w:r>
      <w:r w:rsidR="000F7075">
        <w:rPr>
          <w:rFonts w:cs="Times New Roman"/>
        </w:rPr>
        <w:t xml:space="preserve">Results from </w:t>
      </w:r>
      <w:proofErr w:type="spellStart"/>
      <w:r w:rsidR="000F7075">
        <w:rPr>
          <w:rFonts w:cs="Times New Roman"/>
        </w:rPr>
        <w:t>th</w:t>
      </w:r>
      <w:proofErr w:type="spellEnd"/>
      <w:r w:rsidR="000F7075" w:rsidRPr="00B46C00">
        <w:rPr>
          <w:rFonts w:cs="Times New Roman"/>
          <w:lang w:val="haw-US"/>
        </w:rPr>
        <w:t xml:space="preserve">e </w:t>
      </w:r>
      <w:r w:rsidR="00B46C00" w:rsidRPr="00B46C00">
        <w:rPr>
          <w:rFonts w:cs="Times New Roman"/>
          <w:lang w:val="haw-US"/>
        </w:rPr>
        <w:t>feature importance scor</w:t>
      </w:r>
      <w:proofErr w:type="spellStart"/>
      <w:r w:rsidR="000F7075">
        <w:rPr>
          <w:rFonts w:cs="Times New Roman"/>
        </w:rPr>
        <w:t>ing</w:t>
      </w:r>
      <w:proofErr w:type="spellEnd"/>
      <w:r w:rsidR="000F7075">
        <w:rPr>
          <w:rFonts w:cs="Times New Roman"/>
        </w:rPr>
        <w:t xml:space="preserve"> found that</w:t>
      </w:r>
      <w:r w:rsidR="00CB61D2">
        <w:rPr>
          <w:rFonts w:cs="Times New Roman"/>
          <w:lang w:val="haw-US"/>
        </w:rPr>
        <w:t xml:space="preserve"> </w:t>
      </w:r>
      <w:r w:rsidR="00B46C00">
        <w:rPr>
          <w:rFonts w:cs="Times New Roman"/>
          <w:lang w:val="haw-US"/>
        </w:rPr>
        <w:t>u</w:t>
      </w:r>
      <w:r w:rsidR="00CB61D2">
        <w:rPr>
          <w:rFonts w:cs="Times New Roman"/>
          <w:lang w:val="haw-US"/>
        </w:rPr>
        <w:t xml:space="preserve">ser </w:t>
      </w:r>
      <w:r w:rsidR="000F7075">
        <w:rPr>
          <w:rFonts w:cs="Times New Roman"/>
        </w:rPr>
        <w:t xml:space="preserve">posting </w:t>
      </w:r>
      <w:r w:rsidR="00CB61D2">
        <w:rPr>
          <w:rFonts w:cs="Times New Roman"/>
          <w:lang w:val="haw-US"/>
        </w:rPr>
        <w:t>in</w:t>
      </w:r>
      <w:r w:rsidR="00B46C00">
        <w:rPr>
          <w:rFonts w:cs="Times New Roman"/>
          <w:lang w:val="haw-US"/>
        </w:rPr>
        <w:t xml:space="preserve">tensity is the most </w:t>
      </w:r>
      <w:r w:rsidR="00B43166">
        <w:rPr>
          <w:rFonts w:cs="Times New Roman"/>
          <w:lang w:val="haw-US"/>
        </w:rPr>
        <w:t xml:space="preserve">important </w:t>
      </w:r>
      <w:r w:rsidR="00443ECD">
        <w:rPr>
          <w:rFonts w:cs="Times New Roman"/>
          <w:lang w:val="haw-US"/>
        </w:rPr>
        <w:t>feature</w:t>
      </w:r>
      <w:r w:rsidR="00B43166">
        <w:rPr>
          <w:rFonts w:cs="Times New Roman"/>
          <w:lang w:val="haw-US"/>
        </w:rPr>
        <w:t xml:space="preserve"> in understanding the level of engagement the content recieves.</w:t>
      </w:r>
      <w:r w:rsidR="00F72F3B">
        <w:rPr>
          <w:rFonts w:cs="Times New Roman"/>
          <w:lang w:val="haw-US"/>
        </w:rPr>
        <w:t xml:space="preserve"> </w:t>
      </w:r>
      <w:r w:rsidR="00443ECD">
        <w:rPr>
          <w:rFonts w:cs="Times New Roman"/>
          <w:lang w:val="haw-US"/>
        </w:rPr>
        <w:t xml:space="preserve">This </w:t>
      </w:r>
      <w:r w:rsidR="000F7075">
        <w:rPr>
          <w:rFonts w:cs="Times New Roman"/>
        </w:rPr>
        <w:t>can be seen clearly in</w:t>
      </w:r>
      <w:r w:rsidR="00443ECD">
        <w:rPr>
          <w:rFonts w:cs="Times New Roman"/>
          <w:lang w:val="haw-US"/>
        </w:rPr>
        <w:t xml:space="preserve"> the path dependency of the features within the the random forest model (</w:t>
      </w:r>
      <w:r w:rsidR="007E084B" w:rsidRPr="19928556">
        <w:rPr>
          <w:rFonts w:cs="Times New Roman"/>
          <w:b/>
          <w:bCs/>
        </w:rPr>
        <w:t>Extended Data</w:t>
      </w:r>
      <w:r w:rsidR="00443ECD">
        <w:rPr>
          <w:rFonts w:cs="Times New Roman"/>
          <w:lang w:val="haw-US"/>
        </w:rPr>
        <w:t xml:space="preserve"> </w:t>
      </w:r>
      <w:r w:rsidR="00443ECD">
        <w:rPr>
          <w:rFonts w:cs="Times New Roman"/>
          <w:b/>
          <w:bCs/>
          <w:lang w:val="haw-US"/>
        </w:rPr>
        <w:t xml:space="preserve">Figure </w:t>
      </w:r>
      <w:r w:rsidR="00607EC9">
        <w:rPr>
          <w:rFonts w:cs="Times New Roman"/>
          <w:b/>
          <w:bCs/>
        </w:rPr>
        <w:t>3</w:t>
      </w:r>
      <w:r w:rsidR="00443ECD">
        <w:rPr>
          <w:rFonts w:cs="Times New Roman"/>
          <w:b/>
          <w:bCs/>
          <w:lang w:val="haw-US"/>
        </w:rPr>
        <w:t>).</w:t>
      </w:r>
    </w:p>
    <w:p w14:paraId="0AE3D500" w14:textId="256F0DFD" w:rsidR="00911A41" w:rsidRDefault="00616591" w:rsidP="00FE7E2B">
      <w:pPr>
        <w:tabs>
          <w:tab w:val="left" w:pos="360"/>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rPr>
      </w:pPr>
      <w:r>
        <w:rPr>
          <w:rFonts w:cs="Times New Roman"/>
        </w:rPr>
        <w:tab/>
      </w:r>
      <w:r w:rsidR="000F7075">
        <w:rPr>
          <w:rFonts w:cs="Times New Roman"/>
        </w:rPr>
        <w:t xml:space="preserve">Given this finding of the importance of user posting intensity, we then re-estimated two subsets of our visitation model with PUDs and cumulative viral impacts across park groups – one using only posts from avid users and the other with all content from all other users. Importantly, avid users are responsible for 27% of all viral content. </w:t>
      </w:r>
      <w:r>
        <w:rPr>
          <w:rFonts w:cs="Times New Roman"/>
        </w:rPr>
        <w:t xml:space="preserve">This analysis provides complimentary findings from our </w:t>
      </w:r>
      <w:r w:rsidR="000F7075">
        <w:rPr>
          <w:rFonts w:cs="Times New Roman"/>
        </w:rPr>
        <w:t xml:space="preserve">primary visitation </w:t>
      </w:r>
      <w:r>
        <w:rPr>
          <w:rFonts w:cs="Times New Roman"/>
        </w:rPr>
        <w:t xml:space="preserve">model </w:t>
      </w:r>
      <w:r w:rsidR="000F7075">
        <w:rPr>
          <w:rFonts w:cs="Times New Roman"/>
        </w:rPr>
        <w:t>(</w:t>
      </w:r>
      <w:r w:rsidR="000F7075" w:rsidRPr="19928556">
        <w:rPr>
          <w:rFonts w:cs="Times New Roman"/>
          <w:b/>
          <w:bCs/>
        </w:rPr>
        <w:t>Figure 3.D</w:t>
      </w:r>
      <w:r w:rsidR="000F7075">
        <w:rPr>
          <w:rFonts w:cs="Times New Roman"/>
        </w:rPr>
        <w:t xml:space="preserve">) </w:t>
      </w:r>
      <w:r w:rsidR="00B43166">
        <w:rPr>
          <w:rFonts w:cs="Times New Roman"/>
        </w:rPr>
        <w:t>with one main difference</w:t>
      </w:r>
      <w:r w:rsidR="000F7075">
        <w:rPr>
          <w:rFonts w:cs="Times New Roman"/>
        </w:rPr>
        <w:t xml:space="preserve">. These new estimates </w:t>
      </w:r>
      <w:r>
        <w:rPr>
          <w:rFonts w:cs="Times New Roman"/>
        </w:rPr>
        <w:t>suggest</w:t>
      </w:r>
      <w:r w:rsidR="004953C7">
        <w:rPr>
          <w:rFonts w:cs="Times New Roman"/>
        </w:rPr>
        <w:t xml:space="preserve"> </w:t>
      </w:r>
      <w:r w:rsidR="000F7075">
        <w:rPr>
          <w:rFonts w:cs="Times New Roman"/>
        </w:rPr>
        <w:t xml:space="preserve">viral </w:t>
      </w:r>
      <w:r w:rsidR="004953C7">
        <w:rPr>
          <w:rFonts w:cs="Times New Roman"/>
        </w:rPr>
        <w:t>content from</w:t>
      </w:r>
      <w:r>
        <w:rPr>
          <w:rFonts w:cs="Times New Roman"/>
        </w:rPr>
        <w:t xml:space="preserve"> avid users </w:t>
      </w:r>
      <w:r w:rsidR="000F7075">
        <w:rPr>
          <w:rFonts w:cs="Times New Roman"/>
        </w:rPr>
        <w:t xml:space="preserve">significantly increases visitation at </w:t>
      </w:r>
      <w:r w:rsidR="004953C7">
        <w:rPr>
          <w:rFonts w:cs="Times New Roman"/>
        </w:rPr>
        <w:t xml:space="preserve">high and medium </w:t>
      </w:r>
      <w:r w:rsidR="00B43166">
        <w:rPr>
          <w:rFonts w:cs="Times New Roman"/>
          <w:lang w:val="haw-US"/>
        </w:rPr>
        <w:t>viral</w:t>
      </w:r>
      <w:r w:rsidR="004953C7">
        <w:rPr>
          <w:rFonts w:cs="Times New Roman"/>
        </w:rPr>
        <w:t xml:space="preserve"> parks</w:t>
      </w:r>
      <w:r w:rsidR="00764413">
        <w:rPr>
          <w:rFonts w:cs="Times New Roman"/>
        </w:rPr>
        <w:t xml:space="preserve"> </w:t>
      </w:r>
      <w:r w:rsidR="00635A31">
        <w:rPr>
          <w:rFonts w:cs="Times New Roman"/>
        </w:rPr>
        <w:t xml:space="preserve">at higher rates than the original model that did not account for user posting intensity </w:t>
      </w:r>
      <w:r w:rsidR="00764413">
        <w:rPr>
          <w:rFonts w:cs="Times New Roman"/>
        </w:rPr>
        <w:t>(</w:t>
      </w:r>
      <w:r w:rsidR="00764413" w:rsidRPr="19928556">
        <w:rPr>
          <w:rFonts w:cs="Times New Roman"/>
          <w:b/>
          <w:bCs/>
        </w:rPr>
        <w:t>Fig 6</w:t>
      </w:r>
      <w:r w:rsidR="0069355A" w:rsidRPr="19928556">
        <w:rPr>
          <w:rFonts w:cs="Times New Roman"/>
          <w:b/>
          <w:bCs/>
        </w:rPr>
        <w:t>.</w:t>
      </w:r>
      <w:r w:rsidR="00635A31" w:rsidRPr="19928556">
        <w:rPr>
          <w:rFonts w:cs="Times New Roman"/>
          <w:b/>
          <w:bCs/>
        </w:rPr>
        <w:t>C</w:t>
      </w:r>
      <w:r w:rsidR="0069355A">
        <w:rPr>
          <w:rFonts w:cs="Times New Roman"/>
        </w:rPr>
        <w:t>)</w:t>
      </w:r>
      <w:r w:rsidR="004953C7">
        <w:rPr>
          <w:rFonts w:cs="Times New Roman"/>
        </w:rPr>
        <w:t xml:space="preserve">. </w:t>
      </w:r>
      <w:r w:rsidR="00635A31">
        <w:rPr>
          <w:rFonts w:cs="Times New Roman"/>
        </w:rPr>
        <w:t>W</w:t>
      </w:r>
      <w:r w:rsidR="0069355A">
        <w:rPr>
          <w:rFonts w:cs="Times New Roman"/>
        </w:rPr>
        <w:t xml:space="preserve">hen we examine the remaining 73% of the </w:t>
      </w:r>
      <w:r w:rsidR="00635A31">
        <w:rPr>
          <w:rFonts w:cs="Times New Roman"/>
        </w:rPr>
        <w:t xml:space="preserve">viral </w:t>
      </w:r>
      <w:r w:rsidR="0069355A">
        <w:rPr>
          <w:rFonts w:cs="Times New Roman"/>
        </w:rPr>
        <w:t xml:space="preserve">content from non-avid users, the </w:t>
      </w:r>
      <w:r w:rsidR="00635A31">
        <w:rPr>
          <w:rFonts w:cs="Times New Roman"/>
        </w:rPr>
        <w:t xml:space="preserve">positive impact on visitation </w:t>
      </w:r>
      <w:r w:rsidR="002F06D7">
        <w:rPr>
          <w:rFonts w:cs="Times New Roman"/>
        </w:rPr>
        <w:t>only holds</w:t>
      </w:r>
      <w:r w:rsidR="0069355A">
        <w:rPr>
          <w:rFonts w:cs="Times New Roman"/>
        </w:rPr>
        <w:t xml:space="preserve"> </w:t>
      </w:r>
      <w:r w:rsidR="002F06D7">
        <w:rPr>
          <w:rFonts w:cs="Times New Roman"/>
        </w:rPr>
        <w:t>for</w:t>
      </w:r>
      <w:r w:rsidR="006F735C">
        <w:rPr>
          <w:rFonts w:cs="Times New Roman"/>
        </w:rPr>
        <w:t xml:space="preserve"> </w:t>
      </w:r>
      <w:r w:rsidR="0069355A">
        <w:rPr>
          <w:rFonts w:cs="Times New Roman"/>
        </w:rPr>
        <w:t xml:space="preserve">the </w:t>
      </w:r>
      <w:r w:rsidR="00635A31">
        <w:rPr>
          <w:rFonts w:cs="Times New Roman"/>
        </w:rPr>
        <w:t xml:space="preserve">two </w:t>
      </w:r>
      <w:r w:rsidR="0069355A">
        <w:rPr>
          <w:rFonts w:cs="Times New Roman"/>
        </w:rPr>
        <w:t xml:space="preserve">parks </w:t>
      </w:r>
      <w:r w:rsidR="00635A31">
        <w:rPr>
          <w:rFonts w:cs="Times New Roman"/>
        </w:rPr>
        <w:t>in the high viral group (Yosemite, Zion)</w:t>
      </w:r>
      <w:r w:rsidR="0069355A">
        <w:rPr>
          <w:rFonts w:cs="Times New Roman"/>
        </w:rPr>
        <w:t xml:space="preserve">. </w:t>
      </w:r>
      <w:r w:rsidR="00C667E0">
        <w:rPr>
          <w:rFonts w:cs="Times New Roman"/>
        </w:rPr>
        <w:t>These</w:t>
      </w:r>
      <w:r w:rsidR="002F06D7">
        <w:rPr>
          <w:rFonts w:cs="Times New Roman"/>
        </w:rPr>
        <w:t xml:space="preserve"> find</w:t>
      </w:r>
      <w:r w:rsidR="00C667E0">
        <w:rPr>
          <w:rFonts w:cs="Times New Roman"/>
        </w:rPr>
        <w:t>ings suggest</w:t>
      </w:r>
      <w:r w:rsidR="0069355A">
        <w:rPr>
          <w:rFonts w:cs="Times New Roman"/>
        </w:rPr>
        <w:t xml:space="preserve"> </w:t>
      </w:r>
      <w:r w:rsidR="00635A31">
        <w:rPr>
          <w:rFonts w:cs="Times New Roman"/>
        </w:rPr>
        <w:t xml:space="preserve">two USNP units </w:t>
      </w:r>
      <w:r w:rsidR="00770F96">
        <w:rPr>
          <w:rFonts w:cs="Times New Roman"/>
        </w:rPr>
        <w:t>are</w:t>
      </w:r>
      <w:r w:rsidR="00A119AC">
        <w:rPr>
          <w:rFonts w:cs="Times New Roman"/>
        </w:rPr>
        <w:t xml:space="preserve"> </w:t>
      </w:r>
      <w:r w:rsidR="00635A31">
        <w:rPr>
          <w:rFonts w:cs="Times New Roman"/>
        </w:rPr>
        <w:t xml:space="preserve">likely to </w:t>
      </w:r>
      <w:r w:rsidR="00770F96">
        <w:rPr>
          <w:rFonts w:cs="Times New Roman"/>
        </w:rPr>
        <w:t xml:space="preserve">have </w:t>
      </w:r>
      <w:r w:rsidR="00635A31">
        <w:rPr>
          <w:rFonts w:cs="Times New Roman"/>
        </w:rPr>
        <w:t>see</w:t>
      </w:r>
      <w:r w:rsidR="00A119AC">
        <w:rPr>
          <w:rFonts w:cs="Times New Roman"/>
        </w:rPr>
        <w:t>n</w:t>
      </w:r>
      <w:r w:rsidR="00635A31">
        <w:rPr>
          <w:rFonts w:cs="Times New Roman"/>
        </w:rPr>
        <w:t xml:space="preserve"> visitation increases </w:t>
      </w:r>
      <w:r w:rsidR="00770F96">
        <w:rPr>
          <w:rFonts w:cs="Times New Roman"/>
        </w:rPr>
        <w:t xml:space="preserve">associated with </w:t>
      </w:r>
      <w:r w:rsidR="00635A31">
        <w:rPr>
          <w:rFonts w:cs="Times New Roman"/>
        </w:rPr>
        <w:t xml:space="preserve">viral content from </w:t>
      </w:r>
      <w:r w:rsidR="00D14607">
        <w:rPr>
          <w:rFonts w:cs="Times New Roman"/>
        </w:rPr>
        <w:t xml:space="preserve">all </w:t>
      </w:r>
      <w:r w:rsidR="00635A31">
        <w:rPr>
          <w:rFonts w:cs="Times New Roman"/>
        </w:rPr>
        <w:t>user type</w:t>
      </w:r>
      <w:r w:rsidR="00D14607">
        <w:rPr>
          <w:rFonts w:cs="Times New Roman"/>
        </w:rPr>
        <w:t>s</w:t>
      </w:r>
      <w:r w:rsidR="00635A31">
        <w:rPr>
          <w:rFonts w:cs="Times New Roman"/>
        </w:rPr>
        <w:t xml:space="preserve"> and parks in the moderate viral group </w:t>
      </w:r>
      <w:commentRangeStart w:id="51"/>
      <w:commentRangeStart w:id="52"/>
      <w:r w:rsidR="00A119AC">
        <w:rPr>
          <w:rFonts w:cs="Times New Roman"/>
        </w:rPr>
        <w:t xml:space="preserve">were </w:t>
      </w:r>
      <w:commentRangeEnd w:id="51"/>
      <w:r w:rsidR="00A119AC">
        <w:rPr>
          <w:rStyle w:val="CommentReference"/>
        </w:rPr>
        <w:commentReference w:id="51"/>
      </w:r>
      <w:commentRangeEnd w:id="52"/>
      <w:r w:rsidR="00770F96">
        <w:rPr>
          <w:rStyle w:val="CommentReference"/>
        </w:rPr>
        <w:commentReference w:id="52"/>
      </w:r>
      <w:r w:rsidR="00635A31">
        <w:rPr>
          <w:rFonts w:cs="Times New Roman"/>
        </w:rPr>
        <w:t xml:space="preserve">likely impacted </w:t>
      </w:r>
      <w:r w:rsidR="00B82996">
        <w:rPr>
          <w:rFonts w:cs="Times New Roman"/>
        </w:rPr>
        <w:t>by</w:t>
      </w:r>
      <w:r w:rsidR="00635A31">
        <w:rPr>
          <w:rFonts w:cs="Times New Roman"/>
        </w:rPr>
        <w:t xml:space="preserve"> viral content </w:t>
      </w:r>
      <w:r w:rsidR="00B82996">
        <w:rPr>
          <w:rFonts w:cs="Times New Roman"/>
        </w:rPr>
        <w:t>from</w:t>
      </w:r>
      <w:r w:rsidR="00635A31">
        <w:rPr>
          <w:rFonts w:cs="Times New Roman"/>
        </w:rPr>
        <w:t xml:space="preserve"> specific user types (avid posters).</w:t>
      </w:r>
      <w:r w:rsidR="00770F96">
        <w:rPr>
          <w:rFonts w:cs="Times New Roman"/>
        </w:rPr>
        <w:t xml:space="preserve"> </w:t>
      </w:r>
      <w:r w:rsidR="004953C7">
        <w:rPr>
          <w:rFonts w:cs="Times New Roman"/>
        </w:rPr>
        <w:t xml:space="preserve">The cumulative effect per month of all past and current engaging content from avid users increases visitation by 4.4 to 7.2% </w:t>
      </w:r>
      <w:r w:rsidR="002E78B0">
        <w:rPr>
          <w:rFonts w:cs="Times New Roman"/>
        </w:rPr>
        <w:t>per month</w:t>
      </w:r>
      <w:r w:rsidR="00635A31">
        <w:rPr>
          <w:rFonts w:cs="Times New Roman"/>
        </w:rPr>
        <w:t xml:space="preserve"> across parks in the high and moderate groups</w:t>
      </w:r>
      <w:r w:rsidR="00382424">
        <w:rPr>
          <w:rFonts w:cs="Times New Roman"/>
        </w:rPr>
        <w:t>.</w:t>
      </w:r>
      <w:r w:rsidR="002E78B0">
        <w:rPr>
          <w:rFonts w:cs="Times New Roman"/>
        </w:rPr>
        <w:t xml:space="preserve"> </w:t>
      </w:r>
      <w:r w:rsidR="003938BD">
        <w:rPr>
          <w:rFonts w:cs="Times New Roman"/>
        </w:rPr>
        <w:t xml:space="preserve">To summarize, moderately </w:t>
      </w:r>
      <w:r w:rsidR="003938BD" w:rsidRPr="00770F96">
        <w:rPr>
          <w:rFonts w:cs="Times New Roman"/>
        </w:rPr>
        <w:t>viral</w:t>
      </w:r>
      <w:r w:rsidR="003938BD">
        <w:rPr>
          <w:rFonts w:cs="Times New Roman"/>
        </w:rPr>
        <w:t xml:space="preserve"> content</w:t>
      </w:r>
      <w:r w:rsidR="003938BD" w:rsidRPr="00770F96">
        <w:rPr>
          <w:rFonts w:cs="Times New Roman"/>
        </w:rPr>
        <w:t xml:space="preserve"> from avid users </w:t>
      </w:r>
      <w:r w:rsidR="003938BD">
        <w:rPr>
          <w:rFonts w:cs="Times New Roman"/>
        </w:rPr>
        <w:t xml:space="preserve">is likely to </w:t>
      </w:r>
      <w:r w:rsidR="003938BD" w:rsidRPr="008A7B3F">
        <w:rPr>
          <w:rFonts w:cs="Times New Roman"/>
        </w:rPr>
        <w:t>influence visitation</w:t>
      </w:r>
      <w:r w:rsidR="003938BD" w:rsidRPr="003938BD">
        <w:rPr>
          <w:rFonts w:cs="Times New Roman"/>
        </w:rPr>
        <w:t xml:space="preserve"> but highly viral content has impacts regardless of the source of the </w:t>
      </w:r>
      <w:r w:rsidR="003938BD" w:rsidRPr="003938BD">
        <w:rPr>
          <w:rFonts w:cs="Times New Roman"/>
        </w:rPr>
        <w:lastRenderedPageBreak/>
        <w:t xml:space="preserve">post. </w:t>
      </w:r>
      <w:r w:rsidR="003938BD">
        <w:rPr>
          <w:rFonts w:cs="Times New Roman"/>
        </w:rPr>
        <w:t xml:space="preserve">USNPs units in the group with relatively low viral content do not appear to have any visitation impacts associated with either the cumulative effect of such content </w:t>
      </w:r>
      <w:r w:rsidR="00635A31">
        <w:rPr>
          <w:rFonts w:cs="Times New Roman"/>
        </w:rPr>
        <w:t xml:space="preserve">or user posting intensity.  </w:t>
      </w:r>
    </w:p>
    <w:p w14:paraId="1BDD7205" w14:textId="02171AB7" w:rsidR="007144C5" w:rsidRPr="0062322C" w:rsidRDefault="007144C5" w:rsidP="007144C5">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b/>
          <w:bCs/>
        </w:rPr>
      </w:pPr>
    </w:p>
    <w:p w14:paraId="196BD79A" w14:textId="1746EFCC" w:rsidR="007144C5" w:rsidRPr="00B82996" w:rsidRDefault="007144C5" w:rsidP="007144C5">
      <w:pPr>
        <w:pStyle w:val="Heading2"/>
        <w:spacing w:before="0" w:line="360" w:lineRule="auto"/>
        <w:rPr>
          <w:rFonts w:cs="Times New Roman"/>
          <w:b/>
          <w:sz w:val="28"/>
        </w:rPr>
      </w:pPr>
      <w:r w:rsidRPr="00B82996">
        <w:rPr>
          <w:rFonts w:cs="Times New Roman"/>
          <w:b/>
          <w:sz w:val="28"/>
        </w:rPr>
        <w:t>Discussion</w:t>
      </w:r>
    </w:p>
    <w:p w14:paraId="236AC236" w14:textId="6031AD5C" w:rsidR="00371F11" w:rsidRDefault="19928556" w:rsidP="19928556">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lang w:bidi="en-US"/>
        </w:rPr>
      </w:pPr>
      <w:r w:rsidRPr="19928556">
        <w:rPr>
          <w:rFonts w:cs="Times New Roman"/>
          <w:lang w:bidi="en-US"/>
        </w:rPr>
        <w:t>Online activity has offline impacts</w:t>
      </w:r>
      <w:r w:rsidR="001B7D6C" w:rsidRPr="19928556">
        <w:rPr>
          <w:rFonts w:cs="Times New Roman"/>
          <w:lang w:bidi="en-US"/>
        </w:rPr>
        <w:fldChar w:fldCharType="begin"/>
      </w:r>
      <w:r w:rsidR="00680324">
        <w:rPr>
          <w:rFonts w:cs="Times New Roman"/>
          <w:lang w:bidi="en-US"/>
        </w:rPr>
        <w:instrText xml:space="preserve"> ADDIN ZOTERO_ITEM CSL_CITATION {"citationID":"CSQ8KzVC","properties":{"formattedCitation":"\\super 27\\nosupersub{}","plainCitation":"27","noteIndex":0},"citationItems":[{"id":63,"uris":["http://zotero.org/users/local/t74PQZ69/items/RMB2S9QD","http://zotero.org/users/10948893/items/RMB2S9QD"],"itemData":{"id":63,"type":"article-journal","abstract":"Following the 2016 US presidential election, many have expressed concern about the effects of false stories (\"fake news\"), circulated largely through social media. We discuss the economics of fake news and present new data on its consumption prior to the election. Drawing on web browsing data, archives of fact-checking websites, and results from a new online survey, we find: 1) social media was an important but not dominant source of election news, with 14 percent of Americans calling social media their \"most important\" source; 2) of the known false news stories that appeared in the three months before the election, those favoring Trump were shared a total of 30 million times on Facebook, while those favoring Clinton were shared 8 million times; 3) the average American adult saw on the order of one or perhaps several fake news stories in the months around the election, with just over half of those who recalled seeing them believing them; and 4) people are much more likely to believe stories that favor their preferred candidate, especially if they have ideologically segregated social media networks.","container-title":"Journal of Economic Perspectives","DOI":"10.1257/jep.31.2.211","ISSN":"0895-3309","issue":"2","language":"en","page":"211-236","source":"www.aeaweb.org","title":"Social Media and Fake News in the 2016 Election","volume":"31","author":[{"family":"Allcott","given":"Hunt"},{"family":"Gentzkow","given":"Matthew"}],"issued":{"date-parts":[["2017",5]]}}}],"schema":"https://github.com/citation-style-language/schema/raw/master/csl-citation.json"} </w:instrText>
      </w:r>
      <w:r w:rsidR="001B7D6C" w:rsidRPr="19928556">
        <w:rPr>
          <w:rFonts w:cs="Times New Roman"/>
          <w:lang w:bidi="en-US"/>
        </w:rPr>
        <w:fldChar w:fldCharType="separate"/>
      </w:r>
      <w:r w:rsidR="00680324" w:rsidRPr="00680324">
        <w:rPr>
          <w:rFonts w:cs="Times New Roman"/>
          <w:vertAlign w:val="superscript"/>
        </w:rPr>
        <w:t>27</w:t>
      </w:r>
      <w:r w:rsidR="001B7D6C" w:rsidRPr="19928556">
        <w:rPr>
          <w:rFonts w:cs="Times New Roman"/>
          <w:lang w:bidi="en-US"/>
        </w:rPr>
        <w:fldChar w:fldCharType="end"/>
      </w:r>
      <w:r w:rsidRPr="19928556">
        <w:rPr>
          <w:rFonts w:cs="Times New Roman"/>
          <w:lang w:bidi="en-US"/>
        </w:rPr>
        <w:t xml:space="preserve"> and visitation to USNPs is no exception. New information from social media has the potential to make the outdoors less exclusive and increase the diversity of recreators</w:t>
      </w:r>
      <w:r w:rsidR="001B7D6C" w:rsidRPr="19928556">
        <w:rPr>
          <w:rFonts w:cs="Times New Roman"/>
          <w:lang w:bidi="en-US"/>
        </w:rPr>
        <w:fldChar w:fldCharType="begin"/>
      </w:r>
      <w:r w:rsidR="00680324">
        <w:rPr>
          <w:rFonts w:cs="Times New Roman"/>
          <w:lang w:bidi="en-US"/>
        </w:rPr>
        <w:instrText xml:space="preserve"> ADDIN ZOTERO_ITEM CSL_CITATION {"citationID":"uZJvBfoZ","properties":{"formattedCitation":"\\super 28\\nosupersub{}","plainCitation":"28","noteIndex":0},"citationItems":[{"id":90,"uris":["http://zotero.org/users/local/t74PQZ69/items/MBVSDRQ7","http://zotero.org/users/10948893/items/MBVSDRQ7"],"itemData":{"id":90,"type":"article-journal","abstract":"In 2013, for the first time in United States history, more than 50% of children younger than age one were minorities. Latinos are the nation’s largest-growing minority group, and by 2050 are estimated to comprise 28% of the total U.S. population. Despite the exponential growth of minorities generally and Latinos in particular, landmanagement agencies have been slow in responding to these major racial and ethnic demographic shifts, particularly within the context of outdoor recreation activities. The purpose of this article is to show how Latino Outdoors is providing diverse and family-focused outdoor-recreation opportunities by using storytelling and cuttingedge social-networking technology to build avenues for access to public lands and a Latino-centered message of environmental awareness and belonging. In the past four years, Latino Outdoors grew from one person to 180 volunteers, 44 of whom function as volunteer leaders, and two paid full-time employees, all of whom have together organized outings in 14 states across the country. Storytelling and social media work as mechanisms to communicate the value of nature and interaction with the natural environment as part of a modern Latino identity. Engaging with cultural and ethnic diversity, Latino Outdoors and its partners have built a national network that values and advocates for the wealth of experiences that the environment and recreation can provide to the over 57 million Latinos in the United States, who are underserved by public land-management agencies. Through its use of storytelling and its online presence, the organization is creating a space for new social and cultural meanings of the outdoors using counternarratives that question normative American outdoor experiences that privilege an able-bodied white middle-class user. Latino Outdoors’ staff promotes shared narratives in the conversation about the nation’s changing meaning of outdoor experiences within an increasingly diverse society. A storytelling focus could be applied within recreation programs for the purposes of creating more culturally sensitive services, understanding land-use differences both within and across racial/ethnic groups, and developing mechanisms for collaborative goal setting that includes diverse community voices.Subscribe to JPRA","container-title":"Journal of Park and Recreation Administration","DOI":"10.18666/JPRA-2018-V36-I3-7868","ISSN":"2160-6862","issue":"3","language":"en","license":"Copyright (c) 2018 Sagamore Publishing LLC","note":"number: 3","source":"js.sagamorepub.com","title":"Latino Outdoors: Using Storytelling and Social Media to Increase Diversity on Public Lands","title-short":"Latino Outdoors","URL":"https://js.sagamorepub.com/index.php/jpra/article/view/7868","volume":"36","author":[{"family":"Flores","given":"David"},{"family":"Kuhn","given":"Karmon"}],"accessed":{"date-parts":[["2023",9,29]]},"issued":{"date-parts":[["2018",8,7]]}}}],"schema":"https://github.com/citation-style-language/schema/raw/master/csl-citation.json"} </w:instrText>
      </w:r>
      <w:r w:rsidR="001B7D6C" w:rsidRPr="19928556">
        <w:rPr>
          <w:rFonts w:cs="Times New Roman"/>
          <w:lang w:bidi="en-US"/>
        </w:rPr>
        <w:fldChar w:fldCharType="separate"/>
      </w:r>
      <w:r w:rsidR="00680324" w:rsidRPr="00680324">
        <w:rPr>
          <w:rFonts w:cs="Times New Roman"/>
          <w:vertAlign w:val="superscript"/>
        </w:rPr>
        <w:t>28</w:t>
      </w:r>
      <w:r w:rsidR="001B7D6C" w:rsidRPr="19928556">
        <w:rPr>
          <w:rFonts w:cs="Times New Roman"/>
          <w:lang w:bidi="en-US"/>
        </w:rPr>
        <w:fldChar w:fldCharType="end"/>
      </w:r>
      <w:r w:rsidRPr="19928556">
        <w:rPr>
          <w:rFonts w:cs="Times New Roman"/>
          <w:lang w:bidi="en-US"/>
        </w:rPr>
        <w:t xml:space="preserve"> yet the conversation has often focused largely on its negative role in driving surges of visitation, leading to overcrowding and resource degradation. Our analyses that combine visitation models with data from millions of posts to Instagram suggest that part of the increased visitation since 2012 at USNPs may be attributable to online behavior within the app. At the park level, the reason for the increase attributable to Instagram may vary depending on the level of engagement of the user base with content georeferenced to that park. </w:t>
      </w:r>
    </w:p>
    <w:p w14:paraId="43758780" w14:textId="62FDCD21" w:rsidR="000837C9" w:rsidDel="00156FC1" w:rsidRDefault="00371F11" w:rsidP="19928556">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lang w:bidi="en-US"/>
        </w:rPr>
      </w:pPr>
      <w:r>
        <w:rPr>
          <w:rFonts w:cs="Times New Roman"/>
          <w:bCs/>
          <w:lang w:bidi="en-US"/>
        </w:rPr>
        <w:tab/>
      </w:r>
      <w:r w:rsidR="00156FC1" w:rsidRPr="19928556">
        <w:rPr>
          <w:rFonts w:cs="Times New Roman"/>
          <w:lang w:bidi="en-US"/>
        </w:rPr>
        <w:t xml:space="preserve">Importantly, </w:t>
      </w:r>
      <w:r w:rsidRPr="19928556">
        <w:rPr>
          <w:rFonts w:cs="Times New Roman"/>
          <w:lang w:bidi="en-US"/>
        </w:rPr>
        <w:t xml:space="preserve">our analysis </w:t>
      </w:r>
      <w:r w:rsidR="00DE434D" w:rsidRPr="19928556">
        <w:rPr>
          <w:rFonts w:cs="Times New Roman"/>
          <w:lang w:bidi="en-US"/>
        </w:rPr>
        <w:t>shows that</w:t>
      </w:r>
      <w:r w:rsidRPr="19928556">
        <w:rPr>
          <w:rFonts w:cs="Times New Roman"/>
          <w:lang w:bidi="en-US"/>
        </w:rPr>
        <w:t xml:space="preserve"> Instagram content alone does not fully explain the overall rise in visitation observed. </w:t>
      </w:r>
      <w:r w:rsidR="00DE434D" w:rsidRPr="19928556">
        <w:rPr>
          <w:rFonts w:cs="Times New Roman"/>
          <w:lang w:bidi="en-US"/>
        </w:rPr>
        <w:t>We found that</w:t>
      </w:r>
      <w:r w:rsidR="00156FC1" w:rsidRPr="19928556">
        <w:rPr>
          <w:rFonts w:cs="Times New Roman"/>
          <w:lang w:bidi="en-US"/>
        </w:rPr>
        <w:t xml:space="preserve"> </w:t>
      </w:r>
      <w:r w:rsidR="00DE434D" w:rsidRPr="19928556">
        <w:rPr>
          <w:rFonts w:cs="Times New Roman"/>
          <w:lang w:bidi="en-US"/>
        </w:rPr>
        <w:t>demographic</w:t>
      </w:r>
      <w:r w:rsidR="00371365" w:rsidRPr="19928556" w:rsidDel="00DE434D">
        <w:rPr>
          <w:rFonts w:cs="Times New Roman"/>
          <w:lang w:bidi="en-US"/>
        </w:rPr>
        <w:t xml:space="preserve"> trends also</w:t>
      </w:r>
      <w:r w:rsidR="003D09EF" w:rsidRPr="19928556" w:rsidDel="00DE434D">
        <w:rPr>
          <w:rFonts w:cs="Times New Roman"/>
          <w:lang w:bidi="en-US"/>
        </w:rPr>
        <w:t xml:space="preserve"> played a large role in the recent increases in visitation. </w:t>
      </w:r>
      <w:r w:rsidR="00371365" w:rsidRPr="19928556">
        <w:rPr>
          <w:rFonts w:cs="Times New Roman"/>
          <w:lang w:bidi="en-US"/>
        </w:rPr>
        <w:t>Specifically, t</w:t>
      </w:r>
      <w:r w:rsidR="00DE434D" w:rsidRPr="19928556">
        <w:rPr>
          <w:rFonts w:cs="Times New Roman"/>
          <w:lang w:bidi="en-US"/>
        </w:rPr>
        <w:t xml:space="preserve">he </w:t>
      </w:r>
      <w:r w:rsidR="00371365" w:rsidRPr="19928556" w:rsidDel="00DE434D">
        <w:rPr>
          <w:rFonts w:cs="Times New Roman"/>
          <w:lang w:bidi="en-US"/>
        </w:rPr>
        <w:t xml:space="preserve">national population </w:t>
      </w:r>
      <w:r w:rsidR="00371365" w:rsidRPr="19928556" w:rsidDel="00B54D74">
        <w:rPr>
          <w:rFonts w:cs="Times New Roman"/>
          <w:lang w:bidi="en-US"/>
        </w:rPr>
        <w:t xml:space="preserve">over the age of </w:t>
      </w:r>
      <w:r w:rsidR="00371365" w:rsidRPr="19928556">
        <w:rPr>
          <w:rFonts w:cs="Times New Roman"/>
          <w:lang w:bidi="en-US"/>
        </w:rPr>
        <w:t>65 increased rapid</w:t>
      </w:r>
      <w:r w:rsidR="00B54D74" w:rsidRPr="19928556">
        <w:rPr>
          <w:rFonts w:cs="Times New Roman"/>
          <w:lang w:bidi="en-US"/>
        </w:rPr>
        <w:t>ly</w:t>
      </w:r>
      <w:r w:rsidR="003D09EF" w:rsidRPr="19928556">
        <w:rPr>
          <w:rFonts w:cs="Times New Roman"/>
          <w:lang w:bidi="en-US"/>
        </w:rPr>
        <w:t xml:space="preserve"> over this</w:t>
      </w:r>
      <w:r w:rsidR="00371365" w:rsidRPr="19928556">
        <w:rPr>
          <w:rFonts w:cs="Times New Roman"/>
          <w:lang w:bidi="en-US"/>
        </w:rPr>
        <w:t xml:space="preserve"> same</w:t>
      </w:r>
      <w:r w:rsidR="00547321" w:rsidRPr="19928556">
        <w:rPr>
          <w:rFonts w:cs="Times New Roman"/>
          <w:lang w:bidi="en-US"/>
        </w:rPr>
        <w:t xml:space="preserve"> time </w:t>
      </w:r>
      <w:r w:rsidR="00B54D74" w:rsidRPr="19928556">
        <w:rPr>
          <w:rFonts w:cs="Times New Roman"/>
          <w:lang w:bidi="en-US"/>
        </w:rPr>
        <w:t xml:space="preserve">period </w:t>
      </w:r>
      <w:r w:rsidR="00DF20F5" w:rsidRPr="19928556">
        <w:rPr>
          <w:rFonts w:cs="Times New Roman"/>
          <w:lang w:bidi="en-US"/>
        </w:rPr>
        <w:t>and accounted</w:t>
      </w:r>
      <w:r w:rsidR="00547321" w:rsidRPr="19928556">
        <w:rPr>
          <w:rFonts w:cs="Times New Roman"/>
          <w:lang w:bidi="en-US"/>
        </w:rPr>
        <w:t xml:space="preserve"> for a large portion of the overall increase visitation. </w:t>
      </w:r>
      <w:r w:rsidR="00547321" w:rsidRPr="19928556" w:rsidDel="00B54D74">
        <w:rPr>
          <w:rFonts w:cs="Times New Roman"/>
          <w:lang w:bidi="en-US"/>
        </w:rPr>
        <w:t xml:space="preserve">This </w:t>
      </w:r>
      <w:r w:rsidR="00547321" w:rsidRPr="19928556">
        <w:rPr>
          <w:rFonts w:cs="Times New Roman"/>
          <w:lang w:bidi="en-US"/>
        </w:rPr>
        <w:t xml:space="preserve">older </w:t>
      </w:r>
      <w:r w:rsidR="00547321" w:rsidRPr="19928556" w:rsidDel="00B54D74">
        <w:rPr>
          <w:rFonts w:cs="Times New Roman"/>
          <w:lang w:bidi="en-US"/>
        </w:rPr>
        <w:t>demographic</w:t>
      </w:r>
      <w:r w:rsidR="00547321" w:rsidRPr="19928556">
        <w:rPr>
          <w:rFonts w:cs="Times New Roman"/>
          <w:lang w:bidi="en-US"/>
        </w:rPr>
        <w:t xml:space="preserve"> is more likely to be retired with increased </w:t>
      </w:r>
      <w:r w:rsidR="00056F19" w:rsidRPr="19928556">
        <w:rPr>
          <w:rFonts w:cs="Times New Roman"/>
          <w:lang w:bidi="en-US"/>
        </w:rPr>
        <w:t xml:space="preserve">leisure time to make a trip to a National Park. </w:t>
      </w:r>
      <w:r w:rsidRPr="19928556">
        <w:rPr>
          <w:rFonts w:cs="Times New Roman"/>
          <w:lang w:bidi="en-US"/>
        </w:rPr>
        <w:t>O</w:t>
      </w:r>
      <w:r w:rsidR="00056F19" w:rsidRPr="19928556">
        <w:rPr>
          <w:rFonts w:cs="Times New Roman"/>
          <w:lang w:bidi="en-US"/>
        </w:rPr>
        <w:t>ther factors</w:t>
      </w:r>
      <w:r w:rsidRPr="19928556">
        <w:rPr>
          <w:rFonts w:cs="Times New Roman"/>
          <w:lang w:bidi="en-US"/>
        </w:rPr>
        <w:t xml:space="preserve"> not directly addressed in this research</w:t>
      </w:r>
      <w:r w:rsidR="00337B4D" w:rsidRPr="19928556">
        <w:rPr>
          <w:rFonts w:cs="Times New Roman"/>
          <w:lang w:bidi="en-US"/>
        </w:rPr>
        <w:t xml:space="preserve">, including advancements in technology, the emergence of </w:t>
      </w:r>
      <w:r w:rsidRPr="19928556">
        <w:rPr>
          <w:rFonts w:cs="Times New Roman"/>
          <w:lang w:bidi="en-US"/>
        </w:rPr>
        <w:t>other</w:t>
      </w:r>
      <w:r w:rsidR="00337B4D" w:rsidRPr="19928556">
        <w:rPr>
          <w:rFonts w:cs="Times New Roman"/>
          <w:lang w:bidi="en-US"/>
        </w:rPr>
        <w:t xml:space="preserve"> social media platforms, and shifts in the popularity of outdoor recreation</w:t>
      </w:r>
      <w:r w:rsidRPr="19928556">
        <w:rPr>
          <w:rFonts w:cs="Times New Roman"/>
          <w:lang w:bidi="en-US"/>
        </w:rPr>
        <w:t>-based</w:t>
      </w:r>
      <w:r w:rsidR="00056F19" w:rsidRPr="19928556">
        <w:rPr>
          <w:rFonts w:cs="Times New Roman"/>
          <w:lang w:bidi="en-US"/>
        </w:rPr>
        <w:t xml:space="preserve"> lifestyles, </w:t>
      </w:r>
      <w:r w:rsidRPr="19928556">
        <w:rPr>
          <w:rFonts w:cs="Times New Roman"/>
          <w:lang w:bidi="en-US"/>
        </w:rPr>
        <w:t>also may play a role in this growth. The widespread adoption of smartphones equipped with sophisticated GPS systems has enhanced both security and accessibility to outdoor areas. This empowerment has encouraged outdoor enthusiasts to venture further into the backcountry and explore new destinations with increased confidence. Moreover, our findings linking increases in visits at some parks</w:t>
      </w:r>
      <w:r w:rsidR="00547321" w:rsidRPr="19928556" w:rsidDel="00156FC1">
        <w:rPr>
          <w:rFonts w:cs="Times New Roman"/>
          <w:lang w:bidi="en-US"/>
        </w:rPr>
        <w:t xml:space="preserve"> to online engagement, suggest that other social media platforms utilizing </w:t>
      </w:r>
      <w:r w:rsidR="00156FC1" w:rsidRPr="19928556">
        <w:rPr>
          <w:rFonts w:cs="Times New Roman"/>
          <w:lang w:bidi="en-US"/>
        </w:rPr>
        <w:t>similar algorithmic-based content, such as YouTube and TikTok, may also</w:t>
      </w:r>
      <w:r w:rsidR="00710EBA" w:rsidRPr="19928556">
        <w:rPr>
          <w:rFonts w:cs="Times New Roman"/>
          <w:lang w:bidi="en-US"/>
        </w:rPr>
        <w:t xml:space="preserve"> exert influence on visitation </w:t>
      </w:r>
      <w:r w:rsidR="00156FC1" w:rsidRPr="19928556">
        <w:rPr>
          <w:rFonts w:cs="Times New Roman"/>
          <w:lang w:bidi="en-US"/>
        </w:rPr>
        <w:t>as well.</w:t>
      </w:r>
      <w:r w:rsidR="19928556" w:rsidRPr="19928556">
        <w:rPr>
          <w:rFonts w:cs="Times New Roman"/>
          <w:lang w:bidi="en-US"/>
        </w:rPr>
        <w:t xml:space="preserve"> Additionally, the growing popularity of diverse outdoor activities such as rock climbing and thru-hiking (e.g., Appalachian Trail, Pacific Crest Trail), may have also shaped visitation patterns within the areas we studied. These evolving recreational preferences have contributed to the shifts in visitor numbers, highlighting the complex interplay of social media, technology, and changing outdoor lifestyles in influencing park visitation trends. In other words, our evidence suggests some impact from Instagram that varies by </w:t>
      </w:r>
      <w:r w:rsidR="19928556" w:rsidRPr="19928556">
        <w:rPr>
          <w:rFonts w:cs="Times New Roman"/>
          <w:lang w:bidi="en-US"/>
        </w:rPr>
        <w:lastRenderedPageBreak/>
        <w:t>park unit, but the app itself is not solely responsible for the record-breaking increased visitation to USNPs in the last decade as some traditional media outlets have claimed</w:t>
      </w:r>
      <w:r w:rsidR="19928556" w:rsidRPr="19928556">
        <w:rPr>
          <w:rFonts w:cs="Times New Roman"/>
          <w:vertAlign w:val="superscript"/>
          <w:lang w:bidi="en-US"/>
        </w:rPr>
        <w:t>7-10</w:t>
      </w:r>
      <w:r w:rsidR="19928556" w:rsidRPr="19928556">
        <w:rPr>
          <w:rFonts w:cs="Times New Roman"/>
          <w:lang w:bidi="en-US"/>
        </w:rPr>
        <w:t xml:space="preserve">. </w:t>
      </w:r>
    </w:p>
    <w:p w14:paraId="6454ECF9" w14:textId="2F4B952F" w:rsidR="003D3650" w:rsidDel="00E05C7F" w:rsidRDefault="003D3650" w:rsidP="19928556">
      <w:pPr>
        <w:tabs>
          <w:tab w:val="left" w:pos="360"/>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rPr>
      </w:pPr>
      <w:r>
        <w:rPr>
          <w:rFonts w:cs="Times New Roman"/>
        </w:rPr>
        <w:tab/>
      </w:r>
      <w:r w:rsidRPr="003D3650">
        <w:rPr>
          <w:rFonts w:cs="Times New Roman"/>
        </w:rPr>
        <w:t xml:space="preserve">The findings of our study carry significant policy implications for both public land managers and social media companies. </w:t>
      </w:r>
      <w:r w:rsidR="00E05C7F">
        <w:rPr>
          <w:rFonts w:cs="Times New Roman"/>
        </w:rPr>
        <w:t>Social media platforms serve as cost-effective and potent tools for managers to actively engage with their visitors</w:t>
      </w:r>
      <w:r w:rsidR="002B6334">
        <w:rPr>
          <w:rFonts w:cs="Times New Roman"/>
        </w:rPr>
        <w:t xml:space="preserve"> and</w:t>
      </w:r>
      <w:r w:rsidR="006C0DE4">
        <w:rPr>
          <w:rFonts w:cs="Times New Roman"/>
        </w:rPr>
        <w:t xml:space="preserve"> disseminate information about park conditions, locations, policies, and practices</w:t>
      </w:r>
      <w:r w:rsidR="00362CA3">
        <w:rPr>
          <w:rFonts w:cs="Times New Roman"/>
        </w:rPr>
        <w:t>.</w:t>
      </w:r>
      <w:r w:rsidR="00362CA3" w:rsidRPr="19928556" w:rsidDel="002B6334">
        <w:rPr>
          <w:rFonts w:cs="Times New Roman"/>
          <w:lang w:bidi="en-US"/>
        </w:rPr>
        <w:t xml:space="preserve"> </w:t>
      </w:r>
      <w:r w:rsidRPr="19928556">
        <w:rPr>
          <w:rFonts w:cs="Times New Roman"/>
          <w:lang w:bidi="en-US"/>
        </w:rPr>
        <w:t>Our research highlights the</w:t>
      </w:r>
      <w:r w:rsidR="00362CA3" w:rsidRPr="19928556">
        <w:rPr>
          <w:rFonts w:cs="Times New Roman"/>
          <w:lang w:bidi="en-US"/>
        </w:rPr>
        <w:t xml:space="preserve"> other side of social media, demonstrating the</w:t>
      </w:r>
      <w:r w:rsidR="0082299C" w:rsidRPr="19928556">
        <w:rPr>
          <w:rFonts w:cs="Times New Roman"/>
          <w:lang w:bidi="en-US"/>
        </w:rPr>
        <w:t xml:space="preserve"> influence wielded by </w:t>
      </w:r>
      <w:r w:rsidR="00362CA3" w:rsidRPr="19928556">
        <w:rPr>
          <w:rFonts w:cs="Times New Roman"/>
          <w:lang w:bidi="en-US"/>
        </w:rPr>
        <w:t>avid</w:t>
      </w:r>
      <w:r w:rsidR="00A61A09" w:rsidRPr="19928556">
        <w:rPr>
          <w:rFonts w:cs="Times New Roman"/>
          <w:lang w:bidi="en-US"/>
        </w:rPr>
        <w:t xml:space="preserve"> accounts producing </w:t>
      </w:r>
      <w:r w:rsidR="00362CA3" w:rsidRPr="19928556">
        <w:rPr>
          <w:rFonts w:cs="Times New Roman"/>
          <w:lang w:bidi="en-US"/>
        </w:rPr>
        <w:t>high engagement</w:t>
      </w:r>
      <w:r w:rsidR="00A61A09" w:rsidRPr="19928556">
        <w:rPr>
          <w:rFonts w:cs="Times New Roman"/>
          <w:lang w:bidi="en-US"/>
        </w:rPr>
        <w:t xml:space="preserve"> content</w:t>
      </w:r>
      <w:r w:rsidR="00362CA3" w:rsidRPr="19928556">
        <w:rPr>
          <w:rFonts w:cs="Times New Roman"/>
          <w:lang w:bidi="en-US"/>
        </w:rPr>
        <w:t xml:space="preserve"> that is likely impacting</w:t>
      </w:r>
      <w:r w:rsidR="00362CA3" w:rsidRPr="19928556" w:rsidDel="00E05C7F">
        <w:rPr>
          <w:rFonts w:cs="Times New Roman"/>
          <w:lang w:bidi="en-US"/>
        </w:rPr>
        <w:t xml:space="preserve"> visitor patterns in specific areas.</w:t>
      </w:r>
      <w:r w:rsidR="00213167" w:rsidRPr="19928556">
        <w:rPr>
          <w:rFonts w:cs="Times New Roman"/>
          <w:lang w:bidi="en-US"/>
        </w:rPr>
        <w:t xml:space="preserve"> Our results suggest that park managers could monitor social media posts tagged to their location and be more prepared for visitation increases if content associated with their location has a viral moment. The NPS </w:t>
      </w:r>
      <w:r w:rsidR="009774AE" w:rsidRPr="19928556">
        <w:rPr>
          <w:rFonts w:cs="Times New Roman"/>
          <w:lang w:bidi="en-US"/>
        </w:rPr>
        <w:t xml:space="preserve">is actively trying to rein in certain behaviors linked to avid social media users that often lead to resource degradation. </w:t>
      </w:r>
      <w:r w:rsidR="007746E7" w:rsidRPr="19928556">
        <w:rPr>
          <w:rFonts w:cs="Times New Roman"/>
          <w:lang w:bidi="en-US"/>
        </w:rPr>
        <w:t xml:space="preserve"> </w:t>
      </w:r>
      <w:r w:rsidRPr="19928556">
        <w:rPr>
          <w:rFonts w:cs="Times New Roman"/>
          <w:lang w:bidi="en-US"/>
        </w:rPr>
        <w:t>Currently,</w:t>
      </w:r>
      <w:r w:rsidDel="00E05C7F">
        <w:rPr>
          <w:rFonts w:cs="Times New Roman"/>
        </w:rPr>
        <w:t xml:space="preserve"> the NPS requires</w:t>
      </w:r>
      <w:r w:rsidR="19928556" w:rsidRPr="19928556">
        <w:rPr>
          <w:rFonts w:cs="Times New Roman"/>
        </w:rPr>
        <w:t xml:space="preserve"> anyone with a monetized social media account to secure a commercial photography permit if the user is filming within the borders of over 400 NPS locations. The permits require self-identification from visitors who generate any income from content shared online</w:t>
      </w:r>
      <w:r w:rsidR="19928556" w:rsidRPr="19928556">
        <w:rPr>
          <w:rFonts w:cs="Times New Roman"/>
          <w:lang w:bidi="en-US"/>
        </w:rPr>
        <w:t xml:space="preserve">. This policy is intended to help land managers better protect fragile resources, such as alpine meadows, from degradation by those seeking engaging content. However, enforcement of this policy is challenging for units with existing staffing shortages and many social media influencers are either unaware of the policy or unconcerned about any potential penalties.   </w:t>
      </w:r>
    </w:p>
    <w:p w14:paraId="0F61D306" w14:textId="74EE803D" w:rsidR="0034083F" w:rsidRDefault="00F240A9" w:rsidP="19928556">
      <w:pPr>
        <w:tabs>
          <w:tab w:val="left" w:pos="360"/>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lang w:bidi="en-US"/>
        </w:rPr>
      </w:pPr>
      <w:r>
        <w:rPr>
          <w:rFonts w:cs="Times New Roman"/>
        </w:rPr>
        <w:tab/>
      </w:r>
      <w:r w:rsidR="002B6334">
        <w:rPr>
          <w:rFonts w:cs="Times New Roman"/>
        </w:rPr>
        <w:t>Social</w:t>
      </w:r>
      <w:r w:rsidR="00DE55C8" w:rsidRPr="19928556">
        <w:rPr>
          <w:rFonts w:cs="Times New Roman"/>
          <w:lang w:bidi="en-US"/>
        </w:rPr>
        <w:t xml:space="preserve"> media</w:t>
      </w:r>
      <w:r w:rsidR="002B6334" w:rsidRPr="19928556">
        <w:rPr>
          <w:rFonts w:cs="Times New Roman"/>
          <w:lang w:bidi="en-US"/>
        </w:rPr>
        <w:t xml:space="preserve"> companies</w:t>
      </w:r>
      <w:r w:rsidR="00DE55C8" w:rsidRPr="19928556">
        <w:rPr>
          <w:rFonts w:cs="Times New Roman"/>
          <w:lang w:bidi="en-US"/>
        </w:rPr>
        <w:t xml:space="preserve"> operate with relatively little regulation, yet </w:t>
      </w:r>
      <w:r w:rsidR="002B6334" w:rsidRPr="19928556">
        <w:rPr>
          <w:rFonts w:cs="Times New Roman"/>
          <w:lang w:bidi="en-US"/>
        </w:rPr>
        <w:t>the</w:t>
      </w:r>
      <w:r w:rsidR="00DE55C8" w:rsidRPr="19928556">
        <w:rPr>
          <w:rFonts w:cs="Times New Roman"/>
          <w:lang w:bidi="en-US"/>
        </w:rPr>
        <w:t xml:space="preserve"> influence</w:t>
      </w:r>
      <w:r w:rsidR="002B6334" w:rsidRPr="19928556">
        <w:rPr>
          <w:rFonts w:cs="Times New Roman"/>
          <w:lang w:bidi="en-US"/>
        </w:rPr>
        <w:t xml:space="preserve"> their apps and user bases have</w:t>
      </w:r>
      <w:r w:rsidR="00DE55C8" w:rsidRPr="19928556">
        <w:rPr>
          <w:rFonts w:cs="Times New Roman"/>
          <w:lang w:bidi="en-US"/>
        </w:rPr>
        <w:t xml:space="preserve"> on the real world is profound</w:t>
      </w:r>
      <w:r w:rsidR="005D5C93" w:rsidRPr="19928556">
        <w:rPr>
          <w:rFonts w:cs="Times New Roman"/>
          <w:lang w:bidi="en-US"/>
        </w:rPr>
        <w:fldChar w:fldCharType="begin"/>
      </w:r>
      <w:r w:rsidR="00680324">
        <w:rPr>
          <w:rFonts w:cs="Times New Roman"/>
          <w:lang w:bidi="en-US"/>
        </w:rPr>
        <w:instrText xml:space="preserve"> ADDIN ZOTERO_ITEM CSL_CITATION {"citationID":"XeRun2Cq","properties":{"formattedCitation":"\\super 27,29\\nosupersub{}","plainCitation":"27,29","noteIndex":0},"citationItems":[{"id":63,"uris":["http://zotero.org/users/local/t74PQZ69/items/RMB2S9QD","http://zotero.org/users/10948893/items/RMB2S9QD"],"itemData":{"id":63,"type":"article-journal","abstract":"Following the 2016 US presidential election, many have expressed concern about the effects of false stories (\"fake news\"), circulated largely through social media. We discuss the economics of fake news and present new data on its consumption prior to the election. Drawing on web browsing data, archives of fact-checking websites, and results from a new online survey, we find: 1) social media was an important but not dominant source of election news, with 14 percent of Americans calling social media their \"most important\" source; 2) of the known false news stories that appeared in the three months before the election, those favoring Trump were shared a total of 30 million times on Facebook, while those favoring Clinton were shared 8 million times; 3) the average American adult saw on the order of one or perhaps several fake news stories in the months around the election, with just over half of those who recalled seeing them believing them; and 4) people are much more likely to believe stories that favor their preferred candidate, especially if they have ideologically segregated social media networks.","container-title":"Journal of Economic Perspectives","DOI":"10.1257/jep.31.2.211","ISSN":"0895-3309","issue":"2","language":"en","page":"211-236","source":"www.aeaweb.org","title":"Social Media and Fake News in the 2016 Election","volume":"31","author":[{"family":"Allcott","given":"Hunt"},{"family":"Gentzkow","given":"Matthew"}],"issued":{"date-parts":[["2017",5]]}}},{"id":65,"uris":["http://zotero.org/users/local/t74PQZ69/items/SPZZXY3W","http://zotero.org/users/10948893/items/SPZZXY3W"],"itemData":{"id":65,"type":"article","abstract":"This paper sets out a framework for transparency on the part of the larger digital social media companies in connection with their content moderation activities and the algorithms and data that involve the distribution of problematic content on their systems. It departs from the movement in many countries for content regulation and mandated take-downs, preferring instead to focus on creating a balanced and clear legal structure for disclosure that can help to restore public trust in digital platforms and provide assurances that they are operating in the public interest. It recommends a tiered system of transparency. Disclosures about content moderation programs and enforcement procedures and transparency reports are aimed at the general public. Disclosures about prioritization, personalization and recommendation algorithms are provided to vetted researchers and regulators. Vetted researchers are also given access to anonymized data for conducting audits in connection with content moderation programs, while personal data and commercially sensitive data are available only for regulators. This recommended transparency approach could be started through voluntary measures undertaken by the larger social media companies in conjunction with public interest groups and researchers, but its natural home is within a comprehensive system of regulation for the larger social media companies overseen by a government agency.","DOI":"10.2139/ssrn.3615726","event-place":"Rochester, NY","genre":"SSRN Scholarly Paper","language":"en","number":"3615726","publisher-place":"Rochester, NY","source":"Social Science Research Network","title":"Transparency Requirements for Digital Social Media Platforms: Recommendations for Policy Makers and Industry","title-short":"Transparency Requirements for Digital Social Media Platforms","URL":"https://papers.ssrn.com/abstract=3615726","author":[{"family":"MacCarthy","given":"Mark"}],"accessed":{"date-parts":[["2023",9,29]]},"issued":{"date-parts":[["2020",2,12]]}},"label":"page"}],"schema":"https://github.com/citation-style-language/schema/raw/master/csl-citation.json"} </w:instrText>
      </w:r>
      <w:r w:rsidR="005D5C93" w:rsidRPr="19928556">
        <w:rPr>
          <w:rFonts w:cs="Times New Roman"/>
          <w:lang w:bidi="en-US"/>
        </w:rPr>
        <w:fldChar w:fldCharType="separate"/>
      </w:r>
      <w:r w:rsidR="00680324" w:rsidRPr="00680324">
        <w:rPr>
          <w:rFonts w:cs="Times New Roman"/>
          <w:vertAlign w:val="superscript"/>
        </w:rPr>
        <w:t>27,29</w:t>
      </w:r>
      <w:r w:rsidR="005D5C93" w:rsidRPr="19928556">
        <w:rPr>
          <w:rFonts w:cs="Times New Roman"/>
          <w:lang w:bidi="en-US"/>
        </w:rPr>
        <w:fldChar w:fldCharType="end"/>
      </w:r>
      <w:r w:rsidR="002B6334" w:rsidRPr="19928556">
        <w:rPr>
          <w:rFonts w:cs="Times New Roman"/>
          <w:lang w:bidi="en-US"/>
        </w:rPr>
        <w:t>.</w:t>
      </w:r>
      <w:r w:rsidR="00DE55C8" w:rsidRPr="19928556">
        <w:rPr>
          <w:rFonts w:cs="Times New Roman"/>
          <w:lang w:bidi="en-US"/>
        </w:rPr>
        <w:t xml:space="preserve"> </w:t>
      </w:r>
      <w:r w:rsidR="00796027" w:rsidRPr="19928556">
        <w:rPr>
          <w:rFonts w:cs="Times New Roman"/>
          <w:lang w:bidi="en-US"/>
        </w:rPr>
        <w:t xml:space="preserve">Integrating pertinent information about </w:t>
      </w:r>
      <w:r w:rsidR="002B6334" w:rsidRPr="19928556">
        <w:rPr>
          <w:rFonts w:cs="Times New Roman"/>
          <w:lang w:bidi="en-US"/>
        </w:rPr>
        <w:t xml:space="preserve">location-specific </w:t>
      </w:r>
      <w:r w:rsidR="00796027" w:rsidRPr="19928556">
        <w:rPr>
          <w:rFonts w:cs="Times New Roman"/>
          <w:lang w:bidi="en-US"/>
        </w:rPr>
        <w:t xml:space="preserve">requirements </w:t>
      </w:r>
      <w:r w:rsidR="002B6334" w:rsidRPr="19928556">
        <w:rPr>
          <w:rFonts w:cs="Times New Roman"/>
          <w:lang w:bidi="en-US"/>
        </w:rPr>
        <w:t>or initiatives such as “Take only photographs, leave only footprints”</w:t>
      </w:r>
      <w:r w:rsidR="00796027" w:rsidRPr="19928556">
        <w:rPr>
          <w:rFonts w:cs="Times New Roman"/>
          <w:lang w:bidi="en-US"/>
        </w:rPr>
        <w:t xml:space="preserve"> directly within social media apps</w:t>
      </w:r>
      <w:r w:rsidR="00796027" w:rsidRPr="19928556">
        <w:rPr>
          <w:rFonts w:cs="Times New Roman"/>
          <w:lang w:bidi="en-US"/>
        </w:rPr>
        <w:fldChar w:fldCharType="begin"/>
      </w:r>
      <w:r w:rsidR="00680324">
        <w:rPr>
          <w:rFonts w:cs="Times New Roman"/>
          <w:lang w:bidi="en-US"/>
        </w:rPr>
        <w:instrText xml:space="preserve"> ADDIN ZOTERO_ITEM CSL_CITATION {"citationID":"Kq8O9V1i","properties":{"formattedCitation":"\\super 30\\nosupersub{}","plainCitation":"30","noteIndex":0},"citationItems":[{"id":94,"uris":["http://zotero.org/users/local/t74PQZ69/items/I55PUSIB","http://zotero.org/users/10948893/items/I55PUSIB"],"itemData":{"id":94,"type":"article-journal","abstract":"We analyzed community guidelines and official news releases and blog posts from 12 leading social media and messaging platforms (SMPs) to examine their responses to COVID-19 misinformation. While the majority of platforms stated that they prohibited COVID-19 misinformation, the responses of many platforms lacked clarity and transparency. Facebook, Instagram, YouTube, and Twitter had largely consistent responses, but other platforms varied with regard to types of content prohibited, criteria guiding responses, and remedies developed to address misinformation. Only Twitter and YouTube described their systems for applying various remedies. These differences highlight the need to establish general standards across platforms to address COVID-19 misinformation more cohesively.","container-title":"Harvard Kennedy School Misinformation Review","DOI":"10.37016/mr-2020-85","journalAbbreviation":"HKS Misinfo Review","language":"en","source":"DOI.org (Crossref)","title":"Research note: Examining how various social media platforms have responded to COVID-19 misinformation","title-short":"Research note","URL":"https://misinforeview.hks.harvard.edu/article/research-note-examining-how-various-social-media-platforms-have-responded-to-covid-19-misinformation","author":[{"family":"Krishnan","given":"Nandita"},{"family":"Gu","given":"Jiayan"},{"family":"Tromble","given":"Rebekah"},{"family":"Abroms","given":"Lorien C."}],"accessed":{"date-parts":[["2023",10,10]]},"issued":{"date-parts":[["2021",12,15]]}}}],"schema":"https://github.com/citation-style-language/schema/raw/master/csl-citation.json"} </w:instrText>
      </w:r>
      <w:r w:rsidR="00796027" w:rsidRPr="19928556">
        <w:rPr>
          <w:rFonts w:cs="Times New Roman"/>
          <w:lang w:bidi="en-US"/>
        </w:rPr>
        <w:fldChar w:fldCharType="separate"/>
      </w:r>
      <w:r w:rsidR="00680324" w:rsidRPr="00680324">
        <w:rPr>
          <w:rFonts w:cs="Times New Roman"/>
          <w:vertAlign w:val="superscript"/>
        </w:rPr>
        <w:t>30</w:t>
      </w:r>
      <w:r w:rsidR="00796027" w:rsidRPr="19928556">
        <w:rPr>
          <w:rFonts w:cs="Times New Roman"/>
          <w:lang w:bidi="en-US"/>
        </w:rPr>
        <w:fldChar w:fldCharType="end"/>
      </w:r>
      <w:r w:rsidR="00796027" w:rsidRPr="19928556">
        <w:rPr>
          <w:rFonts w:cs="Times New Roman"/>
          <w:lang w:bidi="en-US"/>
        </w:rPr>
        <w:t xml:space="preserve"> could heighten user awareness</w:t>
      </w:r>
      <w:r w:rsidR="002B6334" w:rsidRPr="19928556">
        <w:rPr>
          <w:rFonts w:cs="Times New Roman"/>
          <w:lang w:bidi="en-US"/>
        </w:rPr>
        <w:t xml:space="preserve"> about practices to minimize their impacts.</w:t>
      </w:r>
      <w:r w:rsidR="00796027" w:rsidRPr="19928556">
        <w:rPr>
          <w:rFonts w:cs="Times New Roman"/>
          <w:lang w:bidi="en-US"/>
        </w:rPr>
        <w:t xml:space="preserve"> </w:t>
      </w:r>
      <w:r w:rsidR="00DE55C8" w:rsidRPr="19928556">
        <w:rPr>
          <w:rFonts w:cs="Times New Roman"/>
          <w:lang w:bidi="en-US"/>
        </w:rPr>
        <w:t>Establishing a mechanism through which public land managers can request information about monetized accounts currently active on public lands could significantly enhance compliance enforcement</w:t>
      </w:r>
      <w:r w:rsidR="002B6334" w:rsidRPr="19928556">
        <w:rPr>
          <w:rFonts w:cs="Times New Roman"/>
          <w:lang w:bidi="en-US"/>
        </w:rPr>
        <w:t xml:space="preserve"> with new NPS permitting requirements</w:t>
      </w:r>
      <w:r w:rsidR="00DE55C8" w:rsidRPr="19928556">
        <w:rPr>
          <w:rFonts w:cs="Times New Roman"/>
          <w:lang w:bidi="en-US"/>
        </w:rPr>
        <w:t xml:space="preserve">. </w:t>
      </w:r>
      <w:r w:rsidR="00D01F37" w:rsidRPr="19928556">
        <w:rPr>
          <w:rFonts w:cs="Times New Roman"/>
          <w:lang w:bidi="en-US"/>
        </w:rPr>
        <w:t>Improved a</w:t>
      </w:r>
      <w:r w:rsidR="002B6334" w:rsidRPr="19928556">
        <w:rPr>
          <w:rFonts w:cs="Times New Roman"/>
          <w:lang w:bidi="en-US"/>
        </w:rPr>
        <w:t>ccess</w:t>
      </w:r>
      <w:r w:rsidR="0034083F" w:rsidRPr="19928556">
        <w:rPr>
          <w:rFonts w:cs="Times New Roman"/>
          <w:lang w:bidi="en-US"/>
        </w:rPr>
        <w:t xml:space="preserve"> </w:t>
      </w:r>
      <w:r w:rsidR="002B6334" w:rsidRPr="19928556">
        <w:rPr>
          <w:rFonts w:cs="Times New Roman"/>
          <w:lang w:bidi="en-US"/>
        </w:rPr>
        <w:t>to data from</w:t>
      </w:r>
      <w:r w:rsidR="0034083F" w:rsidRPr="19928556">
        <w:rPr>
          <w:rFonts w:cs="Times New Roman"/>
          <w:lang w:bidi="en-US"/>
        </w:rPr>
        <w:t xml:space="preserve"> in-app indicators</w:t>
      </w:r>
      <w:r w:rsidR="002B6334" w:rsidRPr="19928556">
        <w:rPr>
          <w:rFonts w:cs="Times New Roman"/>
          <w:lang w:bidi="en-US"/>
        </w:rPr>
        <w:t>, such as viral content flags or engagement indicators,</w:t>
      </w:r>
      <w:r w:rsidR="0034083F" w:rsidRPr="19928556">
        <w:rPr>
          <w:rFonts w:cs="Times New Roman"/>
          <w:lang w:bidi="en-US"/>
        </w:rPr>
        <w:t xml:space="preserve"> associated with public lands could</w:t>
      </w:r>
      <w:r w:rsidR="002B6334" w:rsidRPr="19928556">
        <w:rPr>
          <w:rFonts w:cs="Times New Roman"/>
          <w:lang w:bidi="en-US"/>
        </w:rPr>
        <w:t xml:space="preserve"> improve</w:t>
      </w:r>
      <w:r w:rsidR="0034083F" w:rsidRPr="19928556">
        <w:rPr>
          <w:rFonts w:cs="Times New Roman"/>
          <w:lang w:bidi="en-US"/>
        </w:rPr>
        <w:t xml:space="preserve"> our understanding</w:t>
      </w:r>
      <w:r w:rsidR="00D01F37" w:rsidRPr="19928556">
        <w:rPr>
          <w:rFonts w:cs="Times New Roman"/>
          <w:lang w:bidi="en-US"/>
        </w:rPr>
        <w:t>, of this new</w:t>
      </w:r>
      <w:r w:rsidR="0034083F" w:rsidRPr="19928556">
        <w:rPr>
          <w:rFonts w:cs="Times New Roman"/>
          <w:lang w:bidi="en-US"/>
        </w:rPr>
        <w:t xml:space="preserve"> evolving outdoor recreation landscape. By providing this pathway for information, </w:t>
      </w:r>
      <w:r w:rsidR="00D01F37" w:rsidRPr="19928556">
        <w:rPr>
          <w:rFonts w:cs="Times New Roman"/>
          <w:lang w:bidi="en-US"/>
        </w:rPr>
        <w:t>social media companies c</w:t>
      </w:r>
      <w:r w:rsidR="0034083F" w:rsidRPr="19928556">
        <w:rPr>
          <w:rFonts w:cs="Times New Roman"/>
          <w:lang w:bidi="en-US"/>
        </w:rPr>
        <w:t xml:space="preserve">ould facilitate a deeper comprehension of the dynamics shaping contemporary outdoor activities, thereby empowering land managers to adapt and respond effectively to the shifting patterns of public land usage. </w:t>
      </w:r>
    </w:p>
    <w:p w14:paraId="746C7598" w14:textId="325CABD0" w:rsidR="003654EC" w:rsidRDefault="007144C5" w:rsidP="007144C5">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bCs/>
          <w:lang w:bidi="en-US"/>
        </w:rPr>
      </w:pPr>
      <w:r>
        <w:rPr>
          <w:rFonts w:cs="Times New Roman"/>
          <w:bCs/>
          <w:lang w:bidi="en-US"/>
        </w:rPr>
        <w:tab/>
      </w:r>
    </w:p>
    <w:p w14:paraId="48E14C36" w14:textId="6993A34F" w:rsidR="00AB784F" w:rsidRPr="00622212" w:rsidRDefault="19928556" w:rsidP="19928556">
      <w:pPr>
        <w:pStyle w:val="Heading3"/>
        <w:spacing w:before="0" w:line="360" w:lineRule="auto"/>
        <w:jc w:val="both"/>
        <w:rPr>
          <w:rFonts w:cs="Times New Roman"/>
          <w:b/>
          <w:bCs/>
          <w:sz w:val="32"/>
          <w:szCs w:val="32"/>
        </w:rPr>
      </w:pPr>
      <w:r w:rsidRPr="19928556">
        <w:rPr>
          <w:rFonts w:cs="Times New Roman"/>
          <w:b/>
          <w:bCs/>
          <w:sz w:val="32"/>
          <w:szCs w:val="32"/>
        </w:rPr>
        <w:lastRenderedPageBreak/>
        <w:t>Methods</w:t>
      </w:r>
    </w:p>
    <w:p w14:paraId="790517B1" w14:textId="07DACB5E" w:rsidR="006D7CD9" w:rsidRPr="002C472E" w:rsidRDefault="006D7CD9" w:rsidP="006D7CD9">
      <w:pPr>
        <w:pStyle w:val="Heading3"/>
        <w:spacing w:before="0" w:line="360" w:lineRule="auto"/>
        <w:rPr>
          <w:rFonts w:cs="Times New Roman"/>
          <w:b/>
          <w:iCs/>
        </w:rPr>
      </w:pPr>
      <w:r>
        <w:rPr>
          <w:rFonts w:cs="Times New Roman"/>
          <w:b/>
          <w:iCs/>
        </w:rPr>
        <w:t xml:space="preserve">Visitation </w:t>
      </w:r>
      <w:r w:rsidR="00162ACE">
        <w:rPr>
          <w:rFonts w:cs="Times New Roman"/>
          <w:b/>
          <w:iCs/>
        </w:rPr>
        <w:t>Data</w:t>
      </w:r>
    </w:p>
    <w:p w14:paraId="536AE579" w14:textId="22576E4B" w:rsidR="006D7CD9" w:rsidRDefault="19928556" w:rsidP="006D7CD9">
      <w:pPr>
        <w:autoSpaceDE w:val="0"/>
        <w:autoSpaceDN w:val="0"/>
        <w:adjustRightInd w:val="0"/>
        <w:spacing w:line="360" w:lineRule="auto"/>
        <w:jc w:val="both"/>
        <w:rPr>
          <w:rFonts w:cs="Times New Roman"/>
        </w:rPr>
      </w:pPr>
      <w:r w:rsidRPr="19928556">
        <w:rPr>
          <w:rFonts w:cs="Times New Roman"/>
        </w:rPr>
        <w:t xml:space="preserve">USNP unit-specific monthly visitation data are publicly available as </w:t>
      </w:r>
      <w:r w:rsidRPr="19928556">
        <w:rPr>
          <w:rFonts w:cs="Times New Roman"/>
          <w:i/>
          <w:iCs/>
        </w:rPr>
        <w:t>Visitor Use Statistics</w:t>
      </w:r>
      <w:r w:rsidRPr="19928556">
        <w:rPr>
          <w:rFonts w:cs="Times New Roman"/>
          <w:color w:val="000000" w:themeColor="text1"/>
        </w:rPr>
        <w:t xml:space="preserve"> from NPS Stats.</w:t>
      </w:r>
      <w:r w:rsidR="006D7CD9" w:rsidRPr="19928556">
        <w:rPr>
          <w:rFonts w:cs="Times New Roman"/>
          <w:color w:val="000000" w:themeColor="text1"/>
        </w:rPr>
        <w:fldChar w:fldCharType="begin"/>
      </w:r>
      <w:r w:rsidR="00680324">
        <w:rPr>
          <w:rFonts w:cs="Times New Roman"/>
          <w:color w:val="000000" w:themeColor="text1"/>
        </w:rPr>
        <w:instrText xml:space="preserve"> ADDIN ZOTERO_ITEM CSL_CITATION {"citationID":"YvN4Pd9P","properties":{"formattedCitation":"\\super 31\\nosupersub{}","plainCitation":"31","noteIndex":0},"citationItems":[{"id":67,"uris":["http://zotero.org/users/local/t74PQZ69/items/Y6IBHHFK","http://zotero.org/users/10948893/items/Y6IBHHFK"],"itemData":{"id":67,"type":"webpage","title":"STATS - Welcome to Visitor Use Statistics","URL":"https://irma.nps.gov/Stats/","accessed":{"date-parts":[["2023",9,29]]}}}],"schema":"https://github.com/citation-style-language/schema/raw/master/csl-citation.json"} </w:instrText>
      </w:r>
      <w:r w:rsidR="006D7CD9" w:rsidRPr="19928556">
        <w:rPr>
          <w:rFonts w:cs="Times New Roman"/>
          <w:color w:val="000000" w:themeColor="text1"/>
        </w:rPr>
        <w:fldChar w:fldCharType="separate"/>
      </w:r>
      <w:r w:rsidR="00680324" w:rsidRPr="00680324">
        <w:rPr>
          <w:rFonts w:cs="Times New Roman"/>
          <w:color w:val="000000"/>
          <w:vertAlign w:val="superscript"/>
        </w:rPr>
        <w:t>31</w:t>
      </w:r>
      <w:r w:rsidR="006D7CD9" w:rsidRPr="19928556">
        <w:rPr>
          <w:rFonts w:cs="Times New Roman"/>
          <w:color w:val="000000" w:themeColor="text1"/>
        </w:rPr>
        <w:fldChar w:fldCharType="end"/>
      </w:r>
      <w:r w:rsidRPr="19928556">
        <w:rPr>
          <w:rFonts w:cs="Times New Roman"/>
          <w:color w:val="000000" w:themeColor="text1"/>
        </w:rPr>
        <w:t xml:space="preserve"> </w:t>
      </w:r>
      <w:r w:rsidRPr="19928556">
        <w:rPr>
          <w:rFonts w:cs="Times New Roman"/>
        </w:rPr>
        <w:t>The database contains information on visitor trips to over 400 park locations managed by the NPS. The type of a visitor trip can include recreational or non-recreational visits, the visit hours and whether the trip included overnight stays. Our empirical setting focused on the impacts to visitation to national parks (NPs), which includes sixty-three (63) locations (</w:t>
      </w:r>
      <w:r w:rsidRPr="19928556">
        <w:rPr>
          <w:rFonts w:cs="Times New Roman"/>
          <w:b/>
          <w:bCs/>
        </w:rPr>
        <w:t>Extended Data Fig. 1</w:t>
      </w:r>
      <w:r w:rsidRPr="19928556">
        <w:rPr>
          <w:rFonts w:cs="Times New Roman"/>
        </w:rPr>
        <w:t xml:space="preserve">). For parsimony, we limit our analysis to NPs within the lower forty-eight states of the U.S. that are easily assessable by car (i.e., excluding island and water-based NPs). This reduces the sample to forty-five (45) NPs. The sample is further reduced to forty (40) parks since five areas are removed since they were designated as a NP after 2010 (post-Instagram). In our final sample of forty NPs, there were six parks designated prior to 2010 but during our sample period (1993 - </w:t>
      </w:r>
      <w:proofErr w:type="gramStart"/>
      <w:r w:rsidRPr="19928556">
        <w:rPr>
          <w:rFonts w:cs="Times New Roman"/>
        </w:rPr>
        <w:t>2019;  Great</w:t>
      </w:r>
      <w:proofErr w:type="gramEnd"/>
      <w:r w:rsidRPr="19928556">
        <w:rPr>
          <w:rFonts w:cs="Times New Roman"/>
        </w:rPr>
        <w:t xml:space="preserve"> Sands Dunes, Cuyahoga Valley, Black Canyon of the Gunnison, Death Valley, Joshua Tree, and Saguaro NPs). For these parks, a binary variable indicating NP designation is included within our model to control for this change in status. Data on national park entrance fees from 1993 to 2019 were obtained through email communication with NPS. Our visitation dataset is therefore a monthly panel covering a nearly 27-year period for 40 NPs.</w:t>
      </w:r>
    </w:p>
    <w:p w14:paraId="50CEDC81" w14:textId="77777777" w:rsidR="00162ACE" w:rsidRDefault="00162ACE" w:rsidP="006D7CD9">
      <w:pPr>
        <w:autoSpaceDE w:val="0"/>
        <w:autoSpaceDN w:val="0"/>
        <w:adjustRightInd w:val="0"/>
        <w:spacing w:line="360" w:lineRule="auto"/>
        <w:jc w:val="both"/>
        <w:rPr>
          <w:rFonts w:cs="Times New Roman"/>
        </w:rPr>
      </w:pPr>
    </w:p>
    <w:p w14:paraId="63B4CB30" w14:textId="77777777" w:rsidR="00162ACE" w:rsidRPr="00C92591" w:rsidRDefault="00162ACE" w:rsidP="00162ACE">
      <w:pPr>
        <w:spacing w:line="360" w:lineRule="auto"/>
        <w:jc w:val="both"/>
        <w:rPr>
          <w:rFonts w:cs="Times New Roman"/>
          <w:b/>
          <w:bCs/>
          <w:color w:val="000000"/>
        </w:rPr>
      </w:pPr>
      <w:r>
        <w:rPr>
          <w:rFonts w:cs="Times New Roman"/>
          <w:b/>
          <w:bCs/>
          <w:color w:val="000000"/>
        </w:rPr>
        <w:t>Social Media Data</w:t>
      </w:r>
    </w:p>
    <w:p w14:paraId="29E3D165" w14:textId="261069D2" w:rsidR="00162ACE" w:rsidRDefault="4CEB1CF1" w:rsidP="19928556">
      <w:pPr>
        <w:spacing w:line="360" w:lineRule="auto"/>
        <w:jc w:val="both"/>
        <w:rPr>
          <w:rFonts w:cs="Times New Roman"/>
          <w:color w:val="000000"/>
        </w:rPr>
      </w:pPr>
      <w:r w:rsidRPr="4CEB1CF1">
        <w:rPr>
          <w:rFonts w:cs="Times New Roman"/>
          <w:color w:val="000000" w:themeColor="text1"/>
        </w:rPr>
        <w:t xml:space="preserve">Instagram data was collected by web scrapping publicly available content </w:t>
      </w:r>
      <w:r w:rsidRPr="4CEB1CF1">
        <w:rPr>
          <w:rFonts w:cs="Times New Roman"/>
        </w:rPr>
        <w:t>in fall of 2019. We conducted this effort following the processes described in Lowe Mackenzie et al. (2024)</w:t>
      </w:r>
      <w:r w:rsidRPr="00227800">
        <w:rPr>
          <w:rFonts w:cs="Times New Roman"/>
          <w:vertAlign w:val="superscript"/>
        </w:rPr>
        <w:t>11</w:t>
      </w:r>
      <w:r w:rsidRPr="4CEB1CF1">
        <w:rPr>
          <w:rFonts w:cs="Times New Roman"/>
        </w:rPr>
        <w:t xml:space="preserve">. This collection effort </w:t>
      </w:r>
      <w:r w:rsidRPr="4CEB1CF1">
        <w:rPr>
          <w:rFonts w:cs="Times New Roman"/>
          <w:color w:val="000000" w:themeColor="text1"/>
        </w:rPr>
        <w:t>of all geotags associated under each NP in our sample</w:t>
      </w:r>
      <w:r w:rsidRPr="4CEB1CF1">
        <w:rPr>
          <w:rFonts w:cs="Times New Roman"/>
        </w:rPr>
        <w:t xml:space="preserve"> resulted in over 8.3 million geotagged posts to these locations. Each collected post </w:t>
      </w:r>
      <w:r w:rsidRPr="4CEB1CF1">
        <w:rPr>
          <w:rFonts w:cs="Times New Roman"/>
          <w:color w:val="000000" w:themeColor="text1"/>
        </w:rPr>
        <w:t xml:space="preserve">includes metadata containing each NP’s name and specific location. Any individual post falling outside the latitude and longitude coordinates of the park were identified and removed from the sample. The collected metadata also provided information on each post indexed by identification number, the date the photo was uploaded, the number of likes and comments the post received, and the caption entered by the poster. To protect user privacy, we did not collect usernames, any information in any user’s bio, or the specific image. </w:t>
      </w:r>
    </w:p>
    <w:p w14:paraId="290B363E" w14:textId="1112E6BE" w:rsidR="00EB39A4" w:rsidRPr="0062322C" w:rsidRDefault="4CEB1CF1" w:rsidP="00EB39A4">
      <w:pPr>
        <w:autoSpaceDE w:val="0"/>
        <w:autoSpaceDN w:val="0"/>
        <w:adjustRightInd w:val="0"/>
        <w:spacing w:line="360" w:lineRule="auto"/>
        <w:ind w:firstLine="360"/>
        <w:jc w:val="both"/>
        <w:rPr>
          <w:rFonts w:cs="Times New Roman"/>
        </w:rPr>
      </w:pPr>
      <w:r w:rsidRPr="4CEB1CF1">
        <w:rPr>
          <w:rFonts w:cs="Times New Roman"/>
          <w:color w:val="000000" w:themeColor="text1"/>
        </w:rPr>
        <w:t>We transformed this data into metrics that can be used to represent different ways Instagram may influence visitation to USNPs. First, photo-user-day (PUD)</w:t>
      </w:r>
      <w:r w:rsidRPr="4CEB1CF1">
        <w:rPr>
          <w:rFonts w:cs="Times New Roman"/>
          <w:color w:val="000000" w:themeColor="text1"/>
          <w:vertAlign w:val="superscript"/>
        </w:rPr>
        <w:t>12</w:t>
      </w:r>
      <w:r w:rsidRPr="4CEB1CF1">
        <w:rPr>
          <w:rFonts w:cs="Times New Roman"/>
          <w:color w:val="000000" w:themeColor="text1"/>
        </w:rPr>
        <w:t xml:space="preserve"> is metric that represents a unique </w:t>
      </w:r>
      <w:r w:rsidRPr="4CEB1CF1">
        <w:rPr>
          <w:rFonts w:cs="Times New Roman"/>
          <w:color w:val="000000" w:themeColor="text1"/>
        </w:rPr>
        <w:lastRenderedPageBreak/>
        <w:t xml:space="preserve">upload from a user account observed at a park on a given day. The total PUD per month measures the contemporaneous volume of uploaded content to Instagram for each park. Second, </w:t>
      </w:r>
      <w:r w:rsidRPr="4CEB1CF1">
        <w:rPr>
          <w:rFonts w:cs="Times New Roman"/>
        </w:rPr>
        <w:t xml:space="preserve">engagement was quantified by the number of </w:t>
      </w:r>
      <w:r w:rsidRPr="4CEB1CF1">
        <w:rPr>
          <w:rFonts w:cs="Times New Roman"/>
          <w:i/>
          <w:iCs/>
        </w:rPr>
        <w:t xml:space="preserve">likes </w:t>
      </w:r>
      <w:r w:rsidRPr="4CEB1CF1">
        <w:rPr>
          <w:rFonts w:cs="Times New Roman"/>
        </w:rPr>
        <w:t xml:space="preserve">and </w:t>
      </w:r>
      <w:r w:rsidRPr="4CEB1CF1">
        <w:rPr>
          <w:rFonts w:cs="Times New Roman"/>
          <w:i/>
          <w:iCs/>
        </w:rPr>
        <w:t>comments</w:t>
      </w:r>
      <w:r w:rsidRPr="4CEB1CF1">
        <w:rPr>
          <w:rFonts w:cs="Times New Roman"/>
        </w:rPr>
        <w:t xml:space="preserve"> a photo receives. We measured the cumulative effect of Instagram posts with high engagement using the following equation:</w:t>
      </w:r>
    </w:p>
    <w:p w14:paraId="2E2CB148" w14:textId="3DB36965" w:rsidR="00EB39A4" w:rsidRPr="0062322C" w:rsidRDefault="00000000" w:rsidP="00EB39A4">
      <w:pPr>
        <w:autoSpaceDE w:val="0"/>
        <w:autoSpaceDN w:val="0"/>
        <w:adjustRightInd w:val="0"/>
        <w:spacing w:line="360" w:lineRule="auto"/>
        <w:ind w:left="1440" w:firstLine="720"/>
        <w:jc w:val="right"/>
        <w:rPr>
          <w:rFonts w:cs="Times New Roman"/>
        </w:rPr>
      </w:pPr>
      <m:oMath>
        <m:sSub>
          <m:sSubPr>
            <m:ctrlPr>
              <w:rPr>
                <w:rFonts w:ascii="Cambria Math" w:hAnsi="Cambria Math" w:cs="Times New Roman"/>
                <w:i/>
                <w:color w:val="000000"/>
              </w:rPr>
            </m:ctrlPr>
          </m:sSubPr>
          <m:e>
            <m:r>
              <w:rPr>
                <w:rFonts w:ascii="Cambria Math" w:hAnsi="Cambria Math" w:cs="Times New Roman"/>
                <w:color w:val="000000"/>
              </w:rPr>
              <m:t>Infl</m:t>
            </m:r>
          </m:e>
          <m:sub>
            <m:r>
              <w:rPr>
                <w:rFonts w:ascii="Cambria Math" w:hAnsi="Cambria Math" w:cs="Times New Roman"/>
                <w:color w:val="000000"/>
              </w:rPr>
              <m:t>pT</m:t>
            </m:r>
          </m:sub>
        </m:sSub>
        <m:r>
          <w:rPr>
            <w:rFonts w:ascii="Cambria Math" w:hAnsi="Cambria Math" w:cs="Times New Roman"/>
            <w:color w:val="000000"/>
          </w:rPr>
          <m:t>=</m:t>
        </m:r>
        <m:nary>
          <m:naryPr>
            <m:chr m:val="∑"/>
            <m:limLoc m:val="undOvr"/>
            <m:ctrlPr>
              <w:rPr>
                <w:rFonts w:ascii="Cambria Math" w:hAnsi="Cambria Math" w:cs="Times New Roman"/>
                <w:i/>
                <w:color w:val="000000"/>
              </w:rPr>
            </m:ctrlPr>
          </m:naryPr>
          <m:sub>
            <m:r>
              <w:rPr>
                <w:rFonts w:ascii="Cambria Math" w:hAnsi="Cambria Math" w:cs="Times New Roman"/>
                <w:color w:val="000000"/>
              </w:rPr>
              <m:t>t=1</m:t>
            </m:r>
          </m:sub>
          <m:sup>
            <m:r>
              <w:rPr>
                <w:rFonts w:ascii="Cambria Math" w:hAnsi="Cambria Math" w:cs="Times New Roman"/>
                <w:color w:val="000000"/>
              </w:rPr>
              <m:t>T</m:t>
            </m:r>
          </m:sup>
          <m:e>
            <m:sSubSup>
              <m:sSubSupPr>
                <m:ctrlPr>
                  <w:rPr>
                    <w:rFonts w:ascii="Cambria Math" w:hAnsi="Cambria Math" w:cs="Times New Roman"/>
                    <w:i/>
                    <w:color w:val="000000"/>
                  </w:rPr>
                </m:ctrlPr>
              </m:sSubSupPr>
              <m:e>
                <m:r>
                  <w:rPr>
                    <w:rFonts w:ascii="Cambria Math" w:hAnsi="Cambria Math" w:cs="Times New Roman"/>
                    <w:color w:val="000000"/>
                  </w:rPr>
                  <m:t>Content</m:t>
                </m:r>
              </m:e>
              <m:sub>
                <m:r>
                  <w:rPr>
                    <w:rFonts w:ascii="Cambria Math" w:hAnsi="Cambria Math" w:cs="Times New Roman"/>
                    <w:color w:val="000000"/>
                  </w:rPr>
                  <m:t>pt</m:t>
                </m:r>
              </m:sub>
              <m:sup>
                <m:sSub>
                  <m:sSubPr>
                    <m:ctrlPr>
                      <w:rPr>
                        <w:rFonts w:ascii="Cambria Math" w:hAnsi="Cambria Math" w:cs="Times New Roman"/>
                        <w:i/>
                        <w:color w:val="000000"/>
                      </w:rPr>
                    </m:ctrlPr>
                  </m:sSubPr>
                  <m:e>
                    <m:r>
                      <w:rPr>
                        <w:rFonts w:ascii="Cambria Math" w:hAnsi="Cambria Math" w:cs="Times New Roman"/>
                        <w:color w:val="000000"/>
                      </w:rPr>
                      <m:t>l</m:t>
                    </m:r>
                  </m:e>
                  <m:sub>
                    <m:r>
                      <w:rPr>
                        <w:rFonts w:ascii="Cambria Math" w:hAnsi="Cambria Math" w:cs="Times New Roman"/>
                        <w:color w:val="000000"/>
                      </w:rPr>
                      <m:t>y</m:t>
                    </m:r>
                  </m:sub>
                </m:sSub>
              </m:sup>
            </m:sSubSup>
          </m:e>
        </m:nary>
      </m:oMath>
      <w:r w:rsidR="007144FE">
        <w:tab/>
      </w:r>
      <w:r w:rsidR="00EB39A4">
        <w:rPr>
          <w:rFonts w:cs="Times New Roman"/>
          <w:color w:val="000000"/>
        </w:rPr>
        <w:t xml:space="preserve">  </w:t>
      </w:r>
      <w:proofErr w:type="gramStart"/>
      <w:r w:rsidR="003503F0">
        <w:rPr>
          <w:rFonts w:cs="Times New Roman"/>
          <w:color w:val="000000"/>
        </w:rPr>
        <w:t>,</w:t>
      </w:r>
      <w:r w:rsidR="00EB39A4">
        <w:rPr>
          <w:rFonts w:cs="Times New Roman"/>
          <w:color w:val="000000"/>
        </w:rPr>
        <w:t xml:space="preserve">   </w:t>
      </w:r>
      <w:proofErr w:type="gramEnd"/>
      <w:r w:rsidR="00EB39A4">
        <w:rPr>
          <w:rFonts w:cs="Times New Roman"/>
          <w:color w:val="000000"/>
        </w:rPr>
        <w:t xml:space="preserve">                                                   </w:t>
      </w:r>
      <w:r w:rsidR="007144FE">
        <w:tab/>
      </w:r>
      <w:r w:rsidR="007144FE">
        <w:tab/>
      </w:r>
      <w:r w:rsidR="007144FE">
        <w:tab/>
      </w:r>
      <w:r w:rsidR="007144FE">
        <w:tab/>
      </w:r>
      <w:r w:rsidR="00EB39A4" w:rsidRPr="0062322C">
        <w:rPr>
          <w:rFonts w:cs="Times New Roman"/>
          <w:color w:val="000000"/>
        </w:rPr>
        <w:t>(</w:t>
      </w:r>
      <w:r w:rsidR="00EB39A4">
        <w:rPr>
          <w:rFonts w:cs="Times New Roman"/>
          <w:color w:val="000000"/>
        </w:rPr>
        <w:t>1</w:t>
      </w:r>
      <w:r w:rsidR="00EB39A4" w:rsidRPr="0062322C">
        <w:rPr>
          <w:rFonts w:cs="Times New Roman"/>
          <w:color w:val="000000"/>
        </w:rPr>
        <w:t>)</w:t>
      </w:r>
    </w:p>
    <w:p w14:paraId="0399D8F3" w14:textId="26DF0B94" w:rsidR="00EB39A4" w:rsidRPr="0062322C" w:rsidRDefault="19928556" w:rsidP="00EB39A4">
      <w:pPr>
        <w:autoSpaceDE w:val="0"/>
        <w:autoSpaceDN w:val="0"/>
        <w:adjustRightInd w:val="0"/>
        <w:spacing w:line="360" w:lineRule="auto"/>
        <w:jc w:val="both"/>
        <w:rPr>
          <w:rFonts w:cs="Times New Roman"/>
        </w:rPr>
      </w:pPr>
      <w:r w:rsidRPr="19928556">
        <w:rPr>
          <w:rFonts w:cs="Times New Roman"/>
        </w:rPr>
        <w:t>where</w:t>
      </w:r>
      <w:r w:rsidR="00EB39A4" w:rsidRPr="0062322C">
        <w:rPr>
          <w:rFonts w:cs="Times New Roman"/>
        </w:rPr>
        <w:t xml:space="preserve"> </w:t>
      </w:r>
      <m:oMath>
        <m:r>
          <w:rPr>
            <w:rFonts w:ascii="Cambria Math" w:hAnsi="Cambria Math" w:cs="Times New Roman"/>
            <w:color w:val="000000"/>
          </w:rPr>
          <m:t>Infl</m:t>
        </m:r>
      </m:oMath>
      <w:r w:rsidRPr="19928556">
        <w:rPr>
          <w:rFonts w:cs="Times New Roman"/>
          <w:color w:val="000000" w:themeColor="text1"/>
        </w:rPr>
        <w:t xml:space="preserve"> is</w:t>
      </w:r>
      <w:r w:rsidR="00EB39A4" w:rsidRPr="0062322C">
        <w:rPr>
          <w:rFonts w:cs="Times New Roman"/>
          <w:color w:val="000000"/>
        </w:rPr>
        <w:t xml:space="preserve"> the cumulative (</w:t>
      </w:r>
      <w:r w:rsidR="00EB39A4" w:rsidRPr="4CEB1CF1">
        <w:rPr>
          <w:rFonts w:cs="Times New Roman"/>
          <w:i/>
          <w:iCs/>
          <w:color w:val="000000"/>
        </w:rPr>
        <w:t>T</w:t>
      </w:r>
      <w:r w:rsidR="00EB39A4" w:rsidRPr="0062322C">
        <w:rPr>
          <w:rFonts w:cs="Times New Roman"/>
          <w:color w:val="000000"/>
        </w:rPr>
        <w:t xml:space="preserve">) influential posts for park </w:t>
      </w:r>
      <w:r w:rsidR="00EB39A4" w:rsidRPr="4CEB1CF1">
        <w:rPr>
          <w:rFonts w:cs="Times New Roman"/>
          <w:i/>
          <w:iCs/>
          <w:color w:val="000000"/>
        </w:rPr>
        <w:t>p</w:t>
      </w:r>
      <w:r w:rsidR="00EB39A4" w:rsidRPr="0062322C">
        <w:rPr>
          <w:rFonts w:cs="Times New Roman"/>
          <w:color w:val="000000"/>
        </w:rPr>
        <w:t xml:space="preserve">, and </w:t>
      </w:r>
      <m:oMath>
        <m:sSubSup>
          <m:sSubSupPr>
            <m:ctrlPr>
              <w:rPr>
                <w:rFonts w:ascii="Cambria Math" w:hAnsi="Cambria Math" w:cs="Times New Roman"/>
                <w:i/>
                <w:color w:val="000000"/>
              </w:rPr>
            </m:ctrlPr>
          </m:sSubSupPr>
          <m:e>
            <m:r>
              <w:rPr>
                <w:rFonts w:ascii="Cambria Math" w:hAnsi="Cambria Math" w:cs="Times New Roman"/>
                <w:color w:val="000000"/>
              </w:rPr>
              <m:t>Content</m:t>
            </m:r>
          </m:e>
          <m:sub>
            <m:r>
              <w:rPr>
                <w:rFonts w:ascii="Cambria Math" w:hAnsi="Cambria Math" w:cs="Times New Roman"/>
                <w:color w:val="000000"/>
              </w:rPr>
              <m:t>pt</m:t>
            </m:r>
          </m:sub>
          <m:sup>
            <m:r>
              <w:rPr>
                <w:rFonts w:ascii="Cambria Math" w:hAnsi="Cambria Math" w:cs="Times New Roman"/>
                <w:color w:val="000000"/>
              </w:rPr>
              <m:t>l</m:t>
            </m:r>
          </m:sup>
        </m:sSubSup>
      </m:oMath>
      <w:r w:rsidR="00EB39A4" w:rsidRPr="0062322C">
        <w:rPr>
          <w:rFonts w:cs="Times New Roman"/>
          <w:color w:val="000000"/>
        </w:rPr>
        <w:t xml:space="preserve"> is the content for park </w:t>
      </w:r>
      <w:proofErr w:type="spellStart"/>
      <w:r w:rsidR="00EB39A4" w:rsidRPr="4CEB1CF1">
        <w:rPr>
          <w:rFonts w:cs="Times New Roman"/>
          <w:i/>
          <w:iCs/>
          <w:color w:val="000000"/>
        </w:rPr>
        <w:t>p</w:t>
      </w:r>
      <w:r w:rsidR="00EB39A4">
        <w:rPr>
          <w:rFonts w:cs="Times New Roman"/>
          <w:color w:val="000000"/>
        </w:rPr>
        <w:t xml:space="preserve"> </w:t>
      </w:r>
      <w:r w:rsidRPr="19928556">
        <w:rPr>
          <w:rFonts w:cs="Times New Roman"/>
          <w:color w:val="000000" w:themeColor="text1"/>
        </w:rPr>
        <w:t>in</w:t>
      </w:r>
      <w:proofErr w:type="spellEnd"/>
      <w:r w:rsidR="00EB39A4" w:rsidRPr="0062322C">
        <w:rPr>
          <w:rFonts w:cs="Times New Roman"/>
          <w:color w:val="000000"/>
        </w:rPr>
        <w:t xml:space="preserve"> month </w:t>
      </w:r>
      <w:r w:rsidR="00EB39A4" w:rsidRPr="4CEB1CF1">
        <w:rPr>
          <w:rFonts w:cs="Times New Roman"/>
          <w:i/>
          <w:iCs/>
          <w:color w:val="000000"/>
        </w:rPr>
        <w:t>t</w:t>
      </w:r>
      <w:r w:rsidR="00EB39A4" w:rsidRPr="0062322C">
        <w:rPr>
          <w:rFonts w:cs="Times New Roman"/>
          <w:color w:val="000000"/>
        </w:rPr>
        <w:t xml:space="preserve"> that meets threshold</w:t>
      </w:r>
      <m:oMath>
        <m:r>
          <w:rPr>
            <w:rFonts w:ascii="Cambria Math" w:hAnsi="Cambria Math" w:cs="Times New Roman"/>
          </w:rPr>
          <m:t xml:space="preserve"> l</m:t>
        </m:r>
      </m:oMath>
      <w:r w:rsidR="00EB39A4">
        <w:rPr>
          <w:rFonts w:cs="Times New Roman"/>
        </w:rPr>
        <w:t xml:space="preserve"> by year, </w:t>
      </w:r>
      <m:oMath>
        <m:r>
          <w:rPr>
            <w:rFonts w:ascii="Cambria Math" w:hAnsi="Cambria Math" w:cs="Times New Roman"/>
          </w:rPr>
          <m:t>y.</m:t>
        </m:r>
      </m:oMath>
      <w:r w:rsidR="00EB39A4" w:rsidRPr="0062322C">
        <w:rPr>
          <w:rFonts w:cs="Times New Roman"/>
          <w:color w:val="000000"/>
        </w:rPr>
        <w:t xml:space="preserve"> </w:t>
      </w:r>
      <w:r w:rsidR="00EB39A4" w:rsidRPr="0062322C">
        <w:rPr>
          <w:rFonts w:cs="Times New Roman"/>
        </w:rPr>
        <w:t xml:space="preserve">An </w:t>
      </w:r>
      <w:r w:rsidR="00C23473">
        <w:rPr>
          <w:rFonts w:cs="Times New Roman"/>
        </w:rPr>
        <w:t>influential</w:t>
      </w:r>
      <w:r w:rsidR="00EB39A4" w:rsidRPr="0062322C">
        <w:rPr>
          <w:rFonts w:cs="Times New Roman"/>
        </w:rPr>
        <w:t xml:space="preserve"> post </w:t>
      </w:r>
      <w:r w:rsidR="003503F0">
        <w:rPr>
          <w:rFonts w:cs="Times New Roman"/>
        </w:rPr>
        <w:t>wa</w:t>
      </w:r>
      <w:r w:rsidR="00EB39A4" w:rsidRPr="0062322C">
        <w:rPr>
          <w:rFonts w:cs="Times New Roman"/>
        </w:rPr>
        <w:t xml:space="preserve">s quantified by surpassing a threshold, </w:t>
      </w:r>
      <m:oMath>
        <m:r>
          <w:rPr>
            <w:rFonts w:ascii="Cambria Math" w:hAnsi="Cambria Math" w:cs="Times New Roman"/>
          </w:rPr>
          <m:t>l,</m:t>
        </m:r>
      </m:oMath>
      <w:r w:rsidR="00EB39A4" w:rsidRPr="0062322C">
        <w:rPr>
          <w:rFonts w:cs="Times New Roman"/>
        </w:rPr>
        <w:t xml:space="preserve"> of the number of likes a post receives. </w:t>
      </w:r>
      <w:r w:rsidR="00EB39A4">
        <w:rPr>
          <w:rFonts w:cs="Times New Roman"/>
        </w:rPr>
        <w:t>The</w:t>
      </w:r>
      <w:r w:rsidR="00EB39A4" w:rsidRPr="0062322C">
        <w:rPr>
          <w:rFonts w:cs="Times New Roman"/>
        </w:rPr>
        <w:t xml:space="preserve"> threshold is determined if the post is in the top 90</w:t>
      </w:r>
      <w:r w:rsidR="00EB39A4" w:rsidRPr="0062322C">
        <w:rPr>
          <w:rFonts w:cs="Times New Roman"/>
          <w:vertAlign w:val="superscript"/>
        </w:rPr>
        <w:t>th</w:t>
      </w:r>
      <w:r w:rsidR="00EB39A4">
        <w:rPr>
          <w:rFonts w:cs="Times New Roman"/>
        </w:rPr>
        <w:t xml:space="preserve"> and </w:t>
      </w:r>
      <w:r w:rsidR="00EB39A4" w:rsidRPr="0062322C">
        <w:rPr>
          <w:rFonts w:cs="Times New Roman"/>
        </w:rPr>
        <w:t>95</w:t>
      </w:r>
      <w:r w:rsidR="00EB39A4" w:rsidRPr="0062322C">
        <w:rPr>
          <w:rFonts w:cs="Times New Roman"/>
          <w:vertAlign w:val="superscript"/>
        </w:rPr>
        <w:t>th</w:t>
      </w:r>
      <w:r w:rsidR="00EB39A4" w:rsidRPr="0062322C">
        <w:rPr>
          <w:rFonts w:cs="Times New Roman"/>
        </w:rPr>
        <w:t xml:space="preserve"> based on the total number of likes received on the entire set of photos geotagged per </w:t>
      </w:r>
      <w:r w:rsidR="00EB39A4">
        <w:rPr>
          <w:rFonts w:cs="Times New Roman"/>
        </w:rPr>
        <w:t>year (</w:t>
      </w:r>
      <w:r w:rsidRPr="19928556">
        <w:rPr>
          <w:rFonts w:cs="Times New Roman"/>
          <w:b/>
          <w:bCs/>
        </w:rPr>
        <w:t>Extended Data Table 1</w:t>
      </w:r>
      <w:r w:rsidRPr="19928556">
        <w:rPr>
          <w:rFonts w:cs="Times New Roman"/>
        </w:rPr>
        <w:t xml:space="preserve">). </w:t>
      </w:r>
    </w:p>
    <w:p w14:paraId="4556F982" w14:textId="593E3C14" w:rsidR="003018EC" w:rsidRPr="00C35320" w:rsidRDefault="4CEB1CF1" w:rsidP="19928556">
      <w:pPr>
        <w:spacing w:line="360" w:lineRule="auto"/>
        <w:ind w:firstLine="360"/>
        <w:jc w:val="both"/>
        <w:rPr>
          <w:rFonts w:cs="Times New Roman"/>
        </w:rPr>
      </w:pPr>
      <w:r w:rsidRPr="4CEB1CF1">
        <w:rPr>
          <w:rFonts w:cs="Times New Roman"/>
          <w:color w:val="000000" w:themeColor="text1"/>
        </w:rPr>
        <w:t xml:space="preserve">Under the hypothesis that different content metrics may have heterogeneous effects across USNP units, we developed a process to identify </w:t>
      </w:r>
      <w:r w:rsidRPr="4CEB1CF1">
        <w:rPr>
          <w:rFonts w:cs="Times New Roman"/>
        </w:rPr>
        <w:t xml:space="preserve">parks with differing levels of viral content based on the most commented and most liked photo. </w:t>
      </w:r>
      <w:r w:rsidRPr="4CEB1CF1">
        <w:rPr>
          <w:rFonts w:cs="Times New Roman"/>
          <w:b/>
          <w:bCs/>
        </w:rPr>
        <w:t>Fig. 4</w:t>
      </w:r>
      <w:r w:rsidRPr="4CEB1CF1">
        <w:rPr>
          <w:rFonts w:cs="Times New Roman"/>
        </w:rPr>
        <w:t xml:space="preserve"> visually suggested potential grouping strategies based on viral moments. The y-axis position marked the number of likes for the highest-liked content for each park and the x-axis marked the highest number of comments on any content for each park. The high viral grouping includes Yosemite and Zion NPs. The moderate viral group contained sixteen (16) parks: Kings Canyon, Sequoia, Grand Canyon, Joshua Tree, Great Smoky Mountains, Everglades, Death Valley, Bryce Canyon, Carlsbad, Guadalupe Mountains, Glacier, Grand Teton, Mount Rainier, Olympic, Arches and Rocky Mountain. The remaining twenty-two (22) parks had minimal viral content and were considered the low viral group. </w:t>
      </w:r>
      <w:r w:rsidRPr="4CEB1CF1">
        <w:rPr>
          <w:rFonts w:cs="Times New Roman"/>
          <w:b/>
          <w:bCs/>
        </w:rPr>
        <w:t>Extended Data Figs. 3-4</w:t>
      </w:r>
      <w:r w:rsidRPr="4CEB1CF1">
        <w:rPr>
          <w:rFonts w:cs="Times New Roman"/>
        </w:rPr>
        <w:t xml:space="preserve"> shows the likes and comments over time of content at each park. </w:t>
      </w:r>
    </w:p>
    <w:p w14:paraId="00F17D6A" w14:textId="277B57D9" w:rsidR="00162ACE" w:rsidRPr="0062322C" w:rsidDel="00EB39A4" w:rsidRDefault="00000000" w:rsidP="19928556">
      <w:pPr>
        <w:autoSpaceDE w:val="0"/>
        <w:autoSpaceDN w:val="0"/>
        <w:adjustRightInd w:val="0"/>
        <w:spacing w:line="360" w:lineRule="auto"/>
        <w:ind w:firstLine="360"/>
        <w:jc w:val="both"/>
        <w:rPr>
          <w:rFonts w:cs="Times New Roman"/>
        </w:rPr>
      </w:pPr>
      <m:oMathPara>
        <m:oMath>
          <m:sSub>
            <m:sSubPr>
              <m:ctrlPr>
                <w:rPr>
                  <w:rFonts w:ascii="Cambria Math" w:hAnsi="Cambria Math" w:cs="Times New Roman"/>
                  <w:i/>
                  <w:color w:val="000000"/>
                </w:rPr>
              </m:ctrlPr>
            </m:sSubPr>
            <m:e>
              <m:r>
                <w:rPr>
                  <w:rFonts w:ascii="Cambria Math" w:hAnsi="Cambria Math" w:cs="Times New Roman"/>
                  <w:color w:val="000000"/>
                </w:rPr>
                <m:t>InfPost</m:t>
              </m:r>
            </m:e>
            <m:sub>
              <m:r>
                <w:rPr>
                  <w:rFonts w:ascii="Cambria Math" w:hAnsi="Cambria Math" w:cs="Times New Roman"/>
                  <w:color w:val="000000"/>
                </w:rPr>
                <m:t>pT</m:t>
              </m:r>
            </m:sub>
          </m:sSub>
          <m:sSubSup>
            <m:sSubSupPr>
              <m:ctrlPr>
                <w:rPr>
                  <w:rFonts w:ascii="Cambria Math" w:hAnsi="Cambria Math" w:cs="Times New Roman"/>
                  <w:i/>
                  <w:color w:val="000000"/>
                </w:rPr>
              </m:ctrlPr>
            </m:sSubSupPr>
            <m:e>
              <m:r>
                <w:rPr>
                  <w:rFonts w:ascii="Cambria Math" w:hAnsi="Cambria Math" w:cs="Times New Roman"/>
                  <w:color w:val="000000"/>
                </w:rPr>
                <m:t>Content</m:t>
              </m:r>
            </m:e>
            <m:sub>
              <m:r>
                <w:rPr>
                  <w:rFonts w:ascii="Cambria Math" w:hAnsi="Cambria Math" w:cs="Times New Roman"/>
                  <w:color w:val="000000"/>
                </w:rPr>
                <m:t>pt</m:t>
              </m:r>
            </m:sub>
            <m:sup>
              <m:r>
                <w:rPr>
                  <w:rFonts w:ascii="Cambria Math" w:hAnsi="Cambria Math" w:cs="Times New Roman"/>
                  <w:color w:val="000000"/>
                </w:rPr>
                <m:t>l</m:t>
              </m:r>
            </m:sup>
          </m:sSubSup>
          <m:r>
            <w:rPr>
              <w:rFonts w:ascii="Cambria Math" w:hAnsi="Cambria Math" w:cs="Times New Roman"/>
            </w:rPr>
            <m:t xml:space="preserve"> ly.l,</m:t>
          </m:r>
        </m:oMath>
      </m:oMathPara>
    </w:p>
    <w:p w14:paraId="7A6EF40C" w14:textId="6832B3FD" w:rsidR="00162ACE" w:rsidRPr="002C472E" w:rsidRDefault="19928556" w:rsidP="19928556">
      <w:pPr>
        <w:autoSpaceDE w:val="0"/>
        <w:autoSpaceDN w:val="0"/>
        <w:adjustRightInd w:val="0"/>
        <w:spacing w:line="360" w:lineRule="auto"/>
        <w:jc w:val="both"/>
        <w:rPr>
          <w:rFonts w:cs="Times New Roman"/>
          <w:b/>
          <w:bCs/>
        </w:rPr>
      </w:pPr>
      <w:r w:rsidRPr="19928556">
        <w:rPr>
          <w:rFonts w:cs="Times New Roman"/>
          <w:b/>
          <w:bCs/>
        </w:rPr>
        <w:t>Other Covariates</w:t>
      </w:r>
    </w:p>
    <w:p w14:paraId="46F23CAE" w14:textId="1F02A064" w:rsidR="006D7CD9" w:rsidRPr="0062322C" w:rsidRDefault="19928556" w:rsidP="006277F0">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rPr>
      </w:pPr>
      <w:r w:rsidRPr="19928556">
        <w:rPr>
          <w:rFonts w:cs="Times New Roman"/>
        </w:rPr>
        <w:t xml:space="preserve">The structure of our data (monthly panel) necessitated the inclusion of additional covariates at the same time step. </w:t>
      </w:r>
      <w:r w:rsidRPr="19928556">
        <w:rPr>
          <w:rFonts w:cs="Times New Roman"/>
          <w:color w:val="000000" w:themeColor="text1"/>
        </w:rPr>
        <w:t>Macroeconomic variables that may influence visitation trends were retrieved from the Federal Reserve Bank of St. Louis</w:t>
      </w:r>
      <w:r w:rsidR="003503F0" w:rsidRPr="19928556">
        <w:rPr>
          <w:rFonts w:cs="Times New Roman"/>
          <w:color w:val="000000" w:themeColor="text1"/>
        </w:rPr>
        <w:fldChar w:fldCharType="begin"/>
      </w:r>
      <w:r w:rsidR="00680324">
        <w:rPr>
          <w:rFonts w:cs="Times New Roman"/>
          <w:color w:val="000000" w:themeColor="text1"/>
        </w:rPr>
        <w:instrText xml:space="preserve"> ADDIN ZOTERO_ITEM CSL_CITATION {"citationID":"wSeRke5T","properties":{"formattedCitation":"\\super 32\\nosupersub{}","plainCitation":"32","noteIndex":0},"citationItems":[{"id":69,"uris":["http://zotero.org/users/local/t74PQZ69/items/EEP6GKRW","http://zotero.org/users/10948893/items/EEP6GKRW"],"itemData":{"id":69,"type":"webpage","title":"Federal Reserve Economic Data | FRED | St. Louis Fed","URL":"https://fred.stlouisfed.org/","accessed":{"date-parts":[["2023",9,29]]}}}],"schema":"https://github.com/citation-style-language/schema/raw/master/csl-citation.json"} </w:instrText>
      </w:r>
      <w:r w:rsidR="003503F0" w:rsidRPr="19928556">
        <w:rPr>
          <w:rFonts w:cs="Times New Roman"/>
          <w:color w:val="000000" w:themeColor="text1"/>
        </w:rPr>
        <w:fldChar w:fldCharType="separate"/>
      </w:r>
      <w:r w:rsidR="00680324" w:rsidRPr="00680324">
        <w:rPr>
          <w:rFonts w:cs="Times New Roman"/>
          <w:color w:val="000000"/>
          <w:vertAlign w:val="superscript"/>
        </w:rPr>
        <w:t>32</w:t>
      </w:r>
      <w:r w:rsidR="003503F0" w:rsidRPr="19928556">
        <w:rPr>
          <w:rFonts w:cs="Times New Roman"/>
          <w:color w:val="000000" w:themeColor="text1"/>
        </w:rPr>
        <w:fldChar w:fldCharType="end"/>
      </w:r>
      <w:r w:rsidRPr="19928556">
        <w:rPr>
          <w:rFonts w:cs="Times New Roman"/>
          <w:color w:val="000000" w:themeColor="text1"/>
        </w:rPr>
        <w:t>. We collected a seasonally adjusted national monthly income level measuring real disposable personal income (RDPI)</w:t>
      </w:r>
      <w:r w:rsidR="003503F0" w:rsidRPr="19928556">
        <w:rPr>
          <w:rFonts w:cs="Times New Roman"/>
          <w:color w:val="000000" w:themeColor="text1"/>
        </w:rPr>
        <w:fldChar w:fldCharType="begin"/>
      </w:r>
      <w:r w:rsidR="00680324">
        <w:rPr>
          <w:rFonts w:cs="Times New Roman"/>
          <w:color w:val="000000" w:themeColor="text1"/>
        </w:rPr>
        <w:instrText xml:space="preserve"> ADDIN ZOTERO_ITEM CSL_CITATION {"citationID":"yRLe6Bnf","properties":{"formattedCitation":"\\super 33\\nosupersub{}","plainCitation":"33","noteIndex":0},"citationItems":[{"id":46,"uris":["http://zotero.org/users/local/t74PQZ69/items/W8P2HAPT","http://zotero.org/users/10948893/items/W8P2HAPT"],"itemData":{"id":46,"type":"article-journal","abstract":"The authors examine which variables influence recreational visitation at 353 US National Park Service (NPS) sites. The paper provides evidence that variables other than lagged visitation, including various site designators, various regional dummies, lagged RDPI (inferior), alternative sites (complementary effect), the regional 9/11 terrorist attacks variable and the regional terrorism threat level variable (increase in threat level decreases visitation) are statistically and economically significant. Generally, the statistical significance and magnitude of the variable's influence increases as site visitation increases. These results should be of interest to planners and policy makers in general, and specifically to NPS planners in charge of a US$2.2 billion budget.","container-title":"Tourism Economics","DOI":"10.5367/te.2011.0036","ISSN":"1354-8166","issue":"2","language":"en","note":"publisher: SAGE Publications Ltd","page":"425-435","source":"SAGE Journals","title":"An Empirical Study of the Influences of Recreational Park Visitation: The Case of US National Park Service Sites","title-short":"An Empirical Study of the Influences of Recreational Park Visitation","volume":"17","author":[{"family":"McIntosh","given":"Christopher R."},{"family":"Wilmot","given":"Neil"}],"issued":{"date-parts":[["2011",4,1]]}}}],"schema":"https://github.com/citation-style-language/schema/raw/master/csl-citation.json"} </w:instrText>
      </w:r>
      <w:r w:rsidR="003503F0" w:rsidRPr="19928556">
        <w:rPr>
          <w:rFonts w:cs="Times New Roman"/>
          <w:color w:val="000000" w:themeColor="text1"/>
        </w:rPr>
        <w:fldChar w:fldCharType="separate"/>
      </w:r>
      <w:r w:rsidR="00680324" w:rsidRPr="00680324">
        <w:rPr>
          <w:rFonts w:cs="Times New Roman"/>
          <w:color w:val="000000"/>
          <w:vertAlign w:val="superscript"/>
        </w:rPr>
        <w:t>33</w:t>
      </w:r>
      <w:r w:rsidR="003503F0" w:rsidRPr="19928556">
        <w:rPr>
          <w:rFonts w:cs="Times New Roman"/>
          <w:color w:val="000000" w:themeColor="text1"/>
        </w:rPr>
        <w:fldChar w:fldCharType="end"/>
      </w:r>
      <w:r w:rsidRPr="19928556">
        <w:rPr>
          <w:rFonts w:cs="Times New Roman"/>
          <w:color w:val="000000" w:themeColor="text1"/>
        </w:rPr>
        <w:t xml:space="preserve"> and the state-level unemployment rates, which captured a measure of consumer confidence</w:t>
      </w:r>
      <w:r w:rsidR="003503F0" w:rsidRPr="19928556">
        <w:rPr>
          <w:rFonts w:cs="Times New Roman"/>
          <w:color w:val="000000" w:themeColor="text1"/>
        </w:rPr>
        <w:fldChar w:fldCharType="begin"/>
      </w:r>
      <w:r w:rsidR="00680324">
        <w:rPr>
          <w:rFonts w:cs="Times New Roman"/>
          <w:color w:val="000000" w:themeColor="text1"/>
        </w:rPr>
        <w:instrText xml:space="preserve"> ADDIN ZOTERO_ITEM CSL_CITATION {"citationID":"nbd9AKOY","properties":{"formattedCitation":"\\super 4,32\\nosupersub{}","plainCitation":"4,32","noteIndex":0},"citationItems":[{"id":7,"uris":["http://zotero.org/users/local/t74PQZ69/items/BJ4L5A83","http://zotero.org/users/10948893/items/BJ4L5A83"],"itemData":{"id":7,"type":"article-journal","abstract":"This study employed a Generalized Method of Moments (GMM) estimator to monthly data of U.S. national park visitation to evaluate the effect of recession on visitation. Five different models with separate macroeconomic measures of recession were ﬁrst estimated and then compared on their forecasting performance and accuracy. Results indicate that recession, regardless of the macroeconomic measure used, was negatively associated with demand to visit national parks. Survey-based measures of recession that directly captured the consumer’s conﬁdence on the current and future state of economy outperformed other measures, that relied on secondary economic data, in explaining the impact of recession. Effect of recession varied among various types of visitation, suggesting that certain sub-sectors of national park tourism could experience a disproportionate burden of recession than others. Findings have important implications in understanding and managing the impact of recession on national parks and similar recreation areas.","container-title":"Tourism Management","DOI":"10.1016/j.tourman.2012.07.001","ISSN":"02615177","journalAbbreviation":"Tourism Management","language":"en","page":"181-189","source":"DOI.org (Crossref)","title":"A time series analysis of the impact of recession on national park visitation in the United States","volume":"35","author":[{"family":"Poudyal","given":"Neelam C."},{"family":"Paudel","given":"Bamadev"},{"family":"Tarrant","given":"Michael A."}],"issued":{"date-parts":[["2013",4]]}}},{"id":69,"uris":["http://zotero.org/users/local/t74PQZ69/items/EEP6GKRW","http://zotero.org/users/10948893/items/EEP6GKRW"],"itemData":{"id":69,"type":"webpage","title":"Federal Reserve Economic Data | FRED | St. Louis Fed","URL":"https://fred.stlouisfed.org/","accessed":{"date-parts":[["2023",9,29]]}}}],"schema":"https://github.com/citation-style-language/schema/raw/master/csl-citation.json"} </w:instrText>
      </w:r>
      <w:r w:rsidR="003503F0" w:rsidRPr="19928556">
        <w:rPr>
          <w:rFonts w:cs="Times New Roman"/>
          <w:color w:val="000000" w:themeColor="text1"/>
        </w:rPr>
        <w:fldChar w:fldCharType="separate"/>
      </w:r>
      <w:r w:rsidR="00680324" w:rsidRPr="00680324">
        <w:rPr>
          <w:rFonts w:cs="Times New Roman"/>
          <w:color w:val="000000"/>
          <w:vertAlign w:val="superscript"/>
        </w:rPr>
        <w:t>4,32</w:t>
      </w:r>
      <w:r w:rsidR="003503F0" w:rsidRPr="19928556">
        <w:rPr>
          <w:rFonts w:cs="Times New Roman"/>
          <w:color w:val="000000" w:themeColor="text1"/>
        </w:rPr>
        <w:fldChar w:fldCharType="end"/>
      </w:r>
      <w:r w:rsidRPr="19928556">
        <w:rPr>
          <w:rFonts w:cs="Times New Roman"/>
          <w:color w:val="000000" w:themeColor="text1"/>
        </w:rPr>
        <w:t xml:space="preserve">. State </w:t>
      </w:r>
      <w:r w:rsidRPr="19928556">
        <w:rPr>
          <w:rFonts w:cs="Times New Roman"/>
        </w:rPr>
        <w:t>population totals are available as an annual estimate</w:t>
      </w:r>
      <w:r w:rsidR="003503F0" w:rsidRPr="19928556">
        <w:rPr>
          <w:rFonts w:cs="Times New Roman"/>
        </w:rPr>
        <w:fldChar w:fldCharType="begin"/>
      </w:r>
      <w:r w:rsidR="00680324">
        <w:rPr>
          <w:rFonts w:cs="Times New Roman"/>
        </w:rPr>
        <w:instrText xml:space="preserve"> ADDIN ZOTERO_ITEM CSL_CITATION {"citationID":"HVGpQf0h","properties":{"formattedCitation":"\\super 32,34\\nosupersub{}","plainCitation":"32,34","noteIndex":0},"citationItems":[{"id":69,"uris":["http://zotero.org/users/local/t74PQZ69/items/EEP6GKRW","http://zotero.org/users/10948893/items/EEP6GKRW"],"itemData":{"id":69,"type":"webpage","title":"Federal Reserve Economic Data | FRED | St. Louis Fed","URL":"https://fred.stlouisfed.org/","accessed":{"date-parts":[["2023",9,29]]}}},{"id":71,"uris":["http://zotero.org/users/local/t74PQZ69/items/UYD9RPQ3","http://zotero.org/users/10948893/items/UYD9RPQ3"],"itemData":{"id":71,"type":"webpage","abstract":"Access demographic, economic and population data from the U.S. Census Bureau. Explore census data with visualizations and view tutorials.","container-title":"Census.gov","note":"section: Government","title":"Data","URL":"https://www.census.gov/data","author":[{"family":"Bureau","given":"US Census"}],"accessed":{"date-parts":[["2023",9,29]]}}}],"schema":"https://github.com/citation-style-language/schema/raw/master/csl-citation.json"} </w:instrText>
      </w:r>
      <w:r w:rsidR="003503F0" w:rsidRPr="19928556">
        <w:rPr>
          <w:rFonts w:cs="Times New Roman"/>
        </w:rPr>
        <w:fldChar w:fldCharType="separate"/>
      </w:r>
      <w:r w:rsidR="00680324" w:rsidRPr="00680324">
        <w:rPr>
          <w:rFonts w:cs="Times New Roman"/>
          <w:vertAlign w:val="superscript"/>
        </w:rPr>
        <w:t>32,34</w:t>
      </w:r>
      <w:r w:rsidR="003503F0" w:rsidRPr="19928556">
        <w:rPr>
          <w:rFonts w:cs="Times New Roman"/>
        </w:rPr>
        <w:fldChar w:fldCharType="end"/>
      </w:r>
      <w:r w:rsidRPr="19928556">
        <w:rPr>
          <w:rFonts w:cs="Times New Roman"/>
        </w:rPr>
        <w:t xml:space="preserve"> and we use a linear interpolation to generate monthly variation to match the time step of our model. For each variable provided at a state level, the measure used was from the home state of the park unit. To control for the changing demographics </w:t>
      </w:r>
      <w:r w:rsidRPr="19928556">
        <w:rPr>
          <w:rFonts w:cs="Times New Roman"/>
        </w:rPr>
        <w:lastRenderedPageBreak/>
        <w:t xml:space="preserve">of the general population, the percent of the population 65 and above was obtained from the U.S. Census Bureau. </w:t>
      </w:r>
    </w:p>
    <w:p w14:paraId="18C34F79" w14:textId="436A93E9" w:rsidR="006D7CD9" w:rsidRDefault="4CEB1CF1" w:rsidP="19928556">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ind w:firstLine="360"/>
        <w:jc w:val="both"/>
        <w:rPr>
          <w:rFonts w:cs="Times New Roman"/>
          <w:color w:val="000000"/>
        </w:rPr>
      </w:pPr>
      <w:r w:rsidRPr="4CEB1CF1">
        <w:rPr>
          <w:rFonts w:cs="Times New Roman"/>
          <w:color w:val="000000" w:themeColor="text1"/>
        </w:rPr>
        <w:t>Gasoline prices can impact individual travel costs and have been found to be significant component in visitation models</w:t>
      </w:r>
      <w:r w:rsidR="00514E9E" w:rsidRPr="4CEB1CF1">
        <w:rPr>
          <w:rFonts w:cs="Times New Roman"/>
          <w:color w:val="000000" w:themeColor="text1"/>
        </w:rPr>
        <w:fldChar w:fldCharType="begin"/>
      </w:r>
      <w:r w:rsidR="00680324">
        <w:rPr>
          <w:rFonts w:cs="Times New Roman"/>
          <w:color w:val="000000" w:themeColor="text1"/>
        </w:rPr>
        <w:instrText xml:space="preserve"> ADDIN ZOTERO_ITEM CSL_CITATION {"citationID":"99FBCZZF","properties":{"formattedCitation":"\\super 4,35\\nosupersub{}","plainCitation":"4,35","noteIndex":0},"citationItems":[{"id":7,"uris":["http://zotero.org/users/local/t74PQZ69/items/BJ4L5A83","http://zotero.org/users/10948893/items/BJ4L5A83"],"itemData":{"id":7,"type":"article-journal","abstract":"This study employed a Generalized Method of Moments (GMM) estimator to monthly data of U.S. national park visitation to evaluate the effect of recession on visitation. Five different models with separate macroeconomic measures of recession were ﬁrst estimated and then compared on their forecasting performance and accuracy. Results indicate that recession, regardless of the macroeconomic measure used, was negatively associated with demand to visit national parks. Survey-based measures of recession that directly captured the consumer’s conﬁdence on the current and future state of economy outperformed other measures, that relied on secondary economic data, in explaining the impact of recession. Effect of recession varied among various types of visitation, suggesting that certain sub-sectors of national park tourism could experience a disproportionate burden of recession than others. Findings have important implications in understanding and managing the impact of recession on national parks and similar recreation areas.","container-title":"Tourism Management","DOI":"10.1016/j.tourman.2012.07.001","ISSN":"02615177","journalAbbreviation":"Tourism Management","language":"en","page":"181-189","source":"DOI.org (Crossref)","title":"A time series analysis of the impact of recession on national park visitation in the United States","volume":"35","author":[{"family":"Poudyal","given":"Neelam C."},{"family":"Paudel","given":"Bamadev"},{"family":"Tarrant","given":"Michael A."}],"issued":{"date-parts":[["2013",4]]}}},{"id":47,"uris":["http://zotero.org/users/local/t74PQZ69/items/QWTAXRUS","http://zotero.org/users/10948893/items/QWTAXRUS"],"itemData":{"id":47,"type":"article-journal","abstract":"Using a first-difference econometric model, we estimate an aggregate demand model for assessing the determinants of the quantity of visits to the 47 national parks in the continental United States. The estimated model was then used to project visitation to these parks from the 2016 base year to 2026. Total visitation could see an average increase of about 1.2 million visitors per year through 2026, suggesting that congestion problems already experienced at many parks may get worse. Congestion and overuse strain already limited operation and maintenance budgets and can lead to environmental damage to park sites and reductions in visitor satisfaction","container-title":"Journal of Agricultural and Resource Economics","DOI":"10.22004/ag.econ.298433","ISSN":"1068-5502","language":"eng","source":"AgEcon Search","title":"What Does the Future Hold for U.S. National Park Visitation? Estimation and Assessment of Demand Determinants and New Projections","title-short":"What Does the Future Hold for U.S. National Park Visitation?","editor":[{"family":"Bergstrom","given":"John C."},{"family":"Stowers","given":"Matthew"},{"family":"Shonkwiler","given":"J. Scott"}],"issued":{"date-parts":[["2020"]]}}}],"schema":"https://github.com/citation-style-language/schema/raw/master/csl-citation.json"} </w:instrText>
      </w:r>
      <w:r w:rsidR="00514E9E" w:rsidRPr="4CEB1CF1">
        <w:rPr>
          <w:rFonts w:cs="Times New Roman"/>
          <w:color w:val="000000" w:themeColor="text1"/>
        </w:rPr>
        <w:fldChar w:fldCharType="separate"/>
      </w:r>
      <w:r w:rsidR="00680324" w:rsidRPr="00680324">
        <w:rPr>
          <w:rFonts w:cs="Times New Roman"/>
          <w:color w:val="000000"/>
          <w:vertAlign w:val="superscript"/>
        </w:rPr>
        <w:t>4,35</w:t>
      </w:r>
      <w:r w:rsidR="00514E9E" w:rsidRPr="4CEB1CF1">
        <w:rPr>
          <w:rFonts w:cs="Times New Roman"/>
          <w:color w:val="000000" w:themeColor="text1"/>
        </w:rPr>
        <w:fldChar w:fldCharType="end"/>
      </w:r>
      <w:r w:rsidRPr="4CEB1CF1">
        <w:rPr>
          <w:rFonts w:cs="Times New Roman"/>
          <w:color w:val="000000" w:themeColor="text1"/>
        </w:rPr>
        <w:t>. NPs are often accessed by car and gasoline prices may reflect budget constraints on those choosing whether to take a trip to a NP. Historical monthly average real gasoline prices adjusted for inflation were obtained from the U.S. Energy Information Administration (EIA)</w:t>
      </w:r>
      <w:r w:rsidR="00514E9E" w:rsidRPr="4CEB1CF1">
        <w:rPr>
          <w:rFonts w:cs="Times New Roman"/>
          <w:color w:val="000000" w:themeColor="text1"/>
        </w:rPr>
        <w:fldChar w:fldCharType="begin"/>
      </w:r>
      <w:r w:rsidR="00680324">
        <w:rPr>
          <w:rFonts w:cs="Times New Roman"/>
          <w:color w:val="000000" w:themeColor="text1"/>
        </w:rPr>
        <w:instrText xml:space="preserve"> ADDIN ZOTERO_ITEM CSL_CITATION {"citationID":"DzX5oYRL","properties":{"formattedCitation":"\\super 36\\nosupersub{}","plainCitation":"36","noteIndex":0},"citationItems":[{"id":73,"uris":["http://zotero.org/users/local/t74PQZ69/items/X2PQBNHI","http://zotero.org/users/10948893/items/X2PQBNHI"],"itemData":{"id":73,"type":"webpage","title":"Homepage - U.S. Energy Information Administration (EIA)","URL":"https://www.eia.gov/","accessed":{"date-parts":[["2023",9,29]]}}}],"schema":"https://github.com/citation-style-language/schema/raw/master/csl-citation.json"} </w:instrText>
      </w:r>
      <w:r w:rsidR="00514E9E" w:rsidRPr="4CEB1CF1">
        <w:rPr>
          <w:rFonts w:cs="Times New Roman"/>
          <w:color w:val="000000" w:themeColor="text1"/>
        </w:rPr>
        <w:fldChar w:fldCharType="separate"/>
      </w:r>
      <w:r w:rsidR="00680324" w:rsidRPr="00680324">
        <w:rPr>
          <w:rFonts w:cs="Times New Roman"/>
          <w:color w:val="000000"/>
          <w:vertAlign w:val="superscript"/>
        </w:rPr>
        <w:t>36</w:t>
      </w:r>
      <w:r w:rsidR="00514E9E" w:rsidRPr="4CEB1CF1">
        <w:rPr>
          <w:rFonts w:cs="Times New Roman"/>
          <w:color w:val="000000" w:themeColor="text1"/>
        </w:rPr>
        <w:fldChar w:fldCharType="end"/>
      </w:r>
      <w:r w:rsidRPr="4CEB1CF1">
        <w:rPr>
          <w:rFonts w:cs="Times New Roman"/>
          <w:color w:val="000000" w:themeColor="text1"/>
        </w:rPr>
        <w:t>. Lastly, weather conditions may also affect visits to recreation sites</w:t>
      </w:r>
      <w:r w:rsidRPr="4CEB1CF1">
        <w:rPr>
          <w:rFonts w:cs="Times New Roman"/>
          <w:color w:val="000000" w:themeColor="text1"/>
          <w:vertAlign w:val="superscript"/>
        </w:rPr>
        <w:t>36</w:t>
      </w:r>
      <w:r w:rsidRPr="4CEB1CF1">
        <w:rPr>
          <w:rFonts w:cs="Times New Roman"/>
          <w:color w:val="000000" w:themeColor="text1"/>
        </w:rPr>
        <w:t xml:space="preserve">. </w:t>
      </w:r>
      <w:r w:rsidRPr="4CEB1CF1">
        <w:rPr>
          <w:rFonts w:cs="Times New Roman"/>
        </w:rPr>
        <w:t>Daily observations of maximum temperature and precipitation for all parks were collected from PRISM Climate Group at Oregon State University</w:t>
      </w:r>
      <w:r w:rsidR="00514E9E" w:rsidRPr="4CEB1CF1">
        <w:rPr>
          <w:rFonts w:cs="Times New Roman"/>
        </w:rPr>
        <w:fldChar w:fldCharType="begin"/>
      </w:r>
      <w:r w:rsidR="00680324">
        <w:rPr>
          <w:rFonts w:cs="Times New Roman"/>
        </w:rPr>
        <w:instrText xml:space="preserve"> ADDIN ZOTERO_ITEM CSL_CITATION {"citationID":"TknbkmcO","properties":{"formattedCitation":"\\super 37\\nosupersub{}","plainCitation":"37","noteIndex":0},"citationItems":[{"id":75,"uris":["http://zotero.org/users/local/t74PQZ69/items/IE5GYEHM","http://zotero.org/users/10948893/items/IE5GYEHM"],"itemData":{"id":75,"type":"webpage","title":"PRISM Climate Group at Oregon State University","URL":"https://prism.oregonstate.edu/","accessed":{"date-parts":[["2023",9,29]]}}}],"schema":"https://github.com/citation-style-language/schema/raw/master/csl-citation.json"} </w:instrText>
      </w:r>
      <w:r w:rsidR="00514E9E" w:rsidRPr="4CEB1CF1">
        <w:rPr>
          <w:rFonts w:cs="Times New Roman"/>
        </w:rPr>
        <w:fldChar w:fldCharType="separate"/>
      </w:r>
      <w:r w:rsidR="00680324" w:rsidRPr="00680324">
        <w:rPr>
          <w:rFonts w:cs="Times New Roman"/>
          <w:vertAlign w:val="superscript"/>
        </w:rPr>
        <w:t>37</w:t>
      </w:r>
      <w:r w:rsidR="00514E9E" w:rsidRPr="4CEB1CF1">
        <w:rPr>
          <w:rFonts w:cs="Times New Roman"/>
        </w:rPr>
        <w:fldChar w:fldCharType="end"/>
      </w:r>
      <w:r w:rsidRPr="4CEB1CF1">
        <w:rPr>
          <w:rFonts w:cs="Times New Roman"/>
        </w:rPr>
        <w:t>. Exploiting this daily variation, weather enters our model as a non-linear response function using a binning approach</w:t>
      </w:r>
      <w:r w:rsidR="00514E9E" w:rsidRPr="4CEB1CF1">
        <w:rPr>
          <w:rFonts w:cs="Times New Roman"/>
        </w:rPr>
        <w:fldChar w:fldCharType="begin"/>
      </w:r>
      <w:r w:rsidR="00680324">
        <w:rPr>
          <w:rFonts w:cs="Times New Roman"/>
        </w:rPr>
        <w:instrText xml:space="preserve"> ADDIN ZOTERO_ITEM CSL_CITATION {"citationID":"53eUKycF","properties":{"formattedCitation":"\\super 38,39\\nosupersub{}","plainCitation":"38,39","noteIndex":0},"citationItems":[{"id":81,"uris":["http://zotero.org/users/local/t74PQZ69/items/6MHHR9KY","http://zotero.org/users/10948893/items/6MHHR9KY"],"itemData":{"id":81,"type":"article-journal","abstract":"Outdoor recreation is one of the most popular leisure activities in the United States, yet the potential impacts of climate change on the nonmarket aspects of this activity are largely unknown or poorly understood. We estimate the nonlinear effects of temperature and precipitation on the demand for a significant segment of the outdoor recreation economy—shoreline marine recreational fishing in the Atlantic and Gulf Coast regions—from 2004 to 2009. Our econometric estimates suggest that extreme heat significantly reduces recreation participation. We find declines in participation (up to 15%) and welfare (up to $312 million annually) over a range of predicted climate futures. These impacts vary spatially and temporally, with warmer locations and times of year experiencing significant losses and gains possible in cooler areas. We also find evidence of climate-averting behavior as anglers shift their activities to nighttime rather than fish less frequently to mitigate the negative impacts from extreme heat.","container-title":"Journal of the Association of Environmental and Resource Economists","DOI":"10.1086/706343","ISSN":"2333-5955","issue":"2","note":"publisher: The University of Chicago Press","page":"209-242","source":"journals.uchicago.edu (Atypon)","title":"The Effects of Weather on Recreational Fishing Demand and Adaptation: Implications for a Changing Climate","title-short":"The Effects of Weather on Recreational Fishing Demand and Adaptation","volume":"7","author":[{"family":"Dundas","given":"Steven J."},{"family":"Haefen","given":"Roger H.","non-dropping-particle":"von"}],"issued":{"date-parts":[["2020",3]]}}},{"id":79,"uris":["http://zotero.org/users/local/t74PQZ69/items/P3PFQH8I","http://zotero.org/users/10948893/items/P3PFQH8I"],"itemData":{"id":79,"type":"article-journal","abstract":"Credible empirical estimation of the economic impacts of climate change is dependent on data structure (e.g., cross sectional, panel) and the functional relationship between weather data and behavioral outcomes. We show here how these modeling decisions lead to significantly different results when estimating the effects of weather and simulating the potential welfare impacts of climate change on outdoor recreation. Using participation data from 1.6 million households in the United States from 2004 to 2009, we estimate the impact of temperature and precipitation on participation decisions for marine shoreline recreational fishing. Results from linear models suggest temperature positively impacts participation and, by implication, climate change is likely to improve welfare associated with outdoor recreation in all regions of our study area. Conversely, nonlinear specifications suggest more days with extreme heat reduce participation and lead to significant declines in welfare under future climate scenarios. Differences in the treatment of how weather enters recreation participation decisions change both the sign and magnitude of welfare effects by nearly $1 billion annually. Differences in data structure, however, only affect the magnitude of welfare impacts but not the sign. Disaggregation of welfare estimates suggests warmer baseline climates are more susceptible to these choices. Our results demonstrate the critical nature of modeling decisions about data structure and the use of weather data to assess the future impacts of climate change, especially with nonmarket goods where value is related to environmental quality such as outdoor recreation.","container-title":"Natural Hazards","DOI":"10.1007/s11069-020-04484-w","ISSN":"1573-0840","issue":"3","journalAbbreviation":"Nat Hazards","language":"en","page":"2053-2075","source":"Springer Link","title":"The importance of data structure and nonlinearities in estimating climate impacts on outdoor recreation","volume":"107","author":[{"family":"Dundas","given":"Steven J."},{"family":"Haefen","given":"Roger H.","non-dropping-particle":"von"}],"issued":{"date-parts":[["2021",7,1]]}}}],"schema":"https://github.com/citation-style-language/schema/raw/master/csl-citation.json"} </w:instrText>
      </w:r>
      <w:r w:rsidR="00514E9E" w:rsidRPr="4CEB1CF1">
        <w:rPr>
          <w:rFonts w:cs="Times New Roman"/>
        </w:rPr>
        <w:fldChar w:fldCharType="separate"/>
      </w:r>
      <w:r w:rsidR="00680324" w:rsidRPr="00680324">
        <w:rPr>
          <w:rFonts w:cs="Times New Roman"/>
          <w:vertAlign w:val="superscript"/>
        </w:rPr>
        <w:t>38,39</w:t>
      </w:r>
      <w:r w:rsidR="00514E9E" w:rsidRPr="4CEB1CF1">
        <w:rPr>
          <w:rFonts w:cs="Times New Roman"/>
        </w:rPr>
        <w:fldChar w:fldCharType="end"/>
      </w:r>
      <w:r w:rsidRPr="4CEB1CF1">
        <w:rPr>
          <w:rFonts w:cs="Times New Roman"/>
        </w:rPr>
        <w:t xml:space="preserve">. </w:t>
      </w:r>
      <w:r w:rsidRPr="4CEB1CF1">
        <w:rPr>
          <w:rFonts w:cs="Times New Roman"/>
          <w:color w:val="000000" w:themeColor="text1"/>
        </w:rPr>
        <w:t>The temperature bins are set at a 10-degree Fahrenheit scale (i.e., 30.0 – 39.99</w:t>
      </w:r>
      <w:r w:rsidRPr="4CEB1CF1">
        <w:rPr>
          <w:rFonts w:cs="Times New Roman"/>
        </w:rPr>
        <w:t>℉, 40.0 – 49.99℉, etc.</w:t>
      </w:r>
      <w:r w:rsidRPr="4CEB1CF1">
        <w:rPr>
          <w:rFonts w:cs="Times New Roman"/>
          <w:color w:val="000000" w:themeColor="text1"/>
        </w:rPr>
        <w:t xml:space="preserve">) and the precipitation bins represent days with observed levels of perception in inches (i.e. no rain 0”, low 0” &gt;.5”, moderate .5”&gt;1.5”, high 1.5”&gt;). We use maximum temperature instead of the daily mean temperatures for behavioral and spatial reasons. Information broadcasted on weather stations provided to potential recreators is reported as a daily high and low for a region. Therefore, recreators are likely reacting to the temperature maximum rather than the temperature mean. Another spatial concern arises given the national scope of this project. Locational variance in temperature is heterogenous across regions. Deserts areas can have higher highs as well as very cold nights – extremes that could get lost in an average measure. In such a case, a desert and a forested area with milder weather may appear to have a similar mean temperature distribution but a maximum temperature approach could account for and use the higher variance in deserts. </w:t>
      </w:r>
    </w:p>
    <w:p w14:paraId="4BC41812" w14:textId="649C1CB3" w:rsidR="006D7CD9" w:rsidRDefault="006D7CD9" w:rsidP="006D7CD9"/>
    <w:p w14:paraId="57294FF5" w14:textId="2E2660BE" w:rsidR="006D7CD9" w:rsidRPr="00B007AC" w:rsidRDefault="19928556" w:rsidP="19928556">
      <w:pPr>
        <w:spacing w:line="360" w:lineRule="auto"/>
        <w:rPr>
          <w:b/>
          <w:bCs/>
        </w:rPr>
      </w:pPr>
      <w:r w:rsidRPr="19928556">
        <w:rPr>
          <w:b/>
          <w:bCs/>
        </w:rPr>
        <w:t>Visitation Models</w:t>
      </w:r>
    </w:p>
    <w:p w14:paraId="063581C5" w14:textId="13C15C82" w:rsidR="00AB784F" w:rsidRDefault="00AB784F" w:rsidP="19928556">
      <w:pPr>
        <w:tabs>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color w:val="000000"/>
        </w:rPr>
      </w:pPr>
      <w:r w:rsidRPr="0062322C">
        <w:rPr>
          <w:rFonts w:cs="Times New Roman"/>
          <w:color w:val="000000"/>
        </w:rPr>
        <w:t xml:space="preserve">The </w:t>
      </w:r>
      <w:r w:rsidR="009B318E">
        <w:rPr>
          <w:rFonts w:cs="Times New Roman"/>
          <w:color w:val="000000"/>
        </w:rPr>
        <w:t>baseline</w:t>
      </w:r>
      <w:r w:rsidR="009B318E" w:rsidRPr="0062322C">
        <w:rPr>
          <w:rFonts w:cs="Times New Roman"/>
          <w:color w:val="000000"/>
        </w:rPr>
        <w:t xml:space="preserve"> </w:t>
      </w:r>
      <w:r w:rsidRPr="0062322C">
        <w:rPr>
          <w:rFonts w:cs="Times New Roman"/>
          <w:color w:val="000000"/>
        </w:rPr>
        <w:t xml:space="preserve">model specification </w:t>
      </w:r>
      <w:r w:rsidR="00487573" w:rsidRPr="0062322C">
        <w:rPr>
          <w:rFonts w:cs="Times New Roman"/>
          <w:color w:val="000000"/>
        </w:rPr>
        <w:t>examine</w:t>
      </w:r>
      <w:r w:rsidR="00487573">
        <w:rPr>
          <w:rFonts w:cs="Times New Roman"/>
          <w:color w:val="000000"/>
        </w:rPr>
        <w:t>d</w:t>
      </w:r>
      <w:r w:rsidR="00487573" w:rsidRPr="0062322C">
        <w:rPr>
          <w:rFonts w:cs="Times New Roman"/>
          <w:color w:val="000000"/>
        </w:rPr>
        <w:t xml:space="preserve"> </w:t>
      </w:r>
      <w:r w:rsidRPr="0062322C">
        <w:rPr>
          <w:rFonts w:cs="Times New Roman"/>
          <w:color w:val="000000"/>
        </w:rPr>
        <w:t xml:space="preserve">the impact of Instagram’s launch on visitation </w:t>
      </w:r>
      <w:r w:rsidR="009B318E">
        <w:rPr>
          <w:rFonts w:cs="Times New Roman"/>
          <w:color w:val="000000"/>
        </w:rPr>
        <w:t>at park</w:t>
      </w:r>
      <w:r w:rsidR="0013564F">
        <w:rPr>
          <w:rFonts w:cs="Times New Roman"/>
          <w:color w:val="000000"/>
        </w:rPr>
        <w:t>,</w:t>
      </w:r>
      <w:r w:rsidR="009B318E">
        <w:rPr>
          <w:rFonts w:cs="Times New Roman"/>
          <w:color w:val="000000"/>
        </w:rPr>
        <w:t xml:space="preserve"> </w:t>
      </w:r>
      <w:r w:rsidR="009B318E" w:rsidRPr="4CEB1CF1">
        <w:rPr>
          <w:rFonts w:cs="Times New Roman"/>
          <w:i/>
          <w:iCs/>
          <w:color w:val="000000"/>
        </w:rPr>
        <w:t>p</w:t>
      </w:r>
      <w:r w:rsidR="0013564F">
        <w:rPr>
          <w:rFonts w:cs="Times New Roman"/>
          <w:i/>
          <w:iCs/>
          <w:color w:val="000000"/>
        </w:rPr>
        <w:t>,</w:t>
      </w:r>
      <w:r w:rsidR="19928556" w:rsidRPr="19928556">
        <w:rPr>
          <w:rFonts w:cs="Times New Roman"/>
          <w:color w:val="000000" w:themeColor="text1"/>
        </w:rPr>
        <w:t xml:space="preserve"> in</w:t>
      </w:r>
      <w:r w:rsidR="009B318E">
        <w:rPr>
          <w:rFonts w:cs="Times New Roman"/>
          <w:color w:val="000000"/>
        </w:rPr>
        <w:t xml:space="preserve"> month</w:t>
      </w:r>
      <w:r w:rsidR="009B318E" w:rsidRPr="4CEB1CF1">
        <w:rPr>
          <w:rFonts w:cs="Times New Roman"/>
          <w:i/>
          <w:iCs/>
          <w:color w:val="000000"/>
        </w:rPr>
        <w:t xml:space="preserve"> t</w:t>
      </w:r>
      <w:r w:rsidR="009B318E">
        <w:rPr>
          <w:rFonts w:cs="Times New Roman"/>
          <w:color w:val="000000"/>
        </w:rPr>
        <w:t xml:space="preserve"> (</w:t>
      </w:r>
      <m:oMath>
        <m:r>
          <w:rPr>
            <w:rFonts w:ascii="Cambria Math" w:eastAsiaTheme="minorEastAsia" w:hAnsi="Cambria Math" w:cs="Times New Roman"/>
            <w:color w:val="000000"/>
          </w:rPr>
          <m:t>Visi</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t</m:t>
            </m:r>
          </m:e>
          <m:sub>
            <m:r>
              <w:rPr>
                <w:rFonts w:ascii="Cambria Math" w:eastAsiaTheme="minorEastAsia" w:hAnsi="Cambria Math" w:cs="Times New Roman"/>
                <w:color w:val="000000"/>
              </w:rPr>
              <m:t>pt</m:t>
            </m:r>
          </m:sub>
        </m:sSub>
        <m:r>
          <w:rPr>
            <w:rFonts w:ascii="Cambria Math" w:eastAsiaTheme="minorEastAsia" w:hAnsi="Cambria Math" w:cs="Times New Roman"/>
            <w:color w:val="000000"/>
          </w:rPr>
          <m:t xml:space="preserve">) </m:t>
        </m:r>
      </m:oMath>
      <w:r w:rsidRPr="0062322C">
        <w:rPr>
          <w:rFonts w:cs="Times New Roman"/>
          <w:color w:val="000000"/>
        </w:rPr>
        <w:t>using a binary indicator to denote the pre- and post-Instagram periods,</w:t>
      </w:r>
      <w:r w:rsidRPr="4CEB1CF1">
        <w:rPr>
          <w:rFonts w:cs="Times New Roman"/>
          <w:b/>
          <w:bCs/>
          <w:i/>
          <w:iCs/>
          <w:color w:val="000000"/>
        </w:rPr>
        <w:t xml:space="preserve"> </w:t>
      </w:r>
      <m:oMath>
        <m:sSub>
          <m:sSubPr>
            <m:ctrlPr>
              <w:rPr>
                <w:rFonts w:ascii="Cambria Math" w:hAnsi="Cambria Math" w:cs="Times New Roman"/>
                <w:bCs/>
                <w:i/>
                <w:color w:val="000000"/>
              </w:rPr>
            </m:ctrlPr>
          </m:sSubPr>
          <m:e>
            <m:r>
              <w:rPr>
                <w:rFonts w:ascii="Cambria Math" w:hAnsi="Cambria Math" w:cs="Times New Roman"/>
                <w:color w:val="000000"/>
              </w:rPr>
              <m:t>I</m:t>
            </m:r>
            <m:sSub>
              <m:sSubPr>
                <m:ctrlPr>
                  <w:rPr>
                    <w:rFonts w:ascii="Cambria Math" w:hAnsi="Cambria Math" w:cs="Times New Roman"/>
                    <w:bCs/>
                    <w:i/>
                    <w:color w:val="000000"/>
                  </w:rPr>
                </m:ctrlPr>
              </m:sSubPr>
              <m:e>
                <m:r>
                  <w:rPr>
                    <w:rFonts w:ascii="Cambria Math" w:hAnsi="Cambria Math" w:cs="Times New Roman"/>
                    <w:color w:val="000000"/>
                  </w:rPr>
                  <m:t>G</m:t>
                </m:r>
              </m:e>
              <m:sub>
                <m:r>
                  <w:rPr>
                    <w:rFonts w:ascii="Cambria Math" w:hAnsi="Cambria Math" w:cs="Times New Roman"/>
                    <w:color w:val="000000"/>
                  </w:rPr>
                  <m:t>Launch</m:t>
                </m:r>
              </m:sub>
            </m:sSub>
          </m:e>
          <m:sub>
            <m:r>
              <w:rPr>
                <w:rFonts w:ascii="Cambria Math" w:hAnsi="Cambria Math" w:cs="Times New Roman"/>
                <w:color w:val="000000"/>
              </w:rPr>
              <m:t>t</m:t>
            </m:r>
          </m:sub>
        </m:sSub>
        <m:r>
          <m:rPr>
            <m:sty m:val="bi"/>
          </m:rPr>
          <w:rPr>
            <w:rFonts w:ascii="Cambria Math" w:hAnsi="Cambria Math" w:cs="Times New Roman"/>
            <w:color w:val="000000"/>
          </w:rPr>
          <m:t xml:space="preserve"> ,</m:t>
        </m:r>
      </m:oMath>
      <w:r w:rsidRPr="0062322C">
        <w:rPr>
          <w:rFonts w:cs="Times New Roman"/>
          <w:color w:val="000000"/>
        </w:rPr>
        <w:t xml:space="preserve"> and </w:t>
      </w:r>
      <w:r w:rsidR="006277F0">
        <w:rPr>
          <w:rFonts w:cs="Times New Roman"/>
          <w:color w:val="000000"/>
        </w:rPr>
        <w:t>a</w:t>
      </w:r>
      <w:r w:rsidR="009B318E">
        <w:rPr>
          <w:rFonts w:cs="Times New Roman"/>
          <w:color w:val="000000"/>
        </w:rPr>
        <w:t xml:space="preserve"> second </w:t>
      </w:r>
      <w:r w:rsidR="00487573">
        <w:rPr>
          <w:rFonts w:cs="Times New Roman"/>
          <w:color w:val="000000"/>
        </w:rPr>
        <w:t xml:space="preserve">version of the </w:t>
      </w:r>
      <w:r w:rsidR="009B318E">
        <w:rPr>
          <w:rFonts w:cs="Times New Roman"/>
          <w:color w:val="000000"/>
        </w:rPr>
        <w:t>model refine</w:t>
      </w:r>
      <w:r w:rsidR="00487573">
        <w:rPr>
          <w:rFonts w:cs="Times New Roman"/>
          <w:color w:val="000000"/>
        </w:rPr>
        <w:t>d</w:t>
      </w:r>
      <w:r w:rsidR="009B318E">
        <w:rPr>
          <w:rFonts w:cs="Times New Roman"/>
          <w:color w:val="000000"/>
        </w:rPr>
        <w:t xml:space="preserve"> the</w:t>
      </w:r>
      <w:r w:rsidR="006277F0">
        <w:rPr>
          <w:rFonts w:cs="Times New Roman"/>
          <w:color w:val="000000"/>
        </w:rPr>
        <w:t xml:space="preserve"> timing</w:t>
      </w:r>
      <w:r w:rsidR="009B318E">
        <w:rPr>
          <w:rFonts w:cs="Times New Roman"/>
          <w:color w:val="000000"/>
        </w:rPr>
        <w:t xml:space="preserve"> to</w:t>
      </w:r>
      <w:r w:rsidR="006277F0">
        <w:rPr>
          <w:rFonts w:cs="Times New Roman"/>
          <w:color w:val="000000"/>
        </w:rPr>
        <w:t xml:space="preserve"> when </w:t>
      </w:r>
      <w:r w:rsidRPr="19928556">
        <w:rPr>
          <w:rFonts w:cs="Times New Roman"/>
          <w:color w:val="000000"/>
        </w:rPr>
        <w:t xml:space="preserve">Instagram </w:t>
      </w:r>
      <w:r w:rsidR="006277F0" w:rsidRPr="19928556">
        <w:rPr>
          <w:rFonts w:cs="Times New Roman"/>
          <w:color w:val="000000"/>
        </w:rPr>
        <w:t>had gained</w:t>
      </w:r>
      <w:r w:rsidRPr="19928556">
        <w:rPr>
          <w:rFonts w:cs="Times New Roman"/>
          <w:color w:val="000000"/>
        </w:rPr>
        <w:t xml:space="preserve"> </w:t>
      </w:r>
      <w:r w:rsidR="006277F0" w:rsidRPr="19928556">
        <w:rPr>
          <w:rFonts w:cs="Times New Roman"/>
          <w:color w:val="000000"/>
        </w:rPr>
        <w:t>influence</w:t>
      </w:r>
      <w:r w:rsidRPr="19928556">
        <w:rPr>
          <w:rFonts w:cs="Times New Roman"/>
          <w:color w:val="000000"/>
        </w:rPr>
        <w:t xml:space="preserve"> </w:t>
      </w:r>
      <w:r w:rsidR="006277F0" w:rsidRPr="19928556">
        <w:rPr>
          <w:rFonts w:cs="Times New Roman"/>
          <w:color w:val="000000"/>
        </w:rPr>
        <w:t>in the social media space</w:t>
      </w:r>
      <w:r w:rsidRPr="19928556">
        <w:rPr>
          <w:rFonts w:cs="Times New Roman"/>
          <w:color w:val="000000"/>
        </w:rPr>
        <w:t xml:space="preserve"> </w:t>
      </w:r>
      <w:r w:rsidR="006277F0" w:rsidRPr="19928556">
        <w:rPr>
          <w:rFonts w:cs="Times New Roman"/>
          <w:color w:val="000000"/>
        </w:rPr>
        <w:t>(</w:t>
      </w:r>
      <w:r w:rsidRPr="19928556">
        <w:rPr>
          <w:rFonts w:cs="Times New Roman"/>
          <w:color w:val="000000"/>
        </w:rPr>
        <w:t>April 2012</w:t>
      </w:r>
      <w:r w:rsidR="006277F0" w:rsidRPr="19928556">
        <w:rPr>
          <w:rFonts w:cs="Times New Roman"/>
          <w:color w:val="000000"/>
        </w:rPr>
        <w:t xml:space="preserve">, </w:t>
      </w:r>
      <m:oMath>
        <m:sSub>
          <m:sSubPr>
            <m:ctrlPr>
              <w:rPr>
                <w:rFonts w:ascii="Cambria Math" w:hAnsi="Cambria Math" w:cs="Times New Roman"/>
                <w:bCs/>
                <w:i/>
                <w:color w:val="000000"/>
              </w:rPr>
            </m:ctrlPr>
          </m:sSubPr>
          <m:e>
            <m:r>
              <w:rPr>
                <w:rFonts w:ascii="Cambria Math" w:hAnsi="Cambria Math" w:cs="Times New Roman"/>
                <w:color w:val="000000"/>
              </w:rPr>
              <m:t>I</m:t>
            </m:r>
            <m:sSub>
              <m:sSubPr>
                <m:ctrlPr>
                  <w:rPr>
                    <w:rFonts w:ascii="Cambria Math" w:hAnsi="Cambria Math" w:cs="Times New Roman"/>
                    <w:bCs/>
                    <w:i/>
                    <w:color w:val="000000"/>
                  </w:rPr>
                </m:ctrlPr>
              </m:sSubPr>
              <m:e>
                <m:r>
                  <w:rPr>
                    <w:rFonts w:ascii="Cambria Math" w:hAnsi="Cambria Math" w:cs="Times New Roman"/>
                    <w:color w:val="000000"/>
                  </w:rPr>
                  <m:t>G</m:t>
                </m:r>
              </m:e>
              <m:sub>
                <m:r>
                  <w:rPr>
                    <w:rFonts w:ascii="Cambria Math" w:hAnsi="Cambria Math" w:cs="Times New Roman"/>
                    <w:color w:val="000000"/>
                  </w:rPr>
                  <m:t>Use</m:t>
                </m:r>
              </m:sub>
            </m:sSub>
          </m:e>
          <m:sub>
            <m:r>
              <w:rPr>
                <w:rFonts w:ascii="Cambria Math" w:hAnsi="Cambria Math" w:cs="Times New Roman"/>
                <w:color w:val="000000"/>
              </w:rPr>
              <m:t>t</m:t>
            </m:r>
          </m:sub>
        </m:sSub>
      </m:oMath>
      <w:r w:rsidRPr="19928556">
        <w:rPr>
          <w:rFonts w:cs="Times New Roman"/>
          <w:color w:val="000000"/>
        </w:rPr>
        <w:t>)</w:t>
      </w:r>
      <w:r w:rsidR="00487573" w:rsidRPr="19928556">
        <w:rPr>
          <w:rFonts w:cs="Times New Roman"/>
          <w:color w:val="000000"/>
        </w:rPr>
        <w:t>. The dependent variable is logged to reduce the impact of outliers and ease interpretation of model coefficients as percentage changes or elasticities. The baseline model was specified as follows</w:t>
      </w:r>
      <w:r w:rsidRPr="19928556">
        <w:rPr>
          <w:rFonts w:cs="Times New Roman"/>
          <w:color w:val="000000"/>
        </w:rPr>
        <w:t>:</w:t>
      </w:r>
    </w:p>
    <w:p w14:paraId="23CF1315" w14:textId="2BF34C53" w:rsidR="00996E32" w:rsidRPr="002C472E" w:rsidRDefault="00996E32" w:rsidP="002C472E">
      <w:pPr>
        <w:tabs>
          <w:tab w:val="left" w:pos="0"/>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center"/>
        <w:rPr>
          <w:rFonts w:cs="Times New Roman"/>
          <w:iCs/>
          <w:color w:val="000000"/>
        </w:rPr>
      </w:pPr>
      <m:oMathPara>
        <m:oMath>
          <m:r>
            <w:rPr>
              <w:rFonts w:ascii="Cambria Math" w:eastAsiaTheme="minorEastAsia" w:hAnsi="Cambria Math" w:cs="Times New Roman"/>
              <w:color w:val="000000"/>
            </w:rPr>
            <m:t>Ln</m:t>
          </m:r>
          <m:d>
            <m:dPr>
              <m:ctrlPr>
                <w:rPr>
                  <w:rFonts w:ascii="Cambria Math" w:eastAsiaTheme="minorEastAsia" w:hAnsi="Cambria Math" w:cs="Times New Roman"/>
                  <w:i/>
                  <w:iCs/>
                  <w:color w:val="000000"/>
                </w:rPr>
              </m:ctrlPr>
            </m:dPr>
            <m:e>
              <m:r>
                <w:rPr>
                  <w:rFonts w:ascii="Cambria Math" w:eastAsiaTheme="minorEastAsia" w:hAnsi="Cambria Math" w:cs="Times New Roman"/>
                  <w:color w:val="000000"/>
                </w:rPr>
                <m:t>Visi</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t</m:t>
                  </m:r>
                </m:e>
                <m:sub>
                  <m:r>
                    <w:rPr>
                      <w:rFonts w:ascii="Cambria Math" w:eastAsiaTheme="minorEastAsia" w:hAnsi="Cambria Math" w:cs="Times New Roman"/>
                      <w:color w:val="000000"/>
                    </w:rPr>
                    <m:t>pt</m:t>
                  </m:r>
                </m:sub>
              </m:sSub>
            </m:e>
          </m:d>
          <m:r>
            <w:rPr>
              <w:rFonts w:ascii="Cambria Math" w:eastAsiaTheme="minorEastAsia" w:hAnsi="Cambria Math" w:cs="Times New Roman"/>
              <w:color w:val="000000"/>
            </w:rPr>
            <m:t>=</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β</m:t>
              </m:r>
            </m:e>
            <m:sub>
              <m:r>
                <w:rPr>
                  <w:rFonts w:ascii="Cambria Math" w:eastAsiaTheme="minorEastAsia" w:hAnsi="Cambria Math" w:cs="Times New Roman"/>
                  <w:color w:val="000000"/>
                </w:rPr>
                <m:t>0</m:t>
              </m:r>
            </m:sub>
          </m:sSub>
          <m:r>
            <w:rPr>
              <w:rFonts w:ascii="Cambria Math" w:eastAsiaTheme="minorEastAsia" w:hAnsi="Cambria Math" w:cs="Times New Roman"/>
              <w:color w:val="000000"/>
            </w:rPr>
            <m:t>+</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β</m:t>
              </m:r>
            </m:e>
            <m:sub>
              <m:r>
                <w:rPr>
                  <w:rFonts w:ascii="Cambria Math" w:eastAsiaTheme="minorEastAsia" w:hAnsi="Cambria Math" w:cs="Times New Roman"/>
                  <w:color w:val="000000"/>
                </w:rPr>
                <m:t>1</m:t>
              </m:r>
            </m:sub>
          </m:sSub>
          <m:r>
            <w:rPr>
              <w:rFonts w:ascii="Cambria Math" w:eastAsiaTheme="minorEastAsia" w:hAnsi="Cambria Math" w:cs="Times New Roman"/>
              <w:color w:val="000000"/>
            </w:rPr>
            <m:t>I</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G</m:t>
              </m:r>
            </m:e>
            <m:sub>
              <m:r>
                <w:rPr>
                  <w:rFonts w:ascii="Cambria Math" w:eastAsiaTheme="minorEastAsia" w:hAnsi="Cambria Math" w:cs="Times New Roman"/>
                  <w:color w:val="000000"/>
                </w:rPr>
                <m:t>Launc</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h</m:t>
                  </m:r>
                </m:e>
                <m:sub>
                  <m:r>
                    <w:rPr>
                      <w:rFonts w:ascii="Cambria Math" w:eastAsiaTheme="minorEastAsia" w:hAnsi="Cambria Math" w:cs="Times New Roman"/>
                      <w:color w:val="000000"/>
                    </w:rPr>
                    <m:t>t</m:t>
                  </m:r>
                </m:sub>
              </m:sSub>
            </m:sub>
          </m:sSub>
          <m:r>
            <m:rPr>
              <m:sty m:val="bi"/>
            </m:rPr>
            <w:rPr>
              <w:rFonts w:ascii="Cambria Math" w:eastAsiaTheme="minorEastAsia" w:hAnsi="Cambria Math" w:cs="Times New Roman"/>
              <w:color w:val="000000"/>
            </w:rPr>
            <m:t xml:space="preserve">or </m:t>
          </m:r>
          <m:r>
            <w:rPr>
              <w:rFonts w:ascii="Cambria Math" w:eastAsiaTheme="minorEastAsia" w:hAnsi="Cambria Math" w:cs="Times New Roman"/>
              <w:color w:val="000000"/>
            </w:rPr>
            <m:t>I</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G</m:t>
              </m:r>
            </m:e>
            <m:sub>
              <m:r>
                <w:rPr>
                  <w:rFonts w:ascii="Cambria Math" w:eastAsiaTheme="minorEastAsia" w:hAnsi="Cambria Math" w:cs="Times New Roman"/>
                  <w:color w:val="000000"/>
                </w:rPr>
                <m:t>Us</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e</m:t>
                  </m:r>
                </m:e>
                <m:sub>
                  <m:r>
                    <w:rPr>
                      <w:rFonts w:ascii="Cambria Math" w:eastAsiaTheme="minorEastAsia" w:hAnsi="Cambria Math" w:cs="Times New Roman"/>
                      <w:color w:val="000000"/>
                    </w:rPr>
                    <m:t>t</m:t>
                  </m:r>
                </m:sub>
              </m:sSub>
            </m:sub>
          </m:sSub>
          <m:r>
            <w:rPr>
              <w:rFonts w:ascii="Cambria Math" w:eastAsiaTheme="minorEastAsia" w:hAnsi="Cambria Math" w:cs="Times New Roman"/>
              <w:color w:val="000000"/>
            </w:rPr>
            <m:t>+</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β</m:t>
              </m:r>
            </m:e>
            <m:sub>
              <m:r>
                <w:rPr>
                  <w:rFonts w:ascii="Cambria Math" w:eastAsiaTheme="minorEastAsia" w:hAnsi="Cambria Math" w:cs="Times New Roman"/>
                  <w:color w:val="000000"/>
                </w:rPr>
                <m:t>2</m:t>
              </m:r>
            </m:sub>
          </m:sSub>
          <m:sSub>
            <m:sSubPr>
              <m:ctrlPr>
                <w:rPr>
                  <w:rFonts w:ascii="Cambria Math" w:eastAsiaTheme="minorEastAsia" w:hAnsi="Cambria Math" w:cs="Times New Roman"/>
                  <w:i/>
                  <w:iCs/>
                  <w:color w:val="000000"/>
                </w:rPr>
              </m:ctrlPr>
            </m:sSubPr>
            <m:e>
              <m:r>
                <m:rPr>
                  <m:sty m:val="b"/>
                </m:rPr>
                <w:rPr>
                  <w:rFonts w:ascii="Cambria Math" w:eastAsiaTheme="minorEastAsia" w:hAnsi="Cambria Math" w:cs="Times New Roman"/>
                  <w:color w:val="000000"/>
                </w:rPr>
                <m:t>T</m:t>
              </m:r>
            </m:e>
            <m:sub>
              <m:r>
                <w:rPr>
                  <w:rFonts w:ascii="Cambria Math" w:eastAsiaTheme="minorEastAsia" w:hAnsi="Cambria Math" w:cs="Times New Roman"/>
                  <w:color w:val="000000"/>
                </w:rPr>
                <m:t>pt</m:t>
              </m:r>
            </m:sub>
          </m:sSub>
          <m:r>
            <w:rPr>
              <w:rFonts w:ascii="Cambria Math" w:eastAsiaTheme="minorEastAsia" w:hAnsi="Cambria Math" w:cs="Times New Roman"/>
              <w:color w:val="000000"/>
            </w:rPr>
            <m:t>+</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β</m:t>
              </m:r>
            </m:e>
            <m:sub>
              <m:r>
                <w:rPr>
                  <w:rFonts w:ascii="Cambria Math" w:eastAsiaTheme="minorEastAsia" w:hAnsi="Cambria Math" w:cs="Times New Roman"/>
                  <w:color w:val="000000"/>
                </w:rPr>
                <m:t>3</m:t>
              </m:r>
            </m:sub>
          </m:sSub>
          <m:sSub>
            <m:sSubPr>
              <m:ctrlPr>
                <w:rPr>
                  <w:rFonts w:ascii="Cambria Math" w:eastAsiaTheme="minorEastAsia" w:hAnsi="Cambria Math" w:cs="Times New Roman"/>
                  <w:i/>
                  <w:iCs/>
                  <w:color w:val="000000"/>
                </w:rPr>
              </m:ctrlPr>
            </m:sSubPr>
            <m:e>
              <m:r>
                <m:rPr>
                  <m:sty m:val="b"/>
                </m:rPr>
                <w:rPr>
                  <w:rFonts w:ascii="Cambria Math" w:eastAsiaTheme="minorEastAsia" w:hAnsi="Cambria Math" w:cs="Times New Roman"/>
                  <w:color w:val="000000"/>
                </w:rPr>
                <m:t>PRE</m:t>
              </m:r>
            </m:e>
            <m:sub>
              <m:r>
                <w:rPr>
                  <w:rFonts w:ascii="Cambria Math" w:eastAsiaTheme="minorEastAsia" w:hAnsi="Cambria Math" w:cs="Times New Roman"/>
                  <w:color w:val="000000"/>
                </w:rPr>
                <m:t>pt</m:t>
              </m:r>
            </m:sub>
          </m:sSub>
          <m:r>
            <w:rPr>
              <w:rFonts w:ascii="Cambria Math" w:eastAsiaTheme="minorEastAsia" w:hAnsi="Cambria Math" w:cs="Times New Roman"/>
              <w:color w:val="000000"/>
            </w:rPr>
            <m:t>+</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β</m:t>
              </m:r>
            </m:e>
            <m:sub>
              <m:r>
                <w:rPr>
                  <w:rFonts w:ascii="Cambria Math" w:eastAsiaTheme="minorEastAsia" w:hAnsi="Cambria Math" w:cs="Times New Roman"/>
                  <w:color w:val="000000"/>
                </w:rPr>
                <m:t>4</m:t>
              </m:r>
            </m:sub>
          </m:sSub>
          <m:sSub>
            <m:sSubPr>
              <m:ctrlPr>
                <w:rPr>
                  <w:rFonts w:ascii="Cambria Math" w:eastAsiaTheme="minorEastAsia" w:hAnsi="Cambria Math" w:cs="Times New Roman"/>
                  <w:i/>
                  <w:iCs/>
                  <w:color w:val="000000"/>
                </w:rPr>
              </m:ctrlPr>
            </m:sSubPr>
            <m:e>
              <m:r>
                <m:rPr>
                  <m:sty m:val="b"/>
                </m:rPr>
                <w:rPr>
                  <w:rFonts w:ascii="Cambria Math" w:eastAsiaTheme="minorEastAsia" w:hAnsi="Cambria Math" w:cs="Times New Roman"/>
                  <w:color w:val="000000"/>
                </w:rPr>
                <m:t>X</m:t>
              </m:r>
            </m:e>
            <m:sub>
              <m:r>
                <w:rPr>
                  <w:rFonts w:ascii="Cambria Math" w:eastAsiaTheme="minorEastAsia" w:hAnsi="Cambria Math" w:cs="Times New Roman"/>
                  <w:color w:val="000000"/>
                </w:rPr>
                <m:t>t</m:t>
              </m:r>
            </m:sub>
          </m:sSub>
        </m:oMath>
      </m:oMathPara>
    </w:p>
    <w:p w14:paraId="1513A0A8" w14:textId="6914B5C1" w:rsidR="00AB784F" w:rsidRPr="000C6C31" w:rsidRDefault="00000000" w:rsidP="00C26B34">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right"/>
        <w:rPr>
          <w:rFonts w:eastAsiaTheme="minorEastAsia"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β</m:t>
            </m:r>
          </m:e>
          <m:sub>
            <m:r>
              <w:rPr>
                <w:rFonts w:ascii="Cambria Math" w:hAnsi="Cambria Math" w:cs="Times New Roman"/>
                <w:color w:val="000000"/>
              </w:rPr>
              <m:t>5</m:t>
            </m:r>
          </m:sub>
        </m:sSub>
        <m:r>
          <w:rPr>
            <w:rFonts w:ascii="Cambria Math" w:hAnsi="Cambria Math" w:cs="Times New Roman"/>
            <w:color w:val="000000"/>
          </w:rPr>
          <m:t>Ln</m:t>
        </m:r>
        <m:sSub>
          <m:sSubPr>
            <m:ctrlPr>
              <w:rPr>
                <w:rFonts w:ascii="Cambria Math" w:hAnsi="Cambria Math" w:cs="Times New Roman"/>
                <w:i/>
                <w:color w:val="000000"/>
              </w:rPr>
            </m:ctrlPr>
          </m:sSubPr>
          <m:e>
            <m:d>
              <m:dPr>
                <m:ctrlPr>
                  <w:rPr>
                    <w:rFonts w:ascii="Cambria Math" w:hAnsi="Cambria Math" w:cs="Times New Roman"/>
                    <w:i/>
                    <w:color w:val="000000"/>
                  </w:rPr>
                </m:ctrlPr>
              </m:dPr>
              <m:e>
                <m:r>
                  <w:rPr>
                    <w:rFonts w:ascii="Cambria Math" w:hAnsi="Cambria Math" w:cs="Times New Roman"/>
                    <w:color w:val="000000"/>
                  </w:rPr>
                  <m:t>Fee</m:t>
                </m:r>
              </m:e>
            </m:d>
          </m:e>
          <m:sub>
            <m:r>
              <w:rPr>
                <w:rFonts w:ascii="Cambria Math" w:hAnsi="Cambria Math" w:cs="Times New Roman"/>
                <w:color w:val="000000"/>
              </w:rPr>
              <m:t>pt</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β</m:t>
            </m:r>
          </m:e>
          <m:sub>
            <m:r>
              <w:rPr>
                <w:rFonts w:ascii="Cambria Math" w:hAnsi="Cambria Math" w:cs="Times New Roman"/>
                <w:color w:val="000000"/>
              </w:rPr>
              <m:t>6</m:t>
            </m:r>
          </m:sub>
        </m:sSub>
        <m:r>
          <w:rPr>
            <w:rFonts w:ascii="Cambria Math" w:hAnsi="Cambria Math" w:cs="Times New Roman"/>
            <w:color w:val="000000"/>
          </w:rPr>
          <m:t>Desi</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pt</m:t>
            </m:r>
          </m:sub>
        </m:sSub>
        <m:r>
          <w:rPr>
            <w:rFonts w:ascii="Cambria Math"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ρ</m:t>
            </m:r>
          </m:e>
          <m:sub>
            <m:r>
              <w:rPr>
                <w:rFonts w:ascii="Cambria Math" w:eastAsiaTheme="minorEastAsia" w:hAnsi="Cambria Math" w:cs="Times New Roman"/>
                <w:color w:val="000000"/>
              </w:rPr>
              <m:t>p</m:t>
            </m:r>
          </m:sub>
        </m:sSub>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τ</m:t>
            </m:r>
          </m:e>
          <m:sub>
            <m:r>
              <w:rPr>
                <w:rFonts w:ascii="Cambria Math" w:eastAsiaTheme="minorEastAsia" w:hAnsi="Cambria Math" w:cs="Times New Roman"/>
                <w:color w:val="000000"/>
              </w:rPr>
              <m:t>y(t)</m:t>
            </m:r>
          </m:sub>
        </m:sSub>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γ</m:t>
            </m:r>
          </m:e>
          <m:sub>
            <m:r>
              <w:rPr>
                <w:rFonts w:ascii="Cambria Math" w:eastAsiaTheme="minorEastAsia" w:hAnsi="Cambria Math" w:cs="Times New Roman"/>
                <w:color w:val="000000"/>
              </w:rPr>
              <m:t>t</m:t>
            </m:r>
          </m:sub>
        </m:sSub>
        <m:r>
          <w:rPr>
            <w:rFonts w:ascii="Cambria Math" w:eastAsiaTheme="minorEastAsia" w:hAnsi="Cambria Math" w:cs="Times New Roman"/>
            <w:color w:val="000000"/>
          </w:rPr>
          <m:t>+</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ε</m:t>
            </m:r>
          </m:e>
          <m:sub>
            <m:r>
              <w:rPr>
                <w:rFonts w:ascii="Cambria Math" w:eastAsiaTheme="minorEastAsia" w:hAnsi="Cambria Math" w:cs="Times New Roman"/>
                <w:color w:val="000000"/>
              </w:rPr>
              <m:t xml:space="preserve">pt </m:t>
            </m:r>
          </m:sub>
        </m:sSub>
        <m:r>
          <w:rPr>
            <w:rFonts w:ascii="Cambria Math" w:hAnsi="Cambria Math" w:cs="Times New Roman"/>
            <w:color w:val="000000"/>
          </w:rPr>
          <m:t xml:space="preserve"> .                                  </m:t>
        </m:r>
      </m:oMath>
      <w:r w:rsidR="00AB784F" w:rsidRPr="00617E4C">
        <w:rPr>
          <w:rFonts w:cs="Times New Roman"/>
          <w:color w:val="000000"/>
        </w:rPr>
        <w:t>(</w:t>
      </w:r>
      <w:r w:rsidR="00D35C4F">
        <w:rPr>
          <w:rFonts w:cs="Times New Roman"/>
          <w:color w:val="000000"/>
        </w:rPr>
        <w:t>2</w:t>
      </w:r>
      <w:r w:rsidR="00AB784F" w:rsidRPr="00617E4C">
        <w:rPr>
          <w:rFonts w:cs="Times New Roman"/>
          <w:color w:val="000000"/>
        </w:rPr>
        <w:t>)</w:t>
      </w:r>
    </w:p>
    <w:p w14:paraId="148EF489" w14:textId="7ABE2BE6" w:rsidR="006277F0" w:rsidRDefault="00487573" w:rsidP="19928556">
      <w:pPr>
        <w:tabs>
          <w:tab w:val="left" w:pos="979"/>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eastAsiaTheme="minorEastAsia" w:cs="Times New Roman"/>
          <w:color w:val="000000"/>
        </w:rPr>
      </w:pPr>
      <w:r>
        <w:rPr>
          <w:rFonts w:cs="Times New Roman"/>
          <w:noProof/>
        </w:rPr>
        <w:lastRenderedPageBreak/>
        <w:t>In eq. 2,</w:t>
      </w:r>
      <w:r w:rsidR="009B318E">
        <w:rPr>
          <w:rFonts w:cs="Times New Roman"/>
          <w:noProof/>
        </w:rPr>
        <w:t xml:space="preserve"> </w:t>
      </w:r>
      <m:oMath>
        <m:sSub>
          <m:sSubPr>
            <m:ctrlPr>
              <w:rPr>
                <w:rFonts w:ascii="Cambria Math" w:eastAsiaTheme="minorEastAsia" w:hAnsi="Cambria Math" w:cs="Times New Roman"/>
                <w:i/>
                <w:iCs/>
                <w:color w:val="000000"/>
              </w:rPr>
            </m:ctrlPr>
          </m:sSubPr>
          <m:e>
            <m:r>
              <m:rPr>
                <m:sty m:val="b"/>
              </m:rPr>
              <w:rPr>
                <w:rFonts w:ascii="Cambria Math" w:eastAsiaTheme="minorEastAsia" w:hAnsi="Cambria Math" w:cs="Times New Roman"/>
                <w:color w:val="000000"/>
              </w:rPr>
              <m:t>T</m:t>
            </m:r>
          </m:e>
          <m:sub>
            <m:r>
              <w:rPr>
                <w:rFonts w:ascii="Cambria Math" w:eastAsiaTheme="minorEastAsia" w:hAnsi="Cambria Math" w:cs="Times New Roman"/>
                <w:color w:val="000000"/>
              </w:rPr>
              <m:t>pt</m:t>
            </m:r>
          </m:sub>
        </m:sSub>
      </m:oMath>
      <w:r w:rsidR="00996E32">
        <w:rPr>
          <w:rFonts w:cs="Times New Roman"/>
          <w:noProof/>
        </w:rPr>
        <w:t xml:space="preserve"> </w:t>
      </w:r>
      <w:r w:rsidR="00254AF5">
        <w:rPr>
          <w:rFonts w:cs="Times New Roman"/>
          <w:noProof/>
        </w:rPr>
        <w:t>represents daily counts of days per month</w:t>
      </w:r>
      <w:r w:rsidR="00996E32">
        <w:rPr>
          <w:rFonts w:cs="Times New Roman"/>
          <w:noProof/>
        </w:rPr>
        <w:t xml:space="preserve"> </w:t>
      </w:r>
      <w:r w:rsidR="00254AF5">
        <w:rPr>
          <w:rFonts w:cs="Times New Roman"/>
          <w:noProof/>
        </w:rPr>
        <w:t>in</w:t>
      </w:r>
      <w:r w:rsidR="00996E32">
        <w:rPr>
          <w:rFonts w:cs="Times New Roman"/>
          <w:noProof/>
        </w:rPr>
        <w:t xml:space="preserve"> observed temperature bins at each park</w:t>
      </w:r>
      <w:r w:rsidR="00254AF5">
        <w:rPr>
          <w:rFonts w:cs="Times New Roman"/>
          <w:noProof/>
        </w:rPr>
        <w:t xml:space="preserve"> and </w:t>
      </w:r>
      <m:oMath>
        <m:sSub>
          <m:sSubPr>
            <m:ctrlPr>
              <w:rPr>
                <w:rFonts w:ascii="Cambria Math" w:eastAsiaTheme="minorEastAsia" w:hAnsi="Cambria Math" w:cs="Times New Roman"/>
                <w:i/>
                <w:iCs/>
                <w:color w:val="000000"/>
              </w:rPr>
            </m:ctrlPr>
          </m:sSubPr>
          <m:e>
            <m:r>
              <m:rPr>
                <m:sty m:val="b"/>
              </m:rPr>
              <w:rPr>
                <w:rFonts w:ascii="Cambria Math" w:eastAsiaTheme="minorEastAsia" w:hAnsi="Cambria Math" w:cs="Times New Roman"/>
                <w:color w:val="000000"/>
              </w:rPr>
              <m:t>PRE</m:t>
            </m:r>
          </m:e>
          <m:sub>
            <m:r>
              <w:rPr>
                <w:rFonts w:ascii="Cambria Math" w:eastAsiaTheme="minorEastAsia" w:hAnsi="Cambria Math" w:cs="Times New Roman"/>
                <w:color w:val="000000"/>
              </w:rPr>
              <m:t>pt</m:t>
            </m:r>
          </m:sub>
        </m:sSub>
      </m:oMath>
      <w:r w:rsidR="00996E32">
        <w:rPr>
          <w:rFonts w:cs="Times New Roman"/>
          <w:noProof/>
        </w:rPr>
        <w:t xml:space="preserve"> </w:t>
      </w:r>
      <w:r w:rsidR="00254AF5">
        <w:rPr>
          <w:rFonts w:cs="Times New Roman"/>
          <w:noProof/>
        </w:rPr>
        <w:t xml:space="preserve">represents the number of days each month in one of four (4) precipitation bins. Additional controls include </w:t>
      </w:r>
      <m:oMath>
        <m:sSub>
          <m:sSubPr>
            <m:ctrlPr>
              <w:rPr>
                <w:rFonts w:ascii="Cambria Math" w:eastAsiaTheme="minorEastAsia" w:hAnsi="Cambria Math" w:cs="Times New Roman"/>
                <w:i/>
                <w:iCs/>
                <w:color w:val="000000"/>
              </w:rPr>
            </m:ctrlPr>
          </m:sSubPr>
          <m:e>
            <m:r>
              <m:rPr>
                <m:sty m:val="b"/>
              </m:rPr>
              <w:rPr>
                <w:rFonts w:ascii="Cambria Math" w:eastAsiaTheme="minorEastAsia" w:hAnsi="Cambria Math" w:cs="Times New Roman"/>
                <w:color w:val="000000"/>
              </w:rPr>
              <m:t>X</m:t>
            </m:r>
          </m:e>
          <m:sub>
            <m:r>
              <w:rPr>
                <w:rFonts w:ascii="Cambria Math" w:eastAsiaTheme="minorEastAsia" w:hAnsi="Cambria Math" w:cs="Times New Roman"/>
                <w:color w:val="000000"/>
              </w:rPr>
              <m:t>t</m:t>
            </m:r>
          </m:sub>
        </m:sSub>
      </m:oMath>
      <w:r w:rsidR="00254AF5" w:rsidRPr="19928556">
        <w:rPr>
          <w:rFonts w:cs="Times New Roman"/>
          <w:noProof/>
          <w:color w:val="000000"/>
        </w:rPr>
        <w:t>,</w:t>
      </w:r>
      <w:r w:rsidR="00B10B6A" w:rsidRPr="19928556">
        <w:rPr>
          <w:rFonts w:cs="Times New Roman"/>
          <w:noProof/>
          <w:color w:val="000000"/>
        </w:rPr>
        <w:t xml:space="preserve"> </w:t>
      </w:r>
      <w:r w:rsidR="00254AF5" w:rsidRPr="19928556">
        <w:rPr>
          <w:rFonts w:cs="Times New Roman"/>
          <w:noProof/>
          <w:color w:val="000000"/>
        </w:rPr>
        <w:t>a</w:t>
      </w:r>
      <w:r w:rsidR="00996E32">
        <w:rPr>
          <w:rFonts w:cs="Times New Roman"/>
          <w:noProof/>
        </w:rPr>
        <w:t xml:space="preserve"> vector of </w:t>
      </w:r>
      <w:r w:rsidR="00254AF5">
        <w:rPr>
          <w:rFonts w:cs="Times New Roman"/>
          <w:noProof/>
        </w:rPr>
        <w:t xml:space="preserve">non-park specific </w:t>
      </w:r>
      <w:r w:rsidR="00996E32">
        <w:rPr>
          <w:rFonts w:cs="Times New Roman"/>
          <w:noProof/>
        </w:rPr>
        <w:t>covariates</w:t>
      </w:r>
      <w:r w:rsidR="00254AF5">
        <w:rPr>
          <w:rFonts w:cs="Times New Roman"/>
          <w:noProof/>
        </w:rPr>
        <w:t xml:space="preserve"> (e.g., national income, unemployment rate, etc)</w:t>
      </w:r>
      <w:r w:rsidR="00996E32">
        <w:rPr>
          <w:rFonts w:cs="Times New Roman"/>
          <w:noProof/>
        </w:rPr>
        <w:t xml:space="preserve"> at time </w:t>
      </w:r>
      <w:r w:rsidR="00996E32" w:rsidRPr="19928556">
        <w:rPr>
          <w:rFonts w:cs="Times New Roman"/>
          <w:i/>
          <w:iCs/>
          <w:noProof/>
        </w:rPr>
        <w:t>t</w:t>
      </w:r>
      <w:r w:rsidR="00996E32">
        <w:rPr>
          <w:rFonts w:cs="Times New Roman"/>
          <w:noProof/>
        </w:rPr>
        <w:t>,</w:t>
      </w:r>
      <m:oMath>
        <m:r>
          <w:rPr>
            <w:rFonts w:ascii="Cambria Math" w:hAnsi="Cambria Math" w:cs="Times New Roman"/>
            <w:color w:val="000000"/>
          </w:rPr>
          <m:t xml:space="preserve">  Ln</m:t>
        </m:r>
        <m:sSub>
          <m:sSubPr>
            <m:ctrlPr>
              <w:rPr>
                <w:rFonts w:ascii="Cambria Math" w:hAnsi="Cambria Math" w:cs="Times New Roman"/>
                <w:i/>
                <w:color w:val="000000"/>
              </w:rPr>
            </m:ctrlPr>
          </m:sSubPr>
          <m:e>
            <m:d>
              <m:dPr>
                <m:ctrlPr>
                  <w:rPr>
                    <w:rFonts w:ascii="Cambria Math" w:hAnsi="Cambria Math" w:cs="Times New Roman"/>
                    <w:i/>
                    <w:color w:val="000000"/>
                  </w:rPr>
                </m:ctrlPr>
              </m:dPr>
              <m:e>
                <m:r>
                  <w:rPr>
                    <w:rFonts w:ascii="Cambria Math" w:hAnsi="Cambria Math" w:cs="Times New Roman"/>
                    <w:color w:val="000000"/>
                  </w:rPr>
                  <m:t>Fee</m:t>
                </m:r>
              </m:e>
            </m:d>
          </m:e>
          <m:sub>
            <m:r>
              <w:rPr>
                <w:rFonts w:ascii="Cambria Math" w:hAnsi="Cambria Math" w:cs="Times New Roman"/>
                <w:color w:val="000000"/>
              </w:rPr>
              <m:t>pt</m:t>
            </m:r>
          </m:sub>
        </m:sSub>
      </m:oMath>
      <w:r w:rsidR="00254AF5">
        <w:rPr>
          <w:rFonts w:cs="Times New Roman"/>
          <w:noProof/>
          <w:color w:val="000000"/>
        </w:rPr>
        <w:t>, the natural log of park-specific</w:t>
      </w:r>
      <w:r w:rsidR="00996E32">
        <w:rPr>
          <w:rFonts w:cs="Times New Roman"/>
          <w:noProof/>
          <w:color w:val="000000"/>
        </w:rPr>
        <w:t xml:space="preserve"> entrance fee</w:t>
      </w:r>
      <w:r w:rsidR="00254AF5">
        <w:rPr>
          <w:rFonts w:cs="Times New Roman"/>
          <w:noProof/>
          <w:color w:val="000000"/>
        </w:rPr>
        <w:t>s</w:t>
      </w:r>
      <w:r w:rsidR="00AB784F">
        <w:rPr>
          <w:rFonts w:cs="Times New Roman"/>
          <w:noProof/>
        </w:rPr>
        <w:t>,</w:t>
      </w:r>
      <w:r w:rsidR="00254AF5">
        <w:rPr>
          <w:rFonts w:cs="Times New Roman"/>
          <w:noProof/>
        </w:rPr>
        <w:t xml:space="preserve"> and</w:t>
      </w:r>
      <w:r w:rsidR="00AB784F">
        <w:rPr>
          <w:rFonts w:cs="Times New Roman"/>
          <w:noProof/>
        </w:rPr>
        <w:t xml:space="preserve"> </w:t>
      </w:r>
      <m:oMath>
        <m:r>
          <w:rPr>
            <w:rFonts w:ascii="Cambria Math" w:hAnsi="Cambria Math" w:cs="Times New Roman"/>
            <w:color w:val="000000"/>
          </w:rPr>
          <m:t>Desi</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pt</m:t>
            </m:r>
          </m:sub>
        </m:sSub>
        <m:r>
          <w:rPr>
            <w:rFonts w:ascii="Cambria Math" w:hAnsi="Cambria Math" w:cs="Times New Roman"/>
            <w:noProof/>
          </w:rPr>
          <m:t>,</m:t>
        </m:r>
      </m:oMath>
      <w:r w:rsidR="00D1104E">
        <w:rPr>
          <w:rFonts w:cs="Times New Roman"/>
          <w:noProof/>
          <w:color w:val="000000"/>
        </w:rPr>
        <w:t xml:space="preserve"> </w:t>
      </w:r>
      <w:r w:rsidR="009A06D6" w:rsidRPr="19928556">
        <w:rPr>
          <w:rFonts w:eastAsiaTheme="minorEastAsia" w:cs="Times New Roman"/>
          <w:color w:val="000000"/>
        </w:rPr>
        <w:t>a binary indic</w:t>
      </w:r>
      <w:r w:rsidR="00D1104E" w:rsidRPr="19928556">
        <w:rPr>
          <w:rFonts w:eastAsiaTheme="minorEastAsia" w:cs="Times New Roman"/>
          <w:color w:val="000000"/>
        </w:rPr>
        <w:t xml:space="preserve">ator for </w:t>
      </w:r>
      <w:r w:rsidR="00254AF5" w:rsidRPr="19928556">
        <w:rPr>
          <w:rFonts w:eastAsiaTheme="minorEastAsia" w:cs="Times New Roman"/>
          <w:color w:val="000000"/>
        </w:rPr>
        <w:t xml:space="preserve">NP </w:t>
      </w:r>
      <w:r w:rsidR="00D1104E" w:rsidRPr="19928556">
        <w:rPr>
          <w:rFonts w:eastAsiaTheme="minorEastAsia" w:cs="Times New Roman"/>
          <w:color w:val="000000"/>
        </w:rPr>
        <w:t xml:space="preserve">designation if </w:t>
      </w:r>
      <w:r w:rsidR="00254AF5" w:rsidRPr="19928556">
        <w:rPr>
          <w:rFonts w:eastAsiaTheme="minorEastAsia" w:cs="Times New Roman"/>
          <w:color w:val="000000"/>
        </w:rPr>
        <w:t>the</w:t>
      </w:r>
      <w:r w:rsidR="00D1104E" w:rsidRPr="19928556">
        <w:rPr>
          <w:rFonts w:eastAsiaTheme="minorEastAsia" w:cs="Times New Roman"/>
          <w:color w:val="000000"/>
        </w:rPr>
        <w:t xml:space="preserve"> park was designated as a National Park </w:t>
      </w:r>
      <w:r w:rsidR="00254AF5" w:rsidRPr="19928556">
        <w:rPr>
          <w:rFonts w:eastAsiaTheme="minorEastAsia" w:cs="Times New Roman"/>
          <w:color w:val="000000"/>
        </w:rPr>
        <w:t>during the sample frame. The panel nature of our data allowed for additional controls for unobserved time-invariant impacts using fixed effects. As such,</w:t>
      </w:r>
      <w:r w:rsidR="00D1104E" w:rsidRPr="19928556">
        <w:rPr>
          <w:rFonts w:eastAsiaTheme="minorEastAsia" w:cs="Times New Roman"/>
          <w:color w:val="000000"/>
        </w:rPr>
        <w:t xml:space="preserve"> </w:t>
      </w:r>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ρ</m:t>
            </m:r>
          </m:e>
          <m:sub>
            <m:r>
              <w:rPr>
                <w:rFonts w:ascii="Cambria Math" w:eastAsiaTheme="minorEastAsia" w:hAnsi="Cambria Math" w:cs="Times New Roman"/>
                <w:color w:val="000000"/>
              </w:rPr>
              <m:t>p</m:t>
            </m:r>
          </m:sub>
        </m:sSub>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τ</m:t>
            </m:r>
          </m:e>
          <m:sub>
            <m:r>
              <w:rPr>
                <w:rFonts w:ascii="Cambria Math" w:eastAsiaTheme="minorEastAsia" w:hAnsi="Cambria Math" w:cs="Times New Roman"/>
                <w:color w:val="000000"/>
              </w:rPr>
              <m:t>y(t)</m:t>
            </m:r>
          </m:sub>
        </m:sSub>
        <m:r>
          <w:rPr>
            <w:rFonts w:ascii="Cambria Math" w:eastAsiaTheme="minorEastAsia" w:hAnsi="Cambria Math" w:cs="Times New Roman"/>
            <w:color w:val="000000"/>
          </w:rPr>
          <m:t xml:space="preserve">, </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γ</m:t>
            </m:r>
          </m:e>
          <m:sub>
            <m:r>
              <w:rPr>
                <w:rFonts w:ascii="Cambria Math" w:eastAsiaTheme="minorEastAsia" w:hAnsi="Cambria Math" w:cs="Times New Roman"/>
                <w:color w:val="000000"/>
              </w:rPr>
              <m:t>t</m:t>
            </m:r>
          </m:sub>
        </m:sSub>
      </m:oMath>
      <w:r w:rsidR="00D1104E" w:rsidRPr="19928556">
        <w:rPr>
          <w:rFonts w:eastAsiaTheme="minorEastAsia" w:cs="Times New Roman"/>
          <w:color w:val="000000"/>
        </w:rPr>
        <w:t xml:space="preserve"> control for park, year and month fixed effects</w:t>
      </w:r>
      <w:r w:rsidR="00254AF5" w:rsidRPr="19928556">
        <w:rPr>
          <w:rFonts w:eastAsiaTheme="minorEastAsia" w:cs="Times New Roman"/>
          <w:color w:val="000000"/>
        </w:rPr>
        <w:t>, respectively</w:t>
      </w:r>
      <w:r w:rsidR="00D1104E" w:rsidRPr="19928556">
        <w:rPr>
          <w:rFonts w:eastAsiaTheme="minorEastAsia" w:cs="Times New Roman"/>
          <w:color w:val="000000"/>
        </w:rPr>
        <w:t>.</w:t>
      </w:r>
      <w:r w:rsidR="006277F0" w:rsidRPr="19928556">
        <w:rPr>
          <w:rFonts w:eastAsiaTheme="minorEastAsia" w:cs="Times New Roman"/>
          <w:color w:val="000000"/>
        </w:rPr>
        <w:t xml:space="preserve"> </w:t>
      </w:r>
      <w:r w:rsidR="00F36CCC" w:rsidRPr="19928556">
        <w:rPr>
          <w:rFonts w:eastAsiaTheme="minorEastAsia" w:cs="Times New Roman"/>
          <w:color w:val="000000"/>
        </w:rPr>
        <w:t xml:space="preserve">The error term is </w:t>
      </w:r>
      <m:oMath>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ε</m:t>
            </m:r>
          </m:e>
          <m:sub>
            <m:r>
              <w:rPr>
                <w:rFonts w:ascii="Cambria Math" w:eastAsiaTheme="minorEastAsia" w:hAnsi="Cambria Math" w:cs="Times New Roman"/>
                <w:color w:val="000000"/>
              </w:rPr>
              <m:t xml:space="preserve">pt </m:t>
            </m:r>
          </m:sub>
        </m:sSub>
      </m:oMath>
      <w:r w:rsidR="00F36CCC" w:rsidRPr="19928556">
        <w:rPr>
          <w:rFonts w:eastAsiaTheme="minorEastAsia" w:cs="Times New Roman"/>
          <w:color w:val="000000"/>
        </w:rPr>
        <w:t xml:space="preserve">and all models are estimated with </w:t>
      </w:r>
      <w:commentRangeStart w:id="53"/>
      <w:r w:rsidR="00F36CCC" w:rsidRPr="19928556">
        <w:rPr>
          <w:rFonts w:eastAsiaTheme="minorEastAsia" w:cs="Times New Roman"/>
          <w:color w:val="000000"/>
        </w:rPr>
        <w:t xml:space="preserve">robust standard errors. </w:t>
      </w:r>
      <w:commentRangeEnd w:id="53"/>
      <w:r w:rsidR="00F36CCC">
        <w:rPr>
          <w:rStyle w:val="CommentReference"/>
        </w:rPr>
        <w:commentReference w:id="53"/>
      </w:r>
    </w:p>
    <w:p w14:paraId="286DF4A7" w14:textId="7956EDC0" w:rsidR="00C94E39" w:rsidRPr="002C472E" w:rsidRDefault="006277F0" w:rsidP="19928556">
      <w:pPr>
        <w:tabs>
          <w:tab w:val="left" w:pos="360"/>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eastAsiaTheme="minorEastAsia" w:cs="Times New Roman"/>
          <w:color w:val="000000"/>
        </w:rPr>
      </w:pPr>
      <w:r>
        <w:rPr>
          <w:rFonts w:eastAsiaTheme="minorEastAsia" w:cs="Times New Roman"/>
          <w:iCs/>
          <w:color w:val="000000"/>
        </w:rPr>
        <w:tab/>
      </w:r>
      <w:r w:rsidR="00F36CCC" w:rsidRPr="19928556">
        <w:rPr>
          <w:rFonts w:eastAsiaTheme="minorEastAsia" w:cs="Times New Roman"/>
          <w:color w:val="000000"/>
        </w:rPr>
        <w:t>To</w:t>
      </w:r>
      <w:r w:rsidRPr="19928556">
        <w:rPr>
          <w:rFonts w:eastAsiaTheme="minorEastAsia" w:cs="Times New Roman"/>
          <w:color w:val="000000"/>
        </w:rPr>
        <w:t xml:space="preserve"> examine the role</w:t>
      </w:r>
      <w:r w:rsidR="00D1104E" w:rsidRPr="19928556">
        <w:rPr>
          <w:rFonts w:eastAsiaTheme="minorEastAsia" w:cs="Times New Roman"/>
          <w:color w:val="000000"/>
        </w:rPr>
        <w:t xml:space="preserve"> </w:t>
      </w:r>
      <w:r w:rsidR="00F36CCC" w:rsidRPr="19928556">
        <w:rPr>
          <w:rFonts w:eastAsiaTheme="minorEastAsia" w:cs="Times New Roman"/>
          <w:color w:val="000000"/>
        </w:rPr>
        <w:t xml:space="preserve">of </w:t>
      </w:r>
      <w:r w:rsidR="00D1104E" w:rsidRPr="19928556">
        <w:rPr>
          <w:rFonts w:eastAsiaTheme="minorEastAsia" w:cs="Times New Roman"/>
          <w:color w:val="000000"/>
        </w:rPr>
        <w:t>general upload activity</w:t>
      </w:r>
      <w:r w:rsidR="00F36CCC" w:rsidRPr="19928556">
        <w:rPr>
          <w:rFonts w:eastAsiaTheme="minorEastAsia" w:cs="Times New Roman"/>
          <w:color w:val="000000"/>
        </w:rPr>
        <w:t>, w</w:t>
      </w:r>
      <w:r w:rsidRPr="19928556">
        <w:rPr>
          <w:rFonts w:eastAsiaTheme="minorEastAsia" w:cs="Times New Roman"/>
          <w:color w:val="000000"/>
        </w:rPr>
        <w:t xml:space="preserve">e </w:t>
      </w:r>
      <w:r w:rsidR="00F36CCC" w:rsidRPr="19928556">
        <w:rPr>
          <w:rFonts w:eastAsiaTheme="minorEastAsia" w:cs="Times New Roman"/>
          <w:color w:val="000000"/>
        </w:rPr>
        <w:t xml:space="preserve">added </w:t>
      </w:r>
      <w:r w:rsidR="00C94E39" w:rsidRPr="19928556">
        <w:rPr>
          <w:rFonts w:eastAsiaTheme="minorEastAsia" w:cs="Times New Roman"/>
          <w:color w:val="000000"/>
        </w:rPr>
        <w:t>PUD</w:t>
      </w:r>
      <w:r w:rsidR="00F36CCC" w:rsidRPr="19928556">
        <w:rPr>
          <w:rFonts w:eastAsiaTheme="minorEastAsia" w:cs="Times New Roman"/>
          <w:color w:val="000000"/>
        </w:rPr>
        <w:t>s</w:t>
      </w:r>
      <w:r w:rsidR="00A253CB" w:rsidRPr="19928556">
        <w:rPr>
          <w:rFonts w:eastAsiaTheme="minorEastAsia" w:cs="Times New Roman"/>
          <w:color w:val="000000"/>
        </w:rPr>
        <w:fldChar w:fldCharType="begin"/>
      </w:r>
      <w:r w:rsidR="00680324">
        <w:rPr>
          <w:rFonts w:eastAsiaTheme="minorEastAsia" w:cs="Times New Roman"/>
          <w:color w:val="000000"/>
        </w:rPr>
        <w:instrText xml:space="preserve"> ADDIN ZOTERO_ITEM CSL_CITATION {"citationID":"36yGsbyz","properties":{"formattedCitation":"\\super 13\\nosupersub{}","plainCitation":"13","noteIndex":0},"citationItems":[{"id":24,"uris":["http://zotero.org/users/local/t74PQZ69/items/Y3K5QLMQ","http://zotero.org/users/10948893/items/Y3K5QLMQ"],"itemData":{"id":24,"type":"article-journal","container-title":"Scientific Reports","DOI":"10.1038/srep02976","ISSN":"2045-2322","issue":"1","journalAbbreviation":"Sci Rep","language":"en","page":"2976","source":"DOI.org (Crossref)","title":"Using social media to quantify nature-based tourism and recreation","volume":"3","author":[{"family":"Wood","given":"Spencer A."},{"family":"Guerry","given":"Anne D."},{"family":"Silver","given":"Jessica M."},{"family":"Lacayo","given":"Martin"}],"issued":{"date-parts":[["2013",10,17]]}}}],"schema":"https://github.com/citation-style-language/schema/raw/master/csl-citation.json"} </w:instrText>
      </w:r>
      <w:r w:rsidR="00A253CB" w:rsidRPr="19928556">
        <w:rPr>
          <w:rFonts w:eastAsiaTheme="minorEastAsia" w:cs="Times New Roman"/>
          <w:color w:val="000000"/>
        </w:rPr>
        <w:fldChar w:fldCharType="separate"/>
      </w:r>
      <w:r w:rsidR="00680324" w:rsidRPr="00680324">
        <w:rPr>
          <w:rFonts w:cs="Times New Roman"/>
          <w:color w:val="000000"/>
          <w:vertAlign w:val="superscript"/>
        </w:rPr>
        <w:t>13</w:t>
      </w:r>
      <w:r w:rsidR="00A253CB" w:rsidRPr="19928556">
        <w:rPr>
          <w:rFonts w:eastAsiaTheme="minorEastAsia" w:cs="Times New Roman"/>
          <w:color w:val="000000"/>
        </w:rPr>
        <w:fldChar w:fldCharType="end"/>
      </w:r>
      <w:r w:rsidR="00F36CCC" w:rsidRPr="19928556">
        <w:rPr>
          <w:rFonts w:eastAsiaTheme="minorEastAsia" w:cs="Times New Roman"/>
          <w:color w:val="000000"/>
        </w:rPr>
        <w:t xml:space="preserve"> by park/month</w:t>
      </w:r>
      <w:r w:rsidR="00A253CB" w:rsidRPr="19928556">
        <w:rPr>
          <w:rFonts w:eastAsiaTheme="minorEastAsia" w:cs="Times New Roman"/>
          <w:color w:val="000000"/>
        </w:rPr>
        <w:t xml:space="preserve"> </w:t>
      </w:r>
      <w:r w:rsidR="00C94E39" w:rsidRPr="19928556">
        <w:rPr>
          <w:rFonts w:eastAsiaTheme="minorEastAsia" w:cs="Times New Roman"/>
          <w:color w:val="000000"/>
        </w:rPr>
        <w:t xml:space="preserve">to </w:t>
      </w:r>
      <w:r w:rsidR="00F36CCC" w:rsidRPr="19928556">
        <w:rPr>
          <w:rFonts w:eastAsiaTheme="minorEastAsia" w:cs="Times New Roman"/>
          <w:color w:val="000000"/>
        </w:rPr>
        <w:t>the baseline model:</w:t>
      </w:r>
      <w:r w:rsidR="00C94E39" w:rsidRPr="19928556">
        <w:rPr>
          <w:rFonts w:eastAsiaTheme="minorEastAsia" w:cs="Times New Roman"/>
          <w:color w:val="000000"/>
        </w:rPr>
        <w:t xml:space="preserve"> </w:t>
      </w:r>
    </w:p>
    <w:p w14:paraId="62B0D042" w14:textId="76952804" w:rsidR="00D1104E" w:rsidRPr="00C92591" w:rsidRDefault="00D1104E" w:rsidP="006277F0">
      <w:pPr>
        <w:tabs>
          <w:tab w:val="left" w:pos="0"/>
          <w:tab w:val="left" w:pos="979"/>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iCs/>
          <w:color w:val="000000"/>
        </w:rPr>
      </w:pPr>
      <m:oMathPara>
        <m:oMath>
          <m:r>
            <w:rPr>
              <w:rFonts w:ascii="Cambria Math" w:eastAsiaTheme="minorEastAsia" w:hAnsi="Cambria Math" w:cs="Times New Roman"/>
              <w:color w:val="000000"/>
            </w:rPr>
            <m:t>Ln</m:t>
          </m:r>
          <m:d>
            <m:dPr>
              <m:ctrlPr>
                <w:rPr>
                  <w:rFonts w:ascii="Cambria Math" w:eastAsiaTheme="minorEastAsia" w:hAnsi="Cambria Math" w:cs="Times New Roman"/>
                  <w:i/>
                  <w:iCs/>
                  <w:color w:val="000000"/>
                </w:rPr>
              </m:ctrlPr>
            </m:dPr>
            <m:e>
              <m:r>
                <w:rPr>
                  <w:rFonts w:ascii="Cambria Math" w:eastAsiaTheme="minorEastAsia" w:hAnsi="Cambria Math" w:cs="Times New Roman"/>
                  <w:color w:val="000000"/>
                </w:rPr>
                <m:t>Visi</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t</m:t>
                  </m:r>
                </m:e>
                <m:sub>
                  <m:r>
                    <w:rPr>
                      <w:rFonts w:ascii="Cambria Math" w:eastAsiaTheme="minorEastAsia" w:hAnsi="Cambria Math" w:cs="Times New Roman"/>
                      <w:color w:val="000000"/>
                    </w:rPr>
                    <m:t>pt</m:t>
                  </m:r>
                </m:sub>
              </m:sSub>
            </m:e>
          </m:d>
          <m:r>
            <w:rPr>
              <w:rFonts w:ascii="Cambria Math" w:eastAsiaTheme="minorEastAsia" w:hAnsi="Cambria Math" w:cs="Times New Roman"/>
              <w:color w:val="000000"/>
            </w:rPr>
            <m:t>=</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β</m:t>
              </m:r>
            </m:e>
            <m:sub>
              <m:r>
                <w:rPr>
                  <w:rFonts w:ascii="Cambria Math" w:eastAsiaTheme="minorEastAsia" w:hAnsi="Cambria Math" w:cs="Times New Roman"/>
                  <w:color w:val="000000"/>
                </w:rPr>
                <m:t>0</m:t>
              </m:r>
            </m:sub>
          </m:sSub>
          <m:r>
            <w:rPr>
              <w:rFonts w:ascii="Cambria Math" w:eastAsiaTheme="minorEastAsia" w:hAnsi="Cambria Math" w:cs="Times New Roman"/>
              <w:color w:val="000000"/>
            </w:rPr>
            <m:t>+</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β</m:t>
              </m:r>
            </m:e>
            <m:sub>
              <m:r>
                <w:rPr>
                  <w:rFonts w:ascii="Cambria Math" w:eastAsiaTheme="minorEastAsia" w:hAnsi="Cambria Math" w:cs="Times New Roman"/>
                  <w:color w:val="000000"/>
                </w:rPr>
                <m:t>1</m:t>
              </m:r>
            </m:sub>
          </m:sSub>
          <m:r>
            <w:rPr>
              <w:rFonts w:ascii="Cambria Math" w:eastAsiaTheme="minorEastAsia" w:hAnsi="Cambria Math" w:cs="Times New Roman"/>
              <w:color w:val="000000"/>
            </w:rPr>
            <m:t>I</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G</m:t>
              </m:r>
            </m:e>
            <m:sub>
              <m:r>
                <w:rPr>
                  <w:rFonts w:ascii="Cambria Math" w:eastAsiaTheme="minorEastAsia" w:hAnsi="Cambria Math" w:cs="Times New Roman"/>
                  <w:color w:val="000000"/>
                </w:rPr>
                <m:t>Launc</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h</m:t>
                  </m:r>
                </m:e>
                <m:sub>
                  <m:r>
                    <w:rPr>
                      <w:rFonts w:ascii="Cambria Math" w:eastAsiaTheme="minorEastAsia" w:hAnsi="Cambria Math" w:cs="Times New Roman"/>
                      <w:color w:val="000000"/>
                    </w:rPr>
                    <m:t>t</m:t>
                  </m:r>
                </m:sub>
              </m:sSub>
            </m:sub>
          </m:sSub>
          <m:r>
            <m:rPr>
              <m:sty m:val="bi"/>
            </m:rPr>
            <w:rPr>
              <w:rFonts w:ascii="Cambria Math" w:eastAsiaTheme="minorEastAsia" w:hAnsi="Cambria Math" w:cs="Times New Roman"/>
              <w:color w:val="000000"/>
            </w:rPr>
            <m:t>+</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β</m:t>
              </m:r>
            </m:e>
            <m:sub>
              <m:r>
                <w:rPr>
                  <w:rFonts w:ascii="Cambria Math" w:eastAsiaTheme="minorEastAsia" w:hAnsi="Cambria Math" w:cs="Times New Roman"/>
                  <w:color w:val="000000"/>
                </w:rPr>
                <m:t>2</m:t>
              </m:r>
            </m:sub>
          </m:sSub>
          <m:r>
            <w:rPr>
              <w:rFonts w:ascii="Cambria Math" w:eastAsiaTheme="minorEastAsia" w:hAnsi="Cambria Math" w:cs="Times New Roman"/>
              <w:color w:val="000000"/>
            </w:rPr>
            <m:t>PU</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D</m:t>
              </m:r>
            </m:e>
            <m:sub>
              <m:r>
                <w:rPr>
                  <w:rFonts w:ascii="Cambria Math" w:eastAsiaTheme="minorEastAsia" w:hAnsi="Cambria Math" w:cs="Times New Roman"/>
                  <w:color w:val="000000"/>
                </w:rPr>
                <m:t>pt</m:t>
              </m:r>
            </m:sub>
          </m:sSub>
          <m:r>
            <w:rPr>
              <w:rFonts w:ascii="Cambria Math" w:eastAsiaTheme="minorEastAsia" w:hAnsi="Cambria Math" w:cs="Times New Roman"/>
              <w:color w:val="000000"/>
            </w:rPr>
            <m:t>+</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β</m:t>
              </m:r>
            </m:e>
            <m:sub>
              <m:r>
                <w:rPr>
                  <w:rFonts w:ascii="Cambria Math" w:eastAsiaTheme="minorEastAsia" w:hAnsi="Cambria Math" w:cs="Times New Roman"/>
                  <w:color w:val="000000"/>
                </w:rPr>
                <m:t>3</m:t>
              </m:r>
            </m:sub>
          </m:sSub>
          <m:sSub>
            <m:sSubPr>
              <m:ctrlPr>
                <w:rPr>
                  <w:rFonts w:ascii="Cambria Math" w:eastAsiaTheme="minorEastAsia" w:hAnsi="Cambria Math" w:cs="Times New Roman"/>
                  <w:i/>
                  <w:iCs/>
                  <w:color w:val="000000"/>
                </w:rPr>
              </m:ctrlPr>
            </m:sSubPr>
            <m:e>
              <m:r>
                <m:rPr>
                  <m:sty m:val="b"/>
                </m:rPr>
                <w:rPr>
                  <w:rFonts w:ascii="Cambria Math" w:eastAsiaTheme="minorEastAsia" w:hAnsi="Cambria Math" w:cs="Times New Roman"/>
                  <w:color w:val="000000"/>
                </w:rPr>
                <m:t>T</m:t>
              </m:r>
            </m:e>
            <m:sub>
              <m:r>
                <w:rPr>
                  <w:rFonts w:ascii="Cambria Math" w:eastAsiaTheme="minorEastAsia" w:hAnsi="Cambria Math" w:cs="Times New Roman"/>
                  <w:color w:val="000000"/>
                </w:rPr>
                <m:t>pt</m:t>
              </m:r>
            </m:sub>
          </m:sSub>
          <m:r>
            <w:rPr>
              <w:rFonts w:ascii="Cambria Math" w:eastAsiaTheme="minorEastAsia" w:hAnsi="Cambria Math" w:cs="Times New Roman"/>
              <w:color w:val="000000"/>
            </w:rPr>
            <m:t>+</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β</m:t>
              </m:r>
            </m:e>
            <m:sub>
              <m:r>
                <w:rPr>
                  <w:rFonts w:ascii="Cambria Math" w:eastAsiaTheme="minorEastAsia" w:hAnsi="Cambria Math" w:cs="Times New Roman"/>
                  <w:color w:val="000000"/>
                </w:rPr>
                <m:t>4</m:t>
              </m:r>
            </m:sub>
          </m:sSub>
          <m:sSub>
            <m:sSubPr>
              <m:ctrlPr>
                <w:rPr>
                  <w:rFonts w:ascii="Cambria Math" w:eastAsiaTheme="minorEastAsia" w:hAnsi="Cambria Math" w:cs="Times New Roman"/>
                  <w:i/>
                  <w:iCs/>
                  <w:color w:val="000000"/>
                </w:rPr>
              </m:ctrlPr>
            </m:sSubPr>
            <m:e>
              <m:r>
                <m:rPr>
                  <m:sty m:val="b"/>
                </m:rPr>
                <w:rPr>
                  <w:rFonts w:ascii="Cambria Math" w:eastAsiaTheme="minorEastAsia" w:hAnsi="Cambria Math" w:cs="Times New Roman"/>
                  <w:color w:val="000000"/>
                </w:rPr>
                <m:t>PRE</m:t>
              </m:r>
            </m:e>
            <m:sub>
              <m:r>
                <w:rPr>
                  <w:rFonts w:ascii="Cambria Math" w:eastAsiaTheme="minorEastAsia" w:hAnsi="Cambria Math" w:cs="Times New Roman"/>
                  <w:color w:val="000000"/>
                </w:rPr>
                <m:t>pt</m:t>
              </m:r>
            </m:sub>
          </m:sSub>
          <m:r>
            <w:rPr>
              <w:rFonts w:ascii="Cambria Math" w:eastAsiaTheme="minorEastAsia" w:hAnsi="Cambria Math" w:cs="Times New Roman"/>
              <w:color w:val="000000"/>
            </w:rPr>
            <m:t>+</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β</m:t>
              </m:r>
            </m:e>
            <m:sub>
              <m:r>
                <w:rPr>
                  <w:rFonts w:ascii="Cambria Math" w:eastAsiaTheme="minorEastAsia" w:hAnsi="Cambria Math" w:cs="Times New Roman"/>
                  <w:color w:val="000000"/>
                </w:rPr>
                <m:t>5</m:t>
              </m:r>
            </m:sub>
          </m:sSub>
          <m:sSub>
            <m:sSubPr>
              <m:ctrlPr>
                <w:rPr>
                  <w:rFonts w:ascii="Cambria Math" w:eastAsiaTheme="minorEastAsia" w:hAnsi="Cambria Math" w:cs="Times New Roman"/>
                  <w:i/>
                  <w:iCs/>
                  <w:color w:val="000000"/>
                </w:rPr>
              </m:ctrlPr>
            </m:sSubPr>
            <m:e>
              <m:r>
                <m:rPr>
                  <m:sty m:val="b"/>
                </m:rPr>
                <w:rPr>
                  <w:rFonts w:ascii="Cambria Math" w:eastAsiaTheme="minorEastAsia" w:hAnsi="Cambria Math" w:cs="Times New Roman"/>
                  <w:color w:val="000000"/>
                </w:rPr>
                <m:t>X</m:t>
              </m:r>
            </m:e>
            <m:sub>
              <m:r>
                <w:rPr>
                  <w:rFonts w:ascii="Cambria Math" w:eastAsiaTheme="minorEastAsia" w:hAnsi="Cambria Math" w:cs="Times New Roman"/>
                  <w:color w:val="000000"/>
                </w:rPr>
                <m:t>t</m:t>
              </m:r>
            </m:sub>
          </m:sSub>
        </m:oMath>
      </m:oMathPara>
    </w:p>
    <w:p w14:paraId="1CEE8300" w14:textId="532D1F7B" w:rsidR="00AB784F" w:rsidRPr="0062322C" w:rsidRDefault="00000000" w:rsidP="00C26B34">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right"/>
        <w:rPr>
          <w:rFonts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β</m:t>
            </m:r>
          </m:e>
          <m:sub>
            <m:r>
              <w:rPr>
                <w:rFonts w:ascii="Cambria Math" w:hAnsi="Cambria Math" w:cs="Times New Roman"/>
                <w:color w:val="000000"/>
              </w:rPr>
              <m:t>6</m:t>
            </m:r>
          </m:sub>
        </m:sSub>
        <m:r>
          <w:rPr>
            <w:rFonts w:ascii="Cambria Math" w:hAnsi="Cambria Math" w:cs="Times New Roman"/>
            <w:color w:val="000000"/>
          </w:rPr>
          <m:t>Ln</m:t>
        </m:r>
        <m:sSub>
          <m:sSubPr>
            <m:ctrlPr>
              <w:rPr>
                <w:rFonts w:ascii="Cambria Math" w:hAnsi="Cambria Math" w:cs="Times New Roman"/>
                <w:i/>
                <w:color w:val="000000"/>
              </w:rPr>
            </m:ctrlPr>
          </m:sSubPr>
          <m:e>
            <m:d>
              <m:dPr>
                <m:ctrlPr>
                  <w:rPr>
                    <w:rFonts w:ascii="Cambria Math" w:hAnsi="Cambria Math" w:cs="Times New Roman"/>
                    <w:i/>
                    <w:color w:val="000000"/>
                  </w:rPr>
                </m:ctrlPr>
              </m:dPr>
              <m:e>
                <m:r>
                  <w:rPr>
                    <w:rFonts w:ascii="Cambria Math" w:hAnsi="Cambria Math" w:cs="Times New Roman"/>
                    <w:color w:val="000000"/>
                  </w:rPr>
                  <m:t>Fee</m:t>
                </m:r>
              </m:e>
            </m:d>
          </m:e>
          <m:sub>
            <m:r>
              <w:rPr>
                <w:rFonts w:ascii="Cambria Math" w:hAnsi="Cambria Math" w:cs="Times New Roman"/>
                <w:color w:val="000000"/>
              </w:rPr>
              <m:t>pt</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β</m:t>
            </m:r>
          </m:e>
          <m:sub>
            <m:r>
              <w:rPr>
                <w:rFonts w:ascii="Cambria Math" w:hAnsi="Cambria Math" w:cs="Times New Roman"/>
                <w:color w:val="000000"/>
              </w:rPr>
              <m:t>7</m:t>
            </m:r>
          </m:sub>
        </m:sSub>
        <m:r>
          <w:rPr>
            <w:rFonts w:ascii="Cambria Math" w:hAnsi="Cambria Math" w:cs="Times New Roman"/>
            <w:color w:val="000000"/>
          </w:rPr>
          <m:t>Desi</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pt</m:t>
            </m:r>
          </m:sub>
        </m:sSub>
        <m:r>
          <w:rPr>
            <w:rFonts w:ascii="Cambria Math"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ρ</m:t>
            </m:r>
          </m:e>
          <m:sub>
            <m:r>
              <w:rPr>
                <w:rFonts w:ascii="Cambria Math" w:eastAsiaTheme="minorEastAsia" w:hAnsi="Cambria Math" w:cs="Times New Roman"/>
                <w:color w:val="000000"/>
              </w:rPr>
              <m:t>p</m:t>
            </m:r>
          </m:sub>
        </m:sSub>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τ</m:t>
            </m:r>
          </m:e>
          <m:sub>
            <m:r>
              <w:rPr>
                <w:rFonts w:ascii="Cambria Math" w:eastAsiaTheme="minorEastAsia" w:hAnsi="Cambria Math" w:cs="Times New Roman"/>
                <w:color w:val="000000"/>
              </w:rPr>
              <m:t>y(t)</m:t>
            </m:r>
          </m:sub>
        </m:sSub>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γ</m:t>
            </m:r>
          </m:e>
          <m:sub>
            <m:r>
              <w:rPr>
                <w:rFonts w:ascii="Cambria Math" w:eastAsiaTheme="minorEastAsia" w:hAnsi="Cambria Math" w:cs="Times New Roman"/>
                <w:color w:val="000000"/>
              </w:rPr>
              <m:t>t</m:t>
            </m:r>
          </m:sub>
        </m:sSub>
        <m:r>
          <w:rPr>
            <w:rFonts w:ascii="Cambria Math" w:eastAsiaTheme="minorEastAsia" w:hAnsi="Cambria Math" w:cs="Times New Roman"/>
            <w:color w:val="000000"/>
          </w:rPr>
          <m:t>+</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ε</m:t>
            </m:r>
          </m:e>
          <m:sub>
            <m:r>
              <w:rPr>
                <w:rFonts w:ascii="Cambria Math" w:eastAsiaTheme="minorEastAsia" w:hAnsi="Cambria Math" w:cs="Times New Roman"/>
                <w:color w:val="000000"/>
              </w:rPr>
              <m:t xml:space="preserve">pt </m:t>
            </m:r>
          </m:sub>
        </m:sSub>
        <m:r>
          <w:rPr>
            <w:rFonts w:ascii="Cambria Math" w:eastAsiaTheme="minorEastAsia" w:hAnsi="Cambria Math" w:cs="Times New Roman"/>
            <w:color w:val="000000"/>
          </w:rPr>
          <m:t xml:space="preserve"> .  </m:t>
        </m:r>
      </m:oMath>
      <w:r w:rsidR="00AB784F" w:rsidRPr="0062322C">
        <w:rPr>
          <w:rFonts w:cs="Times New Roman"/>
          <w:color w:val="000000"/>
        </w:rPr>
        <w:t xml:space="preserve">           </w:t>
      </w:r>
      <w:r w:rsidR="00AB784F">
        <w:rPr>
          <w:rFonts w:cs="Times New Roman"/>
          <w:color w:val="000000"/>
        </w:rPr>
        <w:tab/>
      </w:r>
      <w:r w:rsidR="00AB784F">
        <w:rPr>
          <w:rFonts w:cs="Times New Roman"/>
          <w:color w:val="000000"/>
        </w:rPr>
        <w:tab/>
      </w:r>
      <w:r w:rsidR="00AB784F" w:rsidRPr="0062322C">
        <w:rPr>
          <w:rFonts w:cs="Times New Roman"/>
          <w:color w:val="000000"/>
        </w:rPr>
        <w:t>(</w:t>
      </w:r>
      <w:r w:rsidR="00D35C4F">
        <w:rPr>
          <w:rFonts w:cs="Times New Roman"/>
          <w:color w:val="000000"/>
        </w:rPr>
        <w:t>3</w:t>
      </w:r>
      <w:r w:rsidR="00AB784F" w:rsidRPr="0062322C">
        <w:rPr>
          <w:rFonts w:cs="Times New Roman"/>
          <w:color w:val="000000"/>
        </w:rPr>
        <w:t>)</w:t>
      </w:r>
    </w:p>
    <w:p w14:paraId="61185BA4" w14:textId="397EFB27" w:rsidR="00C97489" w:rsidDel="00014B3A" w:rsidRDefault="00F36CCC" w:rsidP="19928556">
      <w:pPr>
        <w:tabs>
          <w:tab w:val="left" w:pos="1080"/>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color w:val="000000"/>
        </w:rPr>
      </w:pPr>
      <w:r w:rsidRPr="19928556">
        <w:rPr>
          <w:rFonts w:cs="Times New Roman"/>
          <w:color w:val="000000"/>
        </w:rPr>
        <w:t>We use</w:t>
      </w:r>
      <w:r w:rsidR="00014B3A" w:rsidRPr="19928556">
        <w:rPr>
          <w:rFonts w:cs="Times New Roman"/>
          <w:color w:val="000000"/>
        </w:rPr>
        <w:t>d</w:t>
      </w:r>
      <w:r w:rsidRPr="19928556">
        <w:rPr>
          <w:rFonts w:cs="Times New Roman"/>
          <w:color w:val="000000"/>
        </w:rPr>
        <w:t xml:space="preserve"> </w:t>
      </w:r>
      <m:oMath>
        <m:sSub>
          <m:sSubPr>
            <m:ctrlPr>
              <w:rPr>
                <w:rFonts w:ascii="Cambria Math" w:hAnsi="Cambria Math" w:cs="Times New Roman"/>
                <w:bCs/>
                <w:i/>
                <w:color w:val="000000"/>
              </w:rPr>
            </m:ctrlPr>
          </m:sSubPr>
          <m:e>
            <m:r>
              <w:rPr>
                <w:rFonts w:ascii="Cambria Math" w:hAnsi="Cambria Math" w:cs="Times New Roman"/>
                <w:color w:val="000000"/>
              </w:rPr>
              <m:t>I</m:t>
            </m:r>
            <m:sSub>
              <m:sSubPr>
                <m:ctrlPr>
                  <w:rPr>
                    <w:rFonts w:ascii="Cambria Math" w:hAnsi="Cambria Math" w:cs="Times New Roman"/>
                    <w:bCs/>
                    <w:i/>
                    <w:color w:val="000000"/>
                  </w:rPr>
                </m:ctrlPr>
              </m:sSubPr>
              <m:e>
                <m:r>
                  <w:rPr>
                    <w:rFonts w:ascii="Cambria Math" w:hAnsi="Cambria Math" w:cs="Times New Roman"/>
                    <w:color w:val="000000"/>
                  </w:rPr>
                  <m:t>G</m:t>
                </m:r>
              </m:e>
              <m:sub>
                <m:r>
                  <w:rPr>
                    <w:rFonts w:ascii="Cambria Math" w:hAnsi="Cambria Math" w:cs="Times New Roman"/>
                    <w:color w:val="000000"/>
                  </w:rPr>
                  <m:t>Launch</m:t>
                </m:r>
              </m:sub>
            </m:sSub>
          </m:e>
          <m:sub>
            <m:r>
              <w:rPr>
                <w:rFonts w:ascii="Cambria Math" w:hAnsi="Cambria Math" w:cs="Times New Roman"/>
                <w:color w:val="000000"/>
              </w:rPr>
              <m:t>t</m:t>
            </m:r>
          </m:sub>
        </m:sSub>
      </m:oMath>
      <w:r w:rsidRPr="19928556">
        <w:rPr>
          <w:rFonts w:cs="Times New Roman"/>
          <w:color w:val="000000"/>
        </w:rPr>
        <w:t xml:space="preserve"> instead of </w:t>
      </w:r>
      <m:oMath>
        <m:r>
          <w:rPr>
            <w:rFonts w:ascii="Cambria Math" w:eastAsiaTheme="minorEastAsia" w:hAnsi="Cambria Math" w:cs="Times New Roman"/>
            <w:color w:val="000000"/>
          </w:rPr>
          <m:t>I</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G</m:t>
            </m:r>
          </m:e>
          <m:sub>
            <m:r>
              <w:rPr>
                <w:rFonts w:ascii="Cambria Math" w:eastAsiaTheme="minorEastAsia" w:hAnsi="Cambria Math" w:cs="Times New Roman"/>
                <w:color w:val="000000"/>
              </w:rPr>
              <m:t>Us</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e</m:t>
                </m:r>
              </m:e>
              <m:sub>
                <m:r>
                  <w:rPr>
                    <w:rFonts w:ascii="Cambria Math" w:eastAsiaTheme="minorEastAsia" w:hAnsi="Cambria Math" w:cs="Times New Roman"/>
                    <w:color w:val="000000"/>
                  </w:rPr>
                  <m:t>t</m:t>
                </m:r>
              </m:sub>
            </m:sSub>
          </m:sub>
        </m:sSub>
      </m:oMath>
      <w:r>
        <w:rPr>
          <w:rFonts w:cs="Times New Roman"/>
          <w:color w:val="000000"/>
        </w:rPr>
        <w:t xml:space="preserve"> because PUDs are </w:t>
      </w:r>
      <w:r w:rsidR="00014B3A">
        <w:rPr>
          <w:rFonts w:cs="Times New Roman"/>
          <w:color w:val="000000"/>
        </w:rPr>
        <w:t>possibly non-zero</w:t>
      </w:r>
      <w:r>
        <w:rPr>
          <w:rFonts w:cs="Times New Roman"/>
          <w:color w:val="000000"/>
        </w:rPr>
        <w:t xml:space="preserve"> once the app is launched. </w:t>
      </w:r>
      <w:r w:rsidR="00014B3A" w:rsidRPr="19928556">
        <w:rPr>
          <w:rFonts w:cs="Times New Roman"/>
          <w:color w:val="000000"/>
        </w:rPr>
        <w:t xml:space="preserve">The final specification added the cumulative effect of viral content at each park (eq. 1) to the model. This is to determine </w:t>
      </w:r>
      <w:r w:rsidR="0069778C" w:rsidRPr="19928556">
        <w:rPr>
          <w:rFonts w:cs="Times New Roman"/>
          <w:color w:val="000000"/>
        </w:rPr>
        <w:t xml:space="preserve">if and how </w:t>
      </w:r>
      <w:r w:rsidR="00014B3A" w:rsidRPr="19928556">
        <w:rPr>
          <w:rFonts w:cs="Times New Roman"/>
          <w:color w:val="000000"/>
        </w:rPr>
        <w:t xml:space="preserve">content </w:t>
      </w:r>
      <w:r w:rsidR="00AB784F" w:rsidRPr="19928556" w:rsidDel="00014B3A">
        <w:rPr>
          <w:rFonts w:cs="Times New Roman"/>
          <w:color w:val="000000"/>
        </w:rPr>
        <w:t>with high level</w:t>
      </w:r>
      <w:r w:rsidR="00AB784F" w:rsidRPr="19928556">
        <w:rPr>
          <w:rFonts w:cs="Times New Roman"/>
          <w:color w:val="000000"/>
        </w:rPr>
        <w:t>s</w:t>
      </w:r>
      <w:r w:rsidR="00014B3A" w:rsidRPr="19928556">
        <w:rPr>
          <w:rFonts w:cs="Times New Roman"/>
          <w:color w:val="000000"/>
        </w:rPr>
        <w:t xml:space="preserve"> of user engagement impacted visitation over time and through a </w:t>
      </w:r>
      <w:r w:rsidR="00AB784F" w:rsidRPr="19928556" w:rsidDel="00014B3A">
        <w:rPr>
          <w:rFonts w:cs="Times New Roman"/>
          <w:color w:val="000000"/>
        </w:rPr>
        <w:t>different</w:t>
      </w:r>
      <w:r w:rsidR="00AB784F" w:rsidRPr="19928556">
        <w:rPr>
          <w:rFonts w:cs="Times New Roman"/>
          <w:color w:val="000000"/>
        </w:rPr>
        <w:t xml:space="preserve"> ch</w:t>
      </w:r>
      <w:r w:rsidR="00014B3A" w:rsidRPr="19928556">
        <w:rPr>
          <w:rFonts w:cs="Times New Roman"/>
          <w:color w:val="000000"/>
        </w:rPr>
        <w:t>annel</w:t>
      </w:r>
      <w:r w:rsidR="00AB784F" w:rsidRPr="19928556">
        <w:rPr>
          <w:rFonts w:cs="Times New Roman"/>
          <w:color w:val="000000"/>
        </w:rPr>
        <w:t xml:space="preserve"> than </w:t>
      </w:r>
      <w:r w:rsidR="00AB784F" w:rsidRPr="19928556" w:rsidDel="00014B3A">
        <w:rPr>
          <w:rFonts w:cs="Times New Roman"/>
          <w:color w:val="000000"/>
        </w:rPr>
        <w:t xml:space="preserve">contemporaneous </w:t>
      </w:r>
      <w:r w:rsidR="00C26B34" w:rsidRPr="19928556" w:rsidDel="00014B3A">
        <w:rPr>
          <w:rFonts w:cs="Times New Roman"/>
          <w:color w:val="000000"/>
        </w:rPr>
        <w:t xml:space="preserve">upload activity. </w:t>
      </w:r>
    </w:p>
    <w:p w14:paraId="493EDC81" w14:textId="1AB4A6F2" w:rsidR="00D1104E" w:rsidRPr="002C472E" w:rsidRDefault="00D1104E" w:rsidP="19928556">
      <w:pPr>
        <w:tabs>
          <w:tab w:val="left" w:pos="1080"/>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center"/>
        <w:rPr>
          <w:rFonts w:cs="Times New Roman"/>
          <w:color w:val="000000"/>
        </w:rPr>
      </w:pPr>
      <m:oMathPara>
        <m:oMath>
          <m:r>
            <w:rPr>
              <w:rFonts w:ascii="Cambria Math" w:eastAsiaTheme="minorEastAsia" w:hAnsi="Cambria Math" w:cs="Times New Roman"/>
              <w:color w:val="000000"/>
            </w:rPr>
            <m:t>Ln</m:t>
          </m:r>
          <m:d>
            <m:dPr>
              <m:ctrlPr>
                <w:rPr>
                  <w:rFonts w:ascii="Cambria Math" w:eastAsiaTheme="minorEastAsia" w:hAnsi="Cambria Math" w:cs="Times New Roman"/>
                  <w:i/>
                  <w:iCs/>
                  <w:color w:val="000000"/>
                </w:rPr>
              </m:ctrlPr>
            </m:dPr>
            <m:e>
              <m:r>
                <w:rPr>
                  <w:rFonts w:ascii="Cambria Math" w:eastAsiaTheme="minorEastAsia" w:hAnsi="Cambria Math" w:cs="Times New Roman"/>
                  <w:color w:val="000000"/>
                </w:rPr>
                <m:t>Visi</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t</m:t>
                  </m:r>
                </m:e>
                <m:sub>
                  <m:r>
                    <w:rPr>
                      <w:rFonts w:ascii="Cambria Math" w:eastAsiaTheme="minorEastAsia" w:hAnsi="Cambria Math" w:cs="Times New Roman"/>
                      <w:color w:val="000000"/>
                    </w:rPr>
                    <m:t>pt</m:t>
                  </m:r>
                </m:sub>
              </m:sSub>
            </m:e>
          </m:d>
          <m:r>
            <w:rPr>
              <w:rFonts w:ascii="Cambria Math" w:eastAsiaTheme="minorEastAsia" w:hAnsi="Cambria Math" w:cs="Times New Roman"/>
              <w:color w:val="000000"/>
            </w:rPr>
            <m:t>=</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β</m:t>
              </m:r>
            </m:e>
            <m:sub>
              <m:r>
                <w:rPr>
                  <w:rFonts w:ascii="Cambria Math" w:eastAsiaTheme="minorEastAsia" w:hAnsi="Cambria Math" w:cs="Times New Roman"/>
                  <w:color w:val="000000"/>
                </w:rPr>
                <m:t>0</m:t>
              </m:r>
            </m:sub>
          </m:sSub>
          <m:r>
            <w:rPr>
              <w:rFonts w:ascii="Cambria Math" w:eastAsiaTheme="minorEastAsia" w:hAnsi="Cambria Math" w:cs="Times New Roman"/>
              <w:color w:val="000000"/>
            </w:rPr>
            <m:t>+</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β</m:t>
              </m:r>
            </m:e>
            <m:sub>
              <m:r>
                <w:rPr>
                  <w:rFonts w:ascii="Cambria Math" w:eastAsiaTheme="minorEastAsia" w:hAnsi="Cambria Math" w:cs="Times New Roman"/>
                  <w:color w:val="000000"/>
                </w:rPr>
                <m:t>1</m:t>
              </m:r>
            </m:sub>
          </m:sSub>
          <m:r>
            <w:rPr>
              <w:rFonts w:ascii="Cambria Math" w:eastAsiaTheme="minorEastAsia" w:hAnsi="Cambria Math" w:cs="Times New Roman"/>
              <w:color w:val="000000"/>
            </w:rPr>
            <m:t>I</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G</m:t>
              </m:r>
            </m:e>
            <m:sub>
              <m:r>
                <w:rPr>
                  <w:rFonts w:ascii="Cambria Math" w:eastAsiaTheme="minorEastAsia" w:hAnsi="Cambria Math" w:cs="Times New Roman"/>
                  <w:color w:val="000000"/>
                </w:rPr>
                <m:t>Launc</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h</m:t>
                  </m:r>
                </m:e>
                <m:sub>
                  <m:r>
                    <w:rPr>
                      <w:rFonts w:ascii="Cambria Math" w:eastAsiaTheme="minorEastAsia" w:hAnsi="Cambria Math" w:cs="Times New Roman"/>
                      <w:color w:val="000000"/>
                    </w:rPr>
                    <m:t>t</m:t>
                  </m:r>
                </m:sub>
              </m:sSub>
            </m:sub>
          </m:sSub>
          <m:r>
            <m:rPr>
              <m:sty m:val="bi"/>
            </m:rPr>
            <w:rPr>
              <w:rFonts w:ascii="Cambria Math" w:eastAsiaTheme="minorEastAsia" w:hAnsi="Cambria Math" w:cs="Times New Roman"/>
              <w:color w:val="000000"/>
            </w:rPr>
            <m:t>+</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β</m:t>
              </m:r>
            </m:e>
            <m:sub>
              <m:r>
                <w:rPr>
                  <w:rFonts w:ascii="Cambria Math" w:eastAsiaTheme="minorEastAsia" w:hAnsi="Cambria Math" w:cs="Times New Roman"/>
                  <w:color w:val="000000"/>
                </w:rPr>
                <m:t>2</m:t>
              </m:r>
            </m:sub>
          </m:sSub>
          <m:r>
            <w:rPr>
              <w:rFonts w:ascii="Cambria Math" w:eastAsiaTheme="minorEastAsia" w:hAnsi="Cambria Math" w:cs="Times New Roman"/>
              <w:color w:val="000000"/>
            </w:rPr>
            <m:t>PU</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D</m:t>
              </m:r>
            </m:e>
            <m:sub>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p</m:t>
                  </m:r>
                </m:e>
                <m:sub>
                  <m:r>
                    <w:rPr>
                      <w:rFonts w:ascii="Cambria Math" w:eastAsiaTheme="minorEastAsia" w:hAnsi="Cambria Math" w:cs="Times New Roman"/>
                      <w:color w:val="000000"/>
                    </w:rPr>
                    <m:t>G</m:t>
                  </m:r>
                </m:sub>
              </m:sSub>
              <m:r>
                <w:rPr>
                  <w:rFonts w:ascii="Cambria Math" w:eastAsiaTheme="minorEastAsia" w:hAnsi="Cambria Math" w:cs="Times New Roman"/>
                  <w:color w:val="000000"/>
                </w:rPr>
                <m:t>t</m:t>
              </m:r>
            </m:sub>
          </m:sSub>
          <m:r>
            <w:rPr>
              <w:rFonts w:ascii="Cambria Math" w:eastAsiaTheme="minorEastAsia" w:hAnsi="Cambria Math" w:cs="Times New Roman"/>
              <w:color w:val="000000"/>
            </w:rPr>
            <m:t>+</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β</m:t>
              </m:r>
            </m:e>
            <m:sub>
              <m:r>
                <w:rPr>
                  <w:rFonts w:ascii="Cambria Math" w:eastAsiaTheme="minorEastAsia" w:hAnsi="Cambria Math" w:cs="Times New Roman"/>
                  <w:color w:val="000000"/>
                </w:rPr>
                <m:t>3</m:t>
              </m:r>
            </m:sub>
          </m:sSub>
          <m:r>
            <w:rPr>
              <w:rFonts w:ascii="Cambria Math" w:eastAsiaTheme="minorEastAsia" w:hAnsi="Cambria Math" w:cs="Times New Roman"/>
              <w:color w:val="000000"/>
            </w:rPr>
            <m:t>Inf</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l</m:t>
              </m:r>
            </m:e>
            <m:sub>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p</m:t>
                  </m:r>
                </m:e>
                <m:sub>
                  <m:r>
                    <w:rPr>
                      <w:rFonts w:ascii="Cambria Math" w:eastAsiaTheme="minorEastAsia" w:hAnsi="Cambria Math" w:cs="Times New Roman"/>
                      <w:color w:val="000000"/>
                    </w:rPr>
                    <m:t>G</m:t>
                  </m:r>
                </m:sub>
              </m:sSub>
              <m:r>
                <w:rPr>
                  <w:rFonts w:ascii="Cambria Math" w:eastAsiaTheme="minorEastAsia" w:hAnsi="Cambria Math" w:cs="Times New Roman"/>
                  <w:color w:val="000000"/>
                </w:rPr>
                <m:t>T</m:t>
              </m:r>
            </m:sub>
          </m:sSub>
          <m:r>
            <w:rPr>
              <w:rFonts w:ascii="Cambria Math" w:eastAsiaTheme="minorEastAsia" w:hAnsi="Cambria Math" w:cs="Times New Roman"/>
              <w:color w:val="000000"/>
            </w:rPr>
            <m:t>+</m:t>
          </m:r>
        </m:oMath>
      </m:oMathPara>
    </w:p>
    <w:p w14:paraId="62559827" w14:textId="74077B90" w:rsidR="00D1104E" w:rsidRPr="001B6415" w:rsidRDefault="00000000" w:rsidP="4CEB1CF1">
      <w:pPr>
        <w:tabs>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right"/>
        <w:rPr>
          <w:rFonts w:cs="Times New Roman"/>
          <w:color w:val="000000"/>
        </w:rPr>
      </w:pPr>
      <m:oMath>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β</m:t>
            </m:r>
          </m:e>
          <m:sub>
            <m:r>
              <w:rPr>
                <w:rFonts w:ascii="Cambria Math" w:eastAsiaTheme="minorEastAsia" w:hAnsi="Cambria Math" w:cs="Times New Roman"/>
                <w:color w:val="000000"/>
              </w:rPr>
              <m:t>4</m:t>
            </m:r>
          </m:sub>
        </m:sSub>
        <m:sSub>
          <m:sSubPr>
            <m:ctrlPr>
              <w:rPr>
                <w:rFonts w:ascii="Cambria Math" w:eastAsiaTheme="minorEastAsia" w:hAnsi="Cambria Math" w:cs="Times New Roman"/>
                <w:i/>
                <w:iCs/>
                <w:color w:val="000000"/>
              </w:rPr>
            </m:ctrlPr>
          </m:sSubPr>
          <m:e>
            <m:r>
              <m:rPr>
                <m:sty m:val="b"/>
              </m:rPr>
              <w:rPr>
                <w:rFonts w:ascii="Cambria Math" w:eastAsiaTheme="minorEastAsia" w:hAnsi="Cambria Math" w:cs="Times New Roman"/>
                <w:color w:val="000000"/>
              </w:rPr>
              <m:t>T</m:t>
            </m:r>
          </m:e>
          <m:sub>
            <m:r>
              <w:rPr>
                <w:rFonts w:ascii="Cambria Math" w:eastAsiaTheme="minorEastAsia" w:hAnsi="Cambria Math" w:cs="Times New Roman"/>
                <w:color w:val="000000"/>
              </w:rPr>
              <m:t>pt</m:t>
            </m:r>
          </m:sub>
        </m:sSub>
        <m:r>
          <w:rPr>
            <w:rFonts w:ascii="Cambria Math" w:eastAsiaTheme="minorEastAsia" w:hAnsi="Cambria Math" w:cs="Times New Roman"/>
            <w:color w:val="000000"/>
          </w:rPr>
          <m:t>+</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β</m:t>
            </m:r>
          </m:e>
          <m:sub>
            <m:r>
              <w:rPr>
                <w:rFonts w:ascii="Cambria Math" w:eastAsiaTheme="minorEastAsia" w:hAnsi="Cambria Math" w:cs="Times New Roman"/>
                <w:color w:val="000000"/>
              </w:rPr>
              <m:t>5</m:t>
            </m:r>
          </m:sub>
        </m:sSub>
        <m:sSub>
          <m:sSubPr>
            <m:ctrlPr>
              <w:rPr>
                <w:rFonts w:ascii="Cambria Math" w:eastAsiaTheme="minorEastAsia" w:hAnsi="Cambria Math" w:cs="Times New Roman"/>
                <w:i/>
                <w:iCs/>
                <w:color w:val="000000"/>
              </w:rPr>
            </m:ctrlPr>
          </m:sSubPr>
          <m:e>
            <m:r>
              <m:rPr>
                <m:sty m:val="b"/>
              </m:rPr>
              <w:rPr>
                <w:rFonts w:ascii="Cambria Math" w:eastAsiaTheme="minorEastAsia" w:hAnsi="Cambria Math" w:cs="Times New Roman"/>
                <w:color w:val="000000"/>
              </w:rPr>
              <m:t>PRE</m:t>
            </m:r>
          </m:e>
          <m:sub>
            <m:r>
              <w:rPr>
                <w:rFonts w:ascii="Cambria Math" w:eastAsiaTheme="minorEastAsia" w:hAnsi="Cambria Math" w:cs="Times New Roman"/>
                <w:color w:val="000000"/>
              </w:rPr>
              <m:t>pt</m:t>
            </m:r>
          </m:sub>
        </m:sSub>
        <m:r>
          <w:rPr>
            <w:rFonts w:ascii="Cambria Math" w:eastAsiaTheme="minorEastAsia" w:hAnsi="Cambria Math" w:cs="Times New Roman"/>
            <w:color w:val="000000"/>
          </w:rPr>
          <m:t>+</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β</m:t>
            </m:r>
          </m:e>
          <m:sub>
            <m:r>
              <w:rPr>
                <w:rFonts w:ascii="Cambria Math" w:eastAsiaTheme="minorEastAsia" w:hAnsi="Cambria Math" w:cs="Times New Roman"/>
                <w:color w:val="000000"/>
              </w:rPr>
              <m:t>6</m:t>
            </m:r>
          </m:sub>
        </m:sSub>
        <m:sSub>
          <m:sSubPr>
            <m:ctrlPr>
              <w:rPr>
                <w:rFonts w:ascii="Cambria Math" w:eastAsiaTheme="minorEastAsia" w:hAnsi="Cambria Math" w:cs="Times New Roman"/>
                <w:i/>
                <w:iCs/>
                <w:color w:val="000000"/>
              </w:rPr>
            </m:ctrlPr>
          </m:sSubPr>
          <m:e>
            <m:r>
              <m:rPr>
                <m:sty m:val="b"/>
              </m:rPr>
              <w:rPr>
                <w:rFonts w:ascii="Cambria Math" w:eastAsiaTheme="minorEastAsia" w:hAnsi="Cambria Math" w:cs="Times New Roman"/>
                <w:color w:val="000000"/>
              </w:rPr>
              <m:t>X</m:t>
            </m:r>
          </m:e>
          <m:sub>
            <m:r>
              <w:rPr>
                <w:rFonts w:ascii="Cambria Math" w:eastAsiaTheme="minorEastAsia" w:hAnsi="Cambria Math" w:cs="Times New Roman"/>
                <w:color w:val="000000"/>
              </w:rPr>
              <m:t>t</m:t>
            </m:r>
          </m:sub>
        </m:sSub>
      </m:oMath>
      <w:r w:rsidR="00D1104E" w:rsidRPr="4CEB1CF1">
        <w:rPr>
          <w:rFonts w:cs="Times New Roman"/>
          <w:color w:val="000000"/>
        </w:rPr>
        <w:t>+</w:t>
      </w:r>
      <m:oMath>
        <m:sSub>
          <m:sSubPr>
            <m:ctrlPr>
              <w:rPr>
                <w:rFonts w:ascii="Cambria Math" w:hAnsi="Cambria Math" w:cs="Times New Roman"/>
                <w:i/>
                <w:color w:val="000000"/>
              </w:rPr>
            </m:ctrlPr>
          </m:sSubPr>
          <m:e>
            <m:r>
              <w:rPr>
                <w:rFonts w:ascii="Cambria Math" w:hAnsi="Cambria Math" w:cs="Times New Roman"/>
                <w:color w:val="000000"/>
              </w:rPr>
              <m:t>β</m:t>
            </m:r>
          </m:e>
          <m:sub>
            <m:r>
              <w:rPr>
                <w:rFonts w:ascii="Cambria Math" w:hAnsi="Cambria Math" w:cs="Times New Roman"/>
                <w:color w:val="000000"/>
              </w:rPr>
              <m:t>7</m:t>
            </m:r>
          </m:sub>
        </m:sSub>
        <m:r>
          <w:rPr>
            <w:rFonts w:ascii="Cambria Math" w:hAnsi="Cambria Math" w:cs="Times New Roman"/>
            <w:color w:val="000000"/>
          </w:rPr>
          <m:t>Ln</m:t>
        </m:r>
        <m:sSub>
          <m:sSubPr>
            <m:ctrlPr>
              <w:rPr>
                <w:rFonts w:ascii="Cambria Math" w:hAnsi="Cambria Math" w:cs="Times New Roman"/>
                <w:i/>
                <w:color w:val="000000"/>
              </w:rPr>
            </m:ctrlPr>
          </m:sSubPr>
          <m:e>
            <m:d>
              <m:dPr>
                <m:ctrlPr>
                  <w:rPr>
                    <w:rFonts w:ascii="Cambria Math" w:hAnsi="Cambria Math" w:cs="Times New Roman"/>
                    <w:i/>
                    <w:color w:val="000000"/>
                  </w:rPr>
                </m:ctrlPr>
              </m:dPr>
              <m:e>
                <m:r>
                  <w:rPr>
                    <w:rFonts w:ascii="Cambria Math" w:hAnsi="Cambria Math" w:cs="Times New Roman"/>
                    <w:color w:val="000000"/>
                  </w:rPr>
                  <m:t>Fee</m:t>
                </m:r>
              </m:e>
            </m:d>
          </m:e>
          <m:sub>
            <m:r>
              <w:rPr>
                <w:rFonts w:ascii="Cambria Math" w:hAnsi="Cambria Math" w:cs="Times New Roman"/>
                <w:color w:val="000000"/>
              </w:rPr>
              <m:t>pt</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β</m:t>
            </m:r>
          </m:e>
          <m:sub>
            <m:r>
              <w:rPr>
                <w:rFonts w:ascii="Cambria Math" w:hAnsi="Cambria Math" w:cs="Times New Roman"/>
                <w:color w:val="000000"/>
              </w:rPr>
              <m:t>8</m:t>
            </m:r>
          </m:sub>
        </m:sSub>
        <m:r>
          <w:rPr>
            <w:rFonts w:ascii="Cambria Math" w:hAnsi="Cambria Math" w:cs="Times New Roman"/>
            <w:color w:val="000000"/>
          </w:rPr>
          <m:t>Desi</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pt</m:t>
            </m:r>
          </m:sub>
        </m:sSub>
        <m:r>
          <w:rPr>
            <w:rFonts w:ascii="Cambria Math"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ρ</m:t>
            </m:r>
          </m:e>
          <m:sub>
            <m:r>
              <w:rPr>
                <w:rFonts w:ascii="Cambria Math" w:eastAsiaTheme="minorEastAsia" w:hAnsi="Cambria Math" w:cs="Times New Roman"/>
                <w:color w:val="000000"/>
              </w:rPr>
              <m:t>p</m:t>
            </m:r>
          </m:sub>
        </m:sSub>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τ</m:t>
            </m:r>
          </m:e>
          <m:sub>
            <m:r>
              <w:rPr>
                <w:rFonts w:ascii="Cambria Math" w:eastAsiaTheme="minorEastAsia" w:hAnsi="Cambria Math" w:cs="Times New Roman"/>
                <w:color w:val="000000"/>
              </w:rPr>
              <m:t>y(t)</m:t>
            </m:r>
          </m:sub>
        </m:sSub>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γ</m:t>
            </m:r>
          </m:e>
          <m:sub>
            <m:r>
              <w:rPr>
                <w:rFonts w:ascii="Cambria Math" w:eastAsiaTheme="minorEastAsia" w:hAnsi="Cambria Math" w:cs="Times New Roman"/>
                <w:color w:val="000000"/>
              </w:rPr>
              <m:t>t</m:t>
            </m:r>
          </m:sub>
        </m:sSub>
        <m:r>
          <w:rPr>
            <w:rFonts w:ascii="Cambria Math" w:eastAsiaTheme="minorEastAsia" w:hAnsi="Cambria Math" w:cs="Times New Roman"/>
            <w:color w:val="000000"/>
          </w:rPr>
          <m:t>+</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ε</m:t>
            </m:r>
          </m:e>
          <m:sub>
            <m:r>
              <w:rPr>
                <w:rFonts w:ascii="Cambria Math" w:eastAsiaTheme="minorEastAsia" w:hAnsi="Cambria Math" w:cs="Times New Roman"/>
                <w:color w:val="000000"/>
              </w:rPr>
              <m:t xml:space="preserve">pt </m:t>
            </m:r>
          </m:sub>
        </m:sSub>
      </m:oMath>
      <w:r w:rsidR="0069778C" w:rsidRPr="4CEB1CF1">
        <w:rPr>
          <w:rFonts w:cs="Times New Roman"/>
          <w:color w:val="000000"/>
        </w:rPr>
        <w:t>.</w:t>
      </w:r>
      <w:r w:rsidR="00D1104E" w:rsidRPr="4CEB1CF1">
        <w:rPr>
          <w:rFonts w:cs="Times New Roman"/>
          <w:color w:val="000000"/>
        </w:rPr>
        <w:t xml:space="preserve">     </w:t>
      </w:r>
      <w:r w:rsidR="00D1104E" w:rsidRPr="0062322C">
        <w:rPr>
          <w:rFonts w:cs="Times New Roman"/>
          <w:color w:val="000000"/>
        </w:rPr>
        <w:t>(</w:t>
      </w:r>
      <w:r w:rsidR="008F75EF">
        <w:rPr>
          <w:rFonts w:cs="Times New Roman"/>
          <w:color w:val="000000"/>
        </w:rPr>
        <w:t>4</w:t>
      </w:r>
      <w:r w:rsidR="00D1104E" w:rsidRPr="0062322C">
        <w:rPr>
          <w:rFonts w:cs="Times New Roman"/>
          <w:color w:val="000000"/>
        </w:rPr>
        <w:t>)</w:t>
      </w:r>
    </w:p>
    <w:p w14:paraId="71FC45FF" w14:textId="54A69450" w:rsidR="008F75EF" w:rsidRDefault="0069778C" w:rsidP="002C472E">
      <w:pPr>
        <w:tabs>
          <w:tab w:val="left" w:pos="1008"/>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color w:val="000000"/>
        </w:rPr>
      </w:pPr>
      <w:r w:rsidRPr="4CEB1CF1">
        <w:rPr>
          <w:rFonts w:cs="Times New Roman"/>
          <w:color w:val="000000"/>
        </w:rPr>
        <w:t xml:space="preserve">This specification also adds subscript </w:t>
      </w:r>
      <m:oMath>
        <m:r>
          <w:rPr>
            <w:rFonts w:ascii="Cambria Math" w:hAnsi="Cambria Math" w:cs="Times New Roman"/>
            <w:color w:val="000000"/>
          </w:rPr>
          <m:t>G</m:t>
        </m:r>
      </m:oMath>
      <w:r w:rsidR="00DE0978">
        <w:rPr>
          <w:rFonts w:cs="Times New Roman"/>
          <w:color w:val="000000"/>
        </w:rPr>
        <w:t xml:space="preserve"> </w:t>
      </w:r>
      <w:r>
        <w:rPr>
          <w:rFonts w:cs="Times New Roman"/>
          <w:color w:val="000000"/>
        </w:rPr>
        <w:t xml:space="preserve">to the </w:t>
      </w:r>
      <w:r w:rsidRPr="00227800">
        <w:rPr>
          <w:rFonts w:cs="Times New Roman"/>
          <w:i/>
          <w:iCs/>
          <w:color w:val="000000"/>
        </w:rPr>
        <w:t>PUD</w:t>
      </w:r>
      <w:r>
        <w:rPr>
          <w:rFonts w:cs="Times New Roman"/>
          <w:color w:val="000000"/>
        </w:rPr>
        <w:t xml:space="preserve"> and </w:t>
      </w:r>
      <w:proofErr w:type="spellStart"/>
      <w:r w:rsidR="00C23473" w:rsidRPr="4CEB1CF1">
        <w:rPr>
          <w:rFonts w:cs="Times New Roman"/>
          <w:i/>
          <w:iCs/>
          <w:color w:val="000000"/>
        </w:rPr>
        <w:t>Infl</w:t>
      </w:r>
      <w:proofErr w:type="spellEnd"/>
      <w:r>
        <w:rPr>
          <w:rFonts w:cs="Times New Roman"/>
          <w:color w:val="000000"/>
        </w:rPr>
        <w:t xml:space="preserve"> terms to reflect the high, moderate, and low groups determined in </w:t>
      </w:r>
      <w:r w:rsidRPr="00227800">
        <w:rPr>
          <w:rFonts w:cs="Times New Roman"/>
          <w:b/>
          <w:bCs/>
          <w:color w:val="000000"/>
        </w:rPr>
        <w:t>Fig. 4</w:t>
      </w:r>
      <w:r>
        <w:rPr>
          <w:rFonts w:cs="Times New Roman"/>
          <w:color w:val="000000"/>
        </w:rPr>
        <w:t xml:space="preserve">. </w:t>
      </w:r>
      <w:r w:rsidR="00CD1A52">
        <w:rPr>
          <w:rFonts w:cs="Times New Roman"/>
          <w:color w:val="000000"/>
        </w:rPr>
        <w:t>We use this</w:t>
      </w:r>
      <w:r>
        <w:rPr>
          <w:rFonts w:cs="Times New Roman"/>
          <w:color w:val="000000"/>
        </w:rPr>
        <w:t xml:space="preserve"> strategy</w:t>
      </w:r>
      <w:r w:rsidR="00C23473">
        <w:rPr>
          <w:rFonts w:cs="Times New Roman"/>
          <w:color w:val="000000"/>
        </w:rPr>
        <w:t xml:space="preserve"> </w:t>
      </w:r>
      <w:r>
        <w:rPr>
          <w:rFonts w:cs="Times New Roman"/>
          <w:color w:val="000000"/>
        </w:rPr>
        <w:t xml:space="preserve">to isolate parks </w:t>
      </w:r>
      <w:r w:rsidR="00C23473">
        <w:rPr>
          <w:rFonts w:cs="Times New Roman"/>
          <w:color w:val="000000"/>
        </w:rPr>
        <w:t xml:space="preserve">with geotagged </w:t>
      </w:r>
      <w:r>
        <w:rPr>
          <w:rFonts w:cs="Times New Roman"/>
          <w:color w:val="000000"/>
        </w:rPr>
        <w:t>viral engagement online to see if there are differential impacts across park</w:t>
      </w:r>
      <w:r w:rsidR="00CD1A52">
        <w:rPr>
          <w:rFonts w:cs="Times New Roman"/>
          <w:color w:val="000000"/>
        </w:rPr>
        <w:t xml:space="preserve"> types for both content variables</w:t>
      </w:r>
      <w:r>
        <w:rPr>
          <w:rFonts w:cs="Times New Roman"/>
          <w:color w:val="000000"/>
        </w:rPr>
        <w:t xml:space="preserve">. </w:t>
      </w:r>
    </w:p>
    <w:p w14:paraId="19C6DADB" w14:textId="77777777" w:rsidR="00AB784F" w:rsidRPr="00760DFA" w:rsidRDefault="00AB784F" w:rsidP="002C472E">
      <w:pPr>
        <w:tabs>
          <w:tab w:val="left" w:pos="1008"/>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color w:val="000000"/>
        </w:rPr>
      </w:pPr>
    </w:p>
    <w:p w14:paraId="7CC6CF4F" w14:textId="1EBC0194" w:rsidR="00AB784F" w:rsidRPr="00227800" w:rsidRDefault="4CEB1CF1" w:rsidP="4CEB1CF1">
      <w:pPr>
        <w:pStyle w:val="Heading2"/>
        <w:spacing w:before="0" w:line="360" w:lineRule="auto"/>
        <w:rPr>
          <w:rFonts w:cs="Times New Roman"/>
          <w:b/>
          <w:bCs/>
          <w:sz w:val="24"/>
          <w:szCs w:val="24"/>
          <w:lang w:bidi="en-US"/>
        </w:rPr>
      </w:pPr>
      <w:r w:rsidRPr="4CEB1CF1">
        <w:rPr>
          <w:rFonts w:cs="Times New Roman"/>
          <w:b/>
          <w:bCs/>
          <w:sz w:val="24"/>
          <w:szCs w:val="24"/>
          <w:lang w:bidi="en-US"/>
        </w:rPr>
        <w:t>Textual and Sentiment Analysis of Captions</w:t>
      </w:r>
    </w:p>
    <w:p w14:paraId="720BFC09" w14:textId="0DA038FE" w:rsidR="00AB784F" w:rsidRPr="0062322C" w:rsidRDefault="008F75EF" w:rsidP="009160A2">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lang w:bidi="en-US"/>
        </w:rPr>
      </w:pPr>
      <w:r>
        <w:rPr>
          <w:rFonts w:cs="Times New Roman"/>
          <w:lang w:bidi="en-US"/>
        </w:rPr>
        <w:t xml:space="preserve">We </w:t>
      </w:r>
      <w:r w:rsidRPr="0062322C">
        <w:rPr>
          <w:rFonts w:cs="Times New Roman"/>
          <w:lang w:bidi="en-US"/>
        </w:rPr>
        <w:t>found certain parks receiving a high level of engagement</w:t>
      </w:r>
      <w:r w:rsidR="00CD1A52">
        <w:rPr>
          <w:rFonts w:cs="Times New Roman"/>
          <w:lang w:bidi="en-US"/>
        </w:rPr>
        <w:t xml:space="preserve"> on Instagram</w:t>
      </w:r>
      <w:r w:rsidRPr="0062322C">
        <w:rPr>
          <w:rFonts w:cs="Times New Roman"/>
          <w:lang w:bidi="en-US"/>
        </w:rPr>
        <w:t xml:space="preserve"> experienced cumulative impacts from highly engaging content</w:t>
      </w:r>
      <w:r w:rsidR="00E42689">
        <w:rPr>
          <w:rFonts w:cs="Times New Roman"/>
          <w:lang w:bidi="en-US"/>
        </w:rPr>
        <w:t>, indicative of a potential bandwagon effect.</w:t>
      </w:r>
      <w:r w:rsidR="00CD1A52">
        <w:rPr>
          <w:rFonts w:cs="Times New Roman"/>
          <w:lang w:bidi="en-US"/>
        </w:rPr>
        <w:t xml:space="preserve"> For</w:t>
      </w:r>
      <w:r>
        <w:rPr>
          <w:rFonts w:cs="Times New Roman"/>
          <w:lang w:bidi="en-US"/>
        </w:rPr>
        <w:t xml:space="preserve"> parks </w:t>
      </w:r>
      <w:r w:rsidR="00CD1A52">
        <w:rPr>
          <w:rFonts w:cs="Times New Roman"/>
          <w:lang w:bidi="en-US"/>
        </w:rPr>
        <w:t>with</w:t>
      </w:r>
      <w:r w:rsidR="00DE0978">
        <w:rPr>
          <w:rFonts w:cs="Times New Roman"/>
          <w:lang w:bidi="en-US"/>
        </w:rPr>
        <w:t xml:space="preserve"> relatively</w:t>
      </w:r>
      <w:r>
        <w:rPr>
          <w:rFonts w:cs="Times New Roman"/>
          <w:lang w:bidi="en-US"/>
        </w:rPr>
        <w:t xml:space="preserve"> lower </w:t>
      </w:r>
      <w:r w:rsidR="00DE0978">
        <w:rPr>
          <w:rFonts w:cs="Times New Roman"/>
          <w:lang w:bidi="en-US"/>
        </w:rPr>
        <w:t>viral moments</w:t>
      </w:r>
      <w:r w:rsidR="00CD1A52">
        <w:rPr>
          <w:rFonts w:cs="Times New Roman"/>
          <w:lang w:bidi="en-US"/>
        </w:rPr>
        <w:t>, we found that contemporaneous</w:t>
      </w:r>
      <w:r w:rsidR="00DE0978">
        <w:rPr>
          <w:rFonts w:cs="Times New Roman"/>
          <w:lang w:bidi="en-US"/>
        </w:rPr>
        <w:t xml:space="preserve"> </w:t>
      </w:r>
      <w:r>
        <w:rPr>
          <w:rFonts w:cs="Times New Roman"/>
          <w:lang w:bidi="en-US"/>
        </w:rPr>
        <w:t xml:space="preserve">upload activity </w:t>
      </w:r>
      <w:r w:rsidR="00CD1A52">
        <w:rPr>
          <w:rFonts w:cs="Times New Roman"/>
          <w:lang w:bidi="en-US"/>
        </w:rPr>
        <w:t>was associated with</w:t>
      </w:r>
      <w:r w:rsidR="00DE0978">
        <w:rPr>
          <w:rFonts w:cs="Times New Roman"/>
          <w:lang w:bidi="en-US"/>
        </w:rPr>
        <w:t xml:space="preserve"> visitation</w:t>
      </w:r>
      <w:r w:rsidR="00CD1A52">
        <w:rPr>
          <w:rFonts w:cs="Times New Roman"/>
          <w:lang w:bidi="en-US"/>
        </w:rPr>
        <w:t xml:space="preserve"> increases</w:t>
      </w:r>
      <w:r w:rsidR="00E42689">
        <w:rPr>
          <w:rFonts w:cs="Times New Roman"/>
          <w:lang w:bidi="en-US"/>
        </w:rPr>
        <w:t>, suggestive of a reduction in search costs</w:t>
      </w:r>
      <w:r>
        <w:rPr>
          <w:rFonts w:cs="Times New Roman"/>
          <w:lang w:bidi="en-US"/>
        </w:rPr>
        <w:t>.</w:t>
      </w:r>
      <w:r w:rsidR="005C7848">
        <w:rPr>
          <w:rFonts w:cs="Times New Roman"/>
          <w:lang w:bidi="en-US"/>
        </w:rPr>
        <w:t xml:space="preserve"> </w:t>
      </w:r>
      <w:r w:rsidR="00E42689">
        <w:rPr>
          <w:rFonts w:cs="Times New Roman"/>
          <w:lang w:bidi="en-US"/>
        </w:rPr>
        <w:t xml:space="preserve">To explore potential mechanisms further, we leveraged the depth and breadth of our Instagram data by </w:t>
      </w:r>
      <w:r w:rsidR="0085030F">
        <w:rPr>
          <w:rFonts w:cs="Times New Roman"/>
          <w:lang w:bidi="en-US"/>
        </w:rPr>
        <w:t>catalog</w:t>
      </w:r>
      <w:r w:rsidR="006549D2">
        <w:rPr>
          <w:rFonts w:cs="Times New Roman"/>
          <w:lang w:bidi="en-US"/>
        </w:rPr>
        <w:t>ing</w:t>
      </w:r>
      <w:r w:rsidR="0085030F">
        <w:rPr>
          <w:rFonts w:cs="Times New Roman"/>
          <w:lang w:bidi="en-US"/>
        </w:rPr>
        <w:t xml:space="preserve"> and </w:t>
      </w:r>
      <w:r w:rsidR="0085030F">
        <w:rPr>
          <w:rFonts w:cs="Times New Roman"/>
          <w:lang w:bidi="en-US"/>
        </w:rPr>
        <w:lastRenderedPageBreak/>
        <w:t>quantify</w:t>
      </w:r>
      <w:r w:rsidR="006549D2">
        <w:rPr>
          <w:rFonts w:cs="Times New Roman"/>
          <w:lang w:bidi="en-US"/>
        </w:rPr>
        <w:t>ing</w:t>
      </w:r>
      <w:r w:rsidR="0085030F">
        <w:rPr>
          <w:rFonts w:cs="Times New Roman"/>
          <w:lang w:bidi="en-US"/>
        </w:rPr>
        <w:t xml:space="preserve"> caption and hashtag </w:t>
      </w:r>
      <w:r w:rsidR="009160A2" w:rsidRPr="009160A2">
        <w:rPr>
          <w:rFonts w:cs="Times New Roman"/>
          <w:lang w:bidi="en-US"/>
        </w:rPr>
        <w:t xml:space="preserve">information included in </w:t>
      </w:r>
      <w:r w:rsidR="0085030F">
        <w:rPr>
          <w:rFonts w:cs="Times New Roman"/>
          <w:lang w:bidi="en-US"/>
        </w:rPr>
        <w:t xml:space="preserve">each </w:t>
      </w:r>
      <w:r w:rsidR="009160A2" w:rsidRPr="009160A2">
        <w:rPr>
          <w:rFonts w:cs="Times New Roman"/>
          <w:lang w:bidi="en-US"/>
        </w:rPr>
        <w:t xml:space="preserve">geotagged </w:t>
      </w:r>
      <w:r w:rsidR="0085030F">
        <w:rPr>
          <w:rFonts w:cs="Times New Roman"/>
          <w:lang w:bidi="en-US"/>
        </w:rPr>
        <w:t>post</w:t>
      </w:r>
      <w:r w:rsidR="000B5442">
        <w:rPr>
          <w:rFonts w:cs="Times New Roman"/>
          <w:lang w:bidi="en-US"/>
        </w:rPr>
        <w:t>.</w:t>
      </w:r>
      <w:r w:rsidR="009160A2" w:rsidRPr="009160A2">
        <w:rPr>
          <w:rFonts w:cs="Times New Roman"/>
          <w:lang w:bidi="en-US"/>
        </w:rPr>
        <w:t xml:space="preserve"> </w:t>
      </w:r>
      <w:r w:rsidR="00AB784F" w:rsidRPr="0062322C">
        <w:rPr>
          <w:rFonts w:cs="Times New Roman"/>
          <w:lang w:bidi="en-US"/>
        </w:rPr>
        <w:t xml:space="preserve">Textual analysis provides </w:t>
      </w:r>
      <w:r w:rsidR="00317CAF">
        <w:rPr>
          <w:rFonts w:cs="Times New Roman"/>
          <w:lang w:bidi="en-US"/>
        </w:rPr>
        <w:t>an opportunity</w:t>
      </w:r>
      <w:r w:rsidR="00AB784F" w:rsidRPr="0062322C">
        <w:rPr>
          <w:rFonts w:cs="Times New Roman"/>
          <w:lang w:bidi="en-US"/>
        </w:rPr>
        <w:t xml:space="preserve"> to turn text into data by systematic</w:t>
      </w:r>
      <w:r w:rsidR="00317CAF">
        <w:rPr>
          <w:rFonts w:cs="Times New Roman"/>
          <w:lang w:bidi="en-US"/>
        </w:rPr>
        <w:t>ally</w:t>
      </w:r>
      <w:r w:rsidR="00AB784F" w:rsidRPr="0062322C">
        <w:rPr>
          <w:rFonts w:cs="Times New Roman"/>
          <w:lang w:bidi="en-US"/>
        </w:rPr>
        <w:t xml:space="preserve"> extract</w:t>
      </w:r>
      <w:r w:rsidR="00317CAF">
        <w:rPr>
          <w:rFonts w:cs="Times New Roman"/>
          <w:lang w:bidi="en-US"/>
        </w:rPr>
        <w:t>ing</w:t>
      </w:r>
      <w:r w:rsidR="00AB784F" w:rsidRPr="0062322C">
        <w:rPr>
          <w:rFonts w:cs="Times New Roman"/>
          <w:lang w:bidi="en-US"/>
        </w:rPr>
        <w:t xml:space="preserve"> meaning from fields of text</w:t>
      </w:r>
      <w:r w:rsidR="00A253CB">
        <w:rPr>
          <w:rFonts w:cs="Times New Roman"/>
          <w:lang w:bidi="en-US"/>
        </w:rPr>
        <w:fldChar w:fldCharType="begin"/>
      </w:r>
      <w:r w:rsidR="00680324">
        <w:rPr>
          <w:rFonts w:cs="Times New Roman"/>
          <w:lang w:bidi="en-US"/>
        </w:rPr>
        <w:instrText xml:space="preserve"> ADDIN ZOTERO_ITEM CSL_CITATION {"citationID":"clMlAm4Z","properties":{"formattedCitation":"\\super 40,41\\nosupersub{}","plainCitation":"40,41","noteIndex":0},"citationItems":[{"id":83,"uris":["http://zotero.org/users/local/t74PQZ69/items/5BE5Q5NQ","http://zotero.org/users/10948893/items/5BE5Q5NQ"],"itemData":{"id":83,"type":"article-journal","abstract":"An ever-increasing share of human interaction, communication, and culture is recorded as digital text. We provide an introduction to the use of text as an input to economic research. We discuss the features that make text different from other forms of data, offer a practical overview of relevant statistical methods, and survey a variety of applications.","container-title":"Journal of Economic Literature","DOI":"10.1257/jel.20181020","ISSN":"0022-0515","issue":"3","language":"en","page":"535-574","source":"www.aeaweb.org","title":"Text as Data","volume":"57","author":[{"family":"Gentzkow","given":"Matthew"},{"family":"Kelly","given":"Bryan"},{"family":"Taddy","given":"Matt"}],"issued":{"date-parts":[["2019",9]]}}},{"id":84,"uris":["http://zotero.org/users/local/t74PQZ69/items/BNWDHTB4","http://zotero.org/users/10948893/items/BNWDHTB4"],"itemData":{"id":84,"type":"article-journal","abstract":"There is growing interest in using text as data in social science research, particularly in economics. The availability of large amounts of digitized text material such as social media posts, newspapers, firms’ annual reports, and patents, combined with new computer techniques, makes it increasingly possible for researchers to use this type of information. The aim of this article is to discuss the potential of these techniques for the field of environmental economics and policy.","container-title":"Review of Environmental Economics and Policy","DOI":"10.1086/721079","ISSN":"1750-6816","issue":"2","note":"publisher: The University of Chicago Press","page":"346-356","source":"journals.uchicago.edu (Atypon)","title":"Text as Data in Environmental Economics and Policy","volume":"16","author":[{"family":"Dugoua","given":"Eugenie"},{"family":"Dumas","given":"Marion"},{"family":"Noailly","given":"Joëlle"}],"issued":{"date-parts":[["2022",6]]}}}],"schema":"https://github.com/citation-style-language/schema/raw/master/csl-citation.json"} </w:instrText>
      </w:r>
      <w:r w:rsidR="00A253CB">
        <w:rPr>
          <w:rFonts w:cs="Times New Roman"/>
          <w:lang w:bidi="en-US"/>
        </w:rPr>
        <w:fldChar w:fldCharType="separate"/>
      </w:r>
      <w:r w:rsidR="00680324" w:rsidRPr="00680324">
        <w:rPr>
          <w:rFonts w:cs="Times New Roman"/>
          <w:vertAlign w:val="superscript"/>
        </w:rPr>
        <w:t>40,41</w:t>
      </w:r>
      <w:r w:rsidR="00A253CB">
        <w:rPr>
          <w:rFonts w:cs="Times New Roman"/>
          <w:lang w:bidi="en-US"/>
        </w:rPr>
        <w:fldChar w:fldCharType="end"/>
      </w:r>
      <w:r w:rsidR="1A447212" w:rsidRPr="1A447212">
        <w:rPr>
          <w:rFonts w:cs="Times New Roman"/>
          <w:lang w:bidi="en-US"/>
        </w:rPr>
        <w:t>.</w:t>
      </w:r>
      <w:r w:rsidR="00827B21" w:rsidRPr="0062322C" w:rsidDel="00827B21">
        <w:rPr>
          <w:rFonts w:cs="Times New Roman"/>
          <w:lang w:bidi="en-US"/>
        </w:rPr>
        <w:t xml:space="preserve"> </w:t>
      </w:r>
      <w:r w:rsidR="00DE0978" w:rsidRPr="00DE0978">
        <w:rPr>
          <w:rFonts w:cs="Times New Roman"/>
          <w:lang w:bidi="en-US"/>
        </w:rPr>
        <w:t xml:space="preserve">Each </w:t>
      </w:r>
      <w:r w:rsidR="4CEB1CF1" w:rsidRPr="4CEB1CF1">
        <w:rPr>
          <w:rFonts w:cs="Times New Roman"/>
          <w:lang w:bidi="en-US"/>
        </w:rPr>
        <w:t xml:space="preserve">of our approximately 8.3 million </w:t>
      </w:r>
      <w:r w:rsidR="00DE0978" w:rsidRPr="00DE0978">
        <w:rPr>
          <w:rFonts w:cs="Times New Roman"/>
          <w:lang w:bidi="en-US"/>
        </w:rPr>
        <w:t xml:space="preserve">observation includes a caption, which can contain a string of up to 2,200 characters in length. </w:t>
      </w:r>
      <w:r w:rsidR="00AB784F" w:rsidRPr="0062322C">
        <w:rPr>
          <w:rFonts w:cs="Times New Roman"/>
          <w:lang w:bidi="en-US"/>
        </w:rPr>
        <w:t>The text within these captions contain</w:t>
      </w:r>
      <w:r w:rsidR="00AB784F">
        <w:rPr>
          <w:rFonts w:cs="Times New Roman"/>
          <w:lang w:bidi="en-US"/>
        </w:rPr>
        <w:t>s</w:t>
      </w:r>
      <w:r w:rsidR="00AB784F" w:rsidRPr="0062322C">
        <w:rPr>
          <w:rFonts w:cs="Times New Roman"/>
          <w:lang w:bidi="en-US"/>
        </w:rPr>
        <w:t xml:space="preserve"> a range of information about the location, the experience, o</w:t>
      </w:r>
      <w:r w:rsidR="4CEB1CF1" w:rsidRPr="4CEB1CF1">
        <w:rPr>
          <w:rFonts w:cs="Times New Roman"/>
          <w:lang w:bidi="en-US"/>
        </w:rPr>
        <w:t>n-site activities or sentiment about the experience.</w:t>
      </w:r>
      <w:r w:rsidR="00AB784F" w:rsidRPr="0062322C">
        <w:rPr>
          <w:rFonts w:cs="Times New Roman"/>
          <w:lang w:bidi="en-US"/>
        </w:rPr>
        <w:t xml:space="preserve"> </w:t>
      </w:r>
    </w:p>
    <w:p w14:paraId="7D9F1F97" w14:textId="16E6452F" w:rsidR="00610B02" w:rsidRDefault="00AB784F" w:rsidP="1EA99855">
      <w:pPr>
        <w:tabs>
          <w:tab w:val="left" w:pos="360"/>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lang w:bidi="en-US"/>
        </w:rPr>
      </w:pPr>
      <w:r w:rsidRPr="0062322C">
        <w:rPr>
          <w:rFonts w:cs="Times New Roman"/>
          <w:lang w:bidi="en-US"/>
        </w:rPr>
        <w:tab/>
      </w:r>
      <w:r w:rsidR="009160A2" w:rsidRPr="009160A2">
        <w:rPr>
          <w:rFonts w:cs="Times New Roman"/>
          <w:lang w:bidi="en-US"/>
        </w:rPr>
        <w:t xml:space="preserve">The </w:t>
      </w:r>
      <w:r w:rsidR="1EA99855" w:rsidRPr="1EA99855">
        <w:rPr>
          <w:rFonts w:cs="Times New Roman"/>
          <w:lang w:bidi="en-US"/>
        </w:rPr>
        <w:t xml:space="preserve">process of textual analysis begins with </w:t>
      </w:r>
      <w:r w:rsidR="009160A2" w:rsidRPr="009160A2">
        <w:rPr>
          <w:rFonts w:cs="Times New Roman"/>
          <w:lang w:bidi="en-US"/>
        </w:rPr>
        <w:t>cleaning and simplifying the text, employing techniques such as tokenizing, stemming, or lemmatizing. These methods are used to standardize the text, converting all letters to lowercase and eliminating stop words and punctuation marks from the datase</w:t>
      </w:r>
      <w:r w:rsidR="1EA99855" w:rsidRPr="1EA99855">
        <w:rPr>
          <w:rFonts w:cs="Times New Roman"/>
          <w:lang w:bidi="en-US"/>
        </w:rPr>
        <w:t>t</w:t>
      </w:r>
      <w:r w:rsidR="00A253CB">
        <w:rPr>
          <w:rFonts w:cs="Times New Roman"/>
          <w:lang w:bidi="en-US"/>
        </w:rPr>
        <w:fldChar w:fldCharType="begin"/>
      </w:r>
      <w:r w:rsidR="00680324">
        <w:rPr>
          <w:rFonts w:cs="Times New Roman"/>
          <w:lang w:bidi="en-US"/>
        </w:rPr>
        <w:instrText xml:space="preserve"> ADDIN ZOTERO_ITEM CSL_CITATION {"citationID":"0mGQYhvW","properties":{"formattedCitation":"\\super 40\\nosupersub{}","plainCitation":"40","noteIndex":0},"citationItems":[{"id":83,"uris":["http://zotero.org/users/local/t74PQZ69/items/5BE5Q5NQ","http://zotero.org/users/10948893/items/5BE5Q5NQ"],"itemData":{"id":83,"type":"article-journal","abstract":"An ever-increasing share of human interaction, communication, and culture is recorded as digital text. We provide an introduction to the use of text as an input to economic research. We discuss the features that make text different from other forms of data, offer a practical overview of relevant statistical methods, and survey a variety of applications.","container-title":"Journal of Economic Literature","DOI":"10.1257/jel.20181020","ISSN":"0022-0515","issue":"3","language":"en","page":"535-574","source":"www.aeaweb.org","title":"Text as Data","volume":"57","author":[{"family":"Gentzkow","given":"Matthew"},{"family":"Kelly","given":"Bryan"},{"family":"Taddy","given":"Matt"}],"issued":{"date-parts":[["2019",9]]}}}],"schema":"https://github.com/citation-style-language/schema/raw/master/csl-citation.json"} </w:instrText>
      </w:r>
      <w:r w:rsidR="00A253CB">
        <w:rPr>
          <w:rFonts w:cs="Times New Roman"/>
          <w:lang w:bidi="en-US"/>
        </w:rPr>
        <w:fldChar w:fldCharType="separate"/>
      </w:r>
      <w:r w:rsidR="00680324" w:rsidRPr="00680324">
        <w:rPr>
          <w:rFonts w:cs="Times New Roman"/>
          <w:vertAlign w:val="superscript"/>
        </w:rPr>
        <w:t>40</w:t>
      </w:r>
      <w:r w:rsidR="00A253CB">
        <w:rPr>
          <w:rFonts w:cs="Times New Roman"/>
          <w:lang w:bidi="en-US"/>
        </w:rPr>
        <w:fldChar w:fldCharType="end"/>
      </w:r>
      <w:r w:rsidR="1EA99855" w:rsidRPr="1EA99855">
        <w:rPr>
          <w:rFonts w:cs="Times New Roman"/>
          <w:lang w:bidi="en-US"/>
        </w:rPr>
        <w:t>.</w:t>
      </w:r>
      <w:r w:rsidRPr="0062322C">
        <w:rPr>
          <w:rFonts w:cs="Times New Roman"/>
          <w:lang w:bidi="en-US"/>
        </w:rPr>
        <w:t xml:space="preserve"> </w:t>
      </w:r>
      <w:r w:rsidR="009160A2" w:rsidRPr="009160A2">
        <w:rPr>
          <w:rFonts w:cs="Times New Roman"/>
          <w:lang w:bidi="en-US"/>
        </w:rPr>
        <w:t>Subsequently, the focus shifts to extracting meaningful insights from the refined list of words. To accomplish this, we create</w:t>
      </w:r>
      <w:r w:rsidR="1EA99855" w:rsidRPr="1EA99855">
        <w:rPr>
          <w:rFonts w:cs="Times New Roman"/>
          <w:lang w:bidi="en-US"/>
        </w:rPr>
        <w:t>d</w:t>
      </w:r>
      <w:r w:rsidR="009160A2" w:rsidRPr="009160A2">
        <w:rPr>
          <w:rFonts w:cs="Times New Roman"/>
          <w:lang w:bidi="en-US"/>
        </w:rPr>
        <w:t xml:space="preserve"> a tailored dictionary for each park and assess the sentiment of each post through natural language processing techniques.</w:t>
      </w:r>
      <w:r w:rsidR="1EA99855" w:rsidRPr="1EA99855">
        <w:rPr>
          <w:rFonts w:cs="Times New Roman"/>
          <w:lang w:bidi="en-US"/>
        </w:rPr>
        <w:t xml:space="preserve"> </w:t>
      </w:r>
      <w:r w:rsidR="009160A2" w:rsidRPr="009160A2">
        <w:rPr>
          <w:rFonts w:cs="Times New Roman"/>
          <w:lang w:bidi="en-US"/>
        </w:rPr>
        <w:t>The park-specific dictionaries are curated</w:t>
      </w:r>
      <w:r w:rsidR="1EA99855" w:rsidRPr="1EA99855">
        <w:rPr>
          <w:rFonts w:cs="Times New Roman"/>
          <w:lang w:bidi="en-US"/>
        </w:rPr>
        <w:t xml:space="preserve"> with emphasis on</w:t>
      </w:r>
      <w:r w:rsidR="009160A2" w:rsidRPr="009160A2">
        <w:rPr>
          <w:rFonts w:cs="Times New Roman"/>
          <w:lang w:bidi="en-US"/>
        </w:rPr>
        <w:t xml:space="preserve"> three key </w:t>
      </w:r>
      <w:r w:rsidR="1EA99855" w:rsidRPr="1EA99855">
        <w:rPr>
          <w:rFonts w:cs="Times New Roman"/>
          <w:lang w:bidi="en-US"/>
        </w:rPr>
        <w:t xml:space="preserve">sets of </w:t>
      </w:r>
      <w:r w:rsidR="009160A2" w:rsidRPr="009160A2">
        <w:rPr>
          <w:rFonts w:cs="Times New Roman"/>
          <w:lang w:bidi="en-US"/>
        </w:rPr>
        <w:t>information: 1) geographical location, 2) specific points of interest within the park, and 3) activities associated with the park.</w:t>
      </w:r>
      <w:r w:rsidR="1EA99855" w:rsidRPr="1EA99855">
        <w:rPr>
          <w:rFonts w:cs="Times New Roman"/>
          <w:lang w:bidi="en-US"/>
        </w:rPr>
        <w:t xml:space="preserve"> For 1), each caption is processed to determine if the user is discussing the park or the state in which the park is located. A word frequency analysis to generate word clouds for each park location revealed this is a common practice as the park's name often emerges as the most prominent term </w:t>
      </w:r>
      <w:r w:rsidR="1EA99855" w:rsidRPr="1EA99855">
        <w:rPr>
          <w:rFonts w:cs="Times New Roman"/>
          <w:b/>
          <w:bCs/>
          <w:lang w:bidi="en-US"/>
        </w:rPr>
        <w:t>(Extended Data Fig. 4).</w:t>
      </w:r>
      <w:r w:rsidR="1EA99855" w:rsidRPr="1EA99855">
        <w:rPr>
          <w:rFonts w:cs="Times New Roman"/>
          <w:lang w:bidi="en-US"/>
        </w:rPr>
        <w:t xml:space="preserve"> The second set of park-specific dictionaries leverages the National Park Service's Points of Interest (POI), a dataset that offers a comprehensive list of specific location names within each </w:t>
      </w:r>
      <w:proofErr w:type="gramStart"/>
      <w:r w:rsidR="1EA99855" w:rsidRPr="1EA99855">
        <w:rPr>
          <w:rFonts w:cs="Times New Roman"/>
          <w:lang w:bidi="en-US"/>
        </w:rPr>
        <w:t>parks</w:t>
      </w:r>
      <w:proofErr w:type="gramEnd"/>
      <w:r w:rsidR="1EA99855" w:rsidRPr="1EA99855">
        <w:rPr>
          <w:rFonts w:cs="Times New Roman"/>
          <w:lang w:bidi="en-US"/>
        </w:rPr>
        <w:t xml:space="preserve"> categorized by types such as trailheads, viewpoints, historical buildings, restrooms, or parking lots. As an example, our POI dictionary includes specific landmarks like "Angels Landing" within Zion National Park, which holds a significant presence in Zion's word cloud </w:t>
      </w:r>
      <w:r w:rsidR="1EA99855" w:rsidRPr="1EA99855">
        <w:rPr>
          <w:rFonts w:cs="Times New Roman"/>
          <w:b/>
          <w:bCs/>
          <w:lang w:bidi="en-US"/>
        </w:rPr>
        <w:t>(Extended Data Fig. 4).</w:t>
      </w:r>
      <w:r w:rsidR="1EA99855" w:rsidRPr="1EA99855">
        <w:rPr>
          <w:rFonts w:cs="Times New Roman"/>
          <w:lang w:bidi="en-US"/>
        </w:rPr>
        <w:t xml:space="preserve"> The third set of dictionaries focused on the diverse activities available within each park. We used each park's "Things-to-Do" section on their respective nps.gov websites to build a list of the activities listed. Activities across the 40 parks are quite varied and can include auto touring, backpacking, birdwatching, canyoneering, hiking, hot springs, photography opportunities, stargazing locations, swimming spots, and wildlife watching, among many others.</w:t>
      </w:r>
    </w:p>
    <w:p w14:paraId="13788C95" w14:textId="346616D3" w:rsidR="00610B02" w:rsidRPr="001E3075" w:rsidRDefault="00610B02" w:rsidP="00610B02">
      <w:pPr>
        <w:tabs>
          <w:tab w:val="left" w:pos="360"/>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lang w:val="haw-US" w:bidi="en-US"/>
        </w:rPr>
      </w:pPr>
      <w:r>
        <w:rPr>
          <w:rFonts w:cs="Times New Roman"/>
          <w:lang w:bidi="en-US"/>
        </w:rPr>
        <w:tab/>
      </w:r>
      <w:r w:rsidR="1EA99855" w:rsidRPr="1EA99855">
        <w:rPr>
          <w:rFonts w:cs="Times New Roman"/>
          <w:lang w:bidi="en-US"/>
        </w:rPr>
        <w:t>Next, we gauged the emotional tone and perspective (i.e., subjective, objective) of each post, providing valuable insights into the sentiments expressed by users and the type of viewpoints expressed. We used the</w:t>
      </w:r>
      <w:r w:rsidR="1EA99855" w:rsidRPr="1EA99855">
        <w:rPr>
          <w:rFonts w:cs="Times New Roman"/>
          <w:color w:val="000000" w:themeColor="text1"/>
        </w:rPr>
        <w:t xml:space="preserve"> open-source</w:t>
      </w:r>
      <w:r w:rsidR="1EA99855" w:rsidRPr="1EA99855">
        <w:rPr>
          <w:rFonts w:cs="Times New Roman"/>
          <w:lang w:bidi="en-US"/>
        </w:rPr>
        <w:t xml:space="preserve"> Python library package Natural Language Toolkit (NLTK), and the modules Valence Aware Dictionary for </w:t>
      </w:r>
      <w:proofErr w:type="spellStart"/>
      <w:r w:rsidR="1EA99855" w:rsidRPr="1EA99855">
        <w:rPr>
          <w:rFonts w:cs="Times New Roman"/>
          <w:lang w:bidi="en-US"/>
        </w:rPr>
        <w:t>sEntiment</w:t>
      </w:r>
      <w:proofErr w:type="spellEnd"/>
      <w:r w:rsidR="1EA99855" w:rsidRPr="1EA99855">
        <w:rPr>
          <w:rFonts w:cs="Times New Roman"/>
          <w:lang w:bidi="en-US"/>
        </w:rPr>
        <w:t xml:space="preserve"> Reasoning (VADER)</w:t>
      </w:r>
      <w:r w:rsidR="1EA99855" w:rsidRPr="1EA99855">
        <w:rPr>
          <w:rFonts w:cs="Times New Roman"/>
          <w:lang w:val="haw-US" w:bidi="en-US"/>
        </w:rPr>
        <w:t xml:space="preserve"> and Textblob</w:t>
      </w:r>
      <w:r w:rsidRPr="1EA99855">
        <w:rPr>
          <w:rFonts w:cs="Times New Roman"/>
          <w:lang w:bidi="en-US"/>
        </w:rPr>
        <w:fldChar w:fldCharType="begin"/>
      </w:r>
      <w:r w:rsidR="00680324">
        <w:rPr>
          <w:rFonts w:cs="Times New Roman"/>
          <w:lang w:bidi="en-US"/>
        </w:rPr>
        <w:instrText xml:space="preserve"> ADDIN ZOTERO_ITEM CSL_CITATION {"citationID":"VUhcj5qz","properties":{"formattedCitation":"\\super 42\\nosupersub{}","plainCitation":"42","noteIndex":0},"citationItems":[{"id":86,"uris":["http://zotero.org/users/local/t74PQZ69/items/947WCCTK","http://zotero.org/users/10948893/items/947WCCTK"],"itemData":{"id":86,"type":"article-journal","abstract":"The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Maximum Entropy, and Support Vector Machine (SVM) algorithms. Using a combination of qualitative and quantitative methods, we first construct and empirically validate a gold-standard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Interestingly, using our parsimonious rule-based model to assess the sentiment of tweets, we find that VADER outperforms individual human raters (F1 Classification Accuracy = 0.96 and 0.84, respectively), and generalizes more favorably across contexts than any of our benchmarks.","container-title":"Proceedings of the International AAAI Conference on Web and Social Media","DOI":"10.1609/icwsm.v8i1.14550","ISSN":"2334-0770","issue":"1","language":"en","license":"Copyright (c) 2021 Proceedings of the International AAAI Conference on Web and Social Media","note":"number: 1","page":"216-225","source":"ojs.aaai.org","title":"VADER: A Parsimonious Rule-Based Model for Sentiment Analysis of Social Media Text","title-short":"VADER","volume":"8","author":[{"family":"Hutto","given":"C."},{"family":"Gilbert","given":"Eric"}],"issued":{"date-parts":[["2014",5,16]]}}}],"schema":"https://github.com/citation-style-language/schema/raw/master/csl-citation.json"} </w:instrText>
      </w:r>
      <w:r w:rsidRPr="1EA99855">
        <w:rPr>
          <w:rFonts w:cs="Times New Roman"/>
          <w:lang w:bidi="en-US"/>
        </w:rPr>
        <w:fldChar w:fldCharType="separate"/>
      </w:r>
      <w:r w:rsidR="00680324" w:rsidRPr="00680324">
        <w:rPr>
          <w:rFonts w:cs="Times New Roman"/>
          <w:vertAlign w:val="superscript"/>
        </w:rPr>
        <w:t>42</w:t>
      </w:r>
      <w:r w:rsidRPr="1EA99855">
        <w:rPr>
          <w:rFonts w:cs="Times New Roman"/>
          <w:lang w:bidi="en-US"/>
        </w:rPr>
        <w:fldChar w:fldCharType="end"/>
      </w:r>
      <w:r w:rsidR="1EA99855" w:rsidRPr="1EA99855">
        <w:rPr>
          <w:rFonts w:cs="Times New Roman"/>
          <w:lang w:bidi="en-US"/>
        </w:rPr>
        <w:t>.  V</w:t>
      </w:r>
      <w:r w:rsidR="1EA99855" w:rsidRPr="1EA99855">
        <w:rPr>
          <w:rFonts w:cs="Times New Roman"/>
          <w:lang w:val="haw-US" w:bidi="en-US"/>
        </w:rPr>
        <w:t>ADER</w:t>
      </w:r>
      <w:r w:rsidR="1EA99855" w:rsidRPr="1EA99855">
        <w:rPr>
          <w:rFonts w:cs="Times New Roman"/>
          <w:lang w:bidi="en-US"/>
        </w:rPr>
        <w:t xml:space="preserve"> sentiment analysis tool</w:t>
      </w:r>
      <w:r w:rsidR="1EA99855" w:rsidRPr="1EA99855">
        <w:rPr>
          <w:rFonts w:cs="Times New Roman"/>
          <w:lang w:val="haw-US" w:bidi="en-US"/>
        </w:rPr>
        <w:t xml:space="preserve"> is</w:t>
      </w:r>
      <w:r w:rsidR="1EA99855" w:rsidRPr="1EA99855">
        <w:rPr>
          <w:rFonts w:cs="Times New Roman"/>
          <w:lang w:bidi="en-US"/>
        </w:rPr>
        <w:t xml:space="preserve"> specifically designed for analyzing text data</w:t>
      </w:r>
      <w:r w:rsidR="1EA99855" w:rsidRPr="1EA99855">
        <w:rPr>
          <w:rFonts w:cs="Times New Roman"/>
          <w:lang w:val="haw-US" w:bidi="en-US"/>
        </w:rPr>
        <w:t xml:space="preserve"> from </w:t>
      </w:r>
      <w:r w:rsidR="1EA99855" w:rsidRPr="1EA99855">
        <w:rPr>
          <w:rFonts w:cs="Times New Roman"/>
          <w:lang w:bidi="en-US"/>
        </w:rPr>
        <w:t>social media</w:t>
      </w:r>
      <w:r w:rsidR="1EA99855" w:rsidRPr="1EA99855">
        <w:rPr>
          <w:rFonts w:cs="Times New Roman"/>
          <w:lang w:val="haw-US" w:bidi="en-US"/>
        </w:rPr>
        <w:t xml:space="preserve"> </w:t>
      </w:r>
      <w:r w:rsidR="1EA99855" w:rsidRPr="1EA99855">
        <w:rPr>
          <w:rFonts w:cs="Times New Roman"/>
          <w:lang w:val="haw-US" w:bidi="en-US"/>
        </w:rPr>
        <w:lastRenderedPageBreak/>
        <w:t>and</w:t>
      </w:r>
      <w:r w:rsidR="1EA99855" w:rsidRPr="1EA99855">
        <w:rPr>
          <w:rFonts w:cs="Times New Roman"/>
          <w:lang w:bidi="en-US"/>
        </w:rPr>
        <w:t xml:space="preserve"> blends sentiment lexicon approaches with grammatical rules for expressing polarity and intensity. </w:t>
      </w:r>
      <w:r w:rsidR="1EA99855" w:rsidRPr="1EA99855">
        <w:rPr>
          <w:rFonts w:cs="Times New Roman"/>
          <w:lang w:val="haw-US" w:bidi="en-US"/>
        </w:rPr>
        <w:t>The</w:t>
      </w:r>
      <w:r w:rsidR="1EA99855" w:rsidRPr="1EA99855">
        <w:rPr>
          <w:rFonts w:cs="Times New Roman"/>
          <w:lang w:bidi="en-US"/>
        </w:rPr>
        <w:t xml:space="preserve"> sentiment intensity scoring uses a scale </w:t>
      </w:r>
      <w:r w:rsidR="1EA99855" w:rsidRPr="1EA99855">
        <w:rPr>
          <w:rFonts w:cs="Times New Roman"/>
          <w:lang w:val="haw-US" w:bidi="en-US"/>
        </w:rPr>
        <w:t xml:space="preserve">and normalization process to rate words such as “horrible” and “great” as well as </w:t>
      </w:r>
      <w:r w:rsidR="1EA99855" w:rsidRPr="1EA99855">
        <w:rPr>
          <w:rFonts w:cs="Times New Roman"/>
          <w:lang w:bidi="en-US"/>
        </w:rPr>
        <w:t>text that frequently appears in online conversations,</w:t>
      </w:r>
      <w:r w:rsidR="1EA99855" w:rsidRPr="1EA99855">
        <w:rPr>
          <w:rFonts w:cs="Times New Roman"/>
          <w:lang w:val="haw-US" w:bidi="en-US"/>
        </w:rPr>
        <w:t xml:space="preserve"> such as</w:t>
      </w:r>
      <w:r w:rsidR="1EA99855" w:rsidRPr="1EA99855">
        <w:rPr>
          <w:rFonts w:cs="Times New Roman"/>
          <w:lang w:bidi="en-US"/>
        </w:rPr>
        <w:t xml:space="preserve"> colloquialism</w:t>
      </w:r>
      <w:r w:rsidR="1EA99855" w:rsidRPr="1EA99855">
        <w:rPr>
          <w:rFonts w:cs="Times New Roman"/>
          <w:lang w:val="haw-US" w:bidi="en-US"/>
        </w:rPr>
        <w:t>,</w:t>
      </w:r>
      <w:r w:rsidR="1EA99855" w:rsidRPr="1EA99855">
        <w:rPr>
          <w:rFonts w:cs="Times New Roman"/>
          <w:lang w:bidi="en-US"/>
        </w:rPr>
        <w:t xml:space="preserve"> intense punctuation </w:t>
      </w:r>
      <w:r w:rsidR="1EA99855" w:rsidRPr="1EA99855">
        <w:rPr>
          <w:rFonts w:cs="Times New Roman"/>
          <w:lang w:val="haw-US" w:bidi="en-US"/>
        </w:rPr>
        <w:t>(!!)</w:t>
      </w:r>
      <w:r w:rsidR="1EA99855" w:rsidRPr="1EA99855">
        <w:rPr>
          <w:rFonts w:cs="Times New Roman"/>
          <w:lang w:bidi="en-US"/>
        </w:rPr>
        <w:t xml:space="preserve">, all caps emphasis </w:t>
      </w:r>
      <w:r w:rsidR="1EA99855" w:rsidRPr="1EA99855">
        <w:rPr>
          <w:rFonts w:cs="Times New Roman"/>
          <w:lang w:val="haw-US" w:bidi="en-US"/>
        </w:rPr>
        <w:t>(</w:t>
      </w:r>
      <w:r w:rsidR="1EA99855" w:rsidRPr="1EA99855">
        <w:rPr>
          <w:rFonts w:cs="Times New Roman"/>
          <w:lang w:bidi="en-US"/>
        </w:rPr>
        <w:t xml:space="preserve">this is VERY </w:t>
      </w:r>
      <w:r w:rsidR="1EA99855" w:rsidRPr="1EA99855">
        <w:rPr>
          <w:rFonts w:cs="Times New Roman"/>
          <w:lang w:val="haw-US" w:bidi="en-US"/>
        </w:rPr>
        <w:t>awesome)</w:t>
      </w:r>
      <w:r w:rsidR="1EA99855" w:rsidRPr="1EA99855">
        <w:rPr>
          <w:rFonts w:cs="Times New Roman"/>
          <w:lang w:bidi="en-US"/>
        </w:rPr>
        <w:t xml:space="preserve">, emoticons </w:t>
      </w:r>
      <w:r w:rsidR="1EA99855" w:rsidRPr="1EA99855">
        <w:rPr>
          <w:rFonts w:cs="Times New Roman"/>
          <w:lang w:val="haw-US" w:bidi="en-US"/>
        </w:rPr>
        <w:t>(</w:t>
      </w:r>
      <w:r w:rsidR="1EA99855" w:rsidRPr="1EA99855">
        <w:rPr>
          <w:rFonts w:ascii="Wingdings" w:eastAsia="Wingdings" w:hAnsi="Wingdings" w:cs="Wingdings"/>
          <w:lang w:bidi="en-US"/>
        </w:rPr>
        <w:t>J</w:t>
      </w:r>
      <w:r w:rsidR="1EA99855" w:rsidRPr="1EA99855">
        <w:rPr>
          <w:rFonts w:cs="Times New Roman"/>
          <w:lang w:val="haw-US" w:bidi="en-US"/>
        </w:rPr>
        <w:t>)</w:t>
      </w:r>
      <w:r w:rsidR="1EA99855" w:rsidRPr="1EA99855">
        <w:rPr>
          <w:rFonts w:cs="Times New Roman"/>
          <w:lang w:bidi="en-US"/>
        </w:rPr>
        <w:t xml:space="preserve">, as well as acronyms commonly used in online slang such as LOL. </w:t>
      </w:r>
      <w:r w:rsidR="1EA99855" w:rsidRPr="1EA99855">
        <w:rPr>
          <w:rFonts w:cs="Times New Roman"/>
          <w:lang w:val="haw-US" w:bidi="en-US"/>
        </w:rPr>
        <w:t>The process estimates the</w:t>
      </w:r>
      <w:r w:rsidR="1EA99855" w:rsidRPr="1EA99855">
        <w:rPr>
          <w:rFonts w:cs="Times New Roman"/>
          <w:lang w:bidi="en-US"/>
        </w:rPr>
        <w:t xml:space="preserve"> intensity of sentiment</w:t>
      </w:r>
      <w:r w:rsidR="1EA99855" w:rsidRPr="1EA99855">
        <w:rPr>
          <w:rFonts w:cs="Times New Roman"/>
          <w:lang w:val="haw-US" w:bidi="en-US"/>
        </w:rPr>
        <w:t xml:space="preserve"> to determine whether the statement has an overall </w:t>
      </w:r>
      <w:r w:rsidR="1EA99855" w:rsidRPr="1EA99855">
        <w:rPr>
          <w:rFonts w:cs="Times New Roman"/>
          <w:lang w:bidi="en-US"/>
        </w:rPr>
        <w:t>positive, negative, or neutral</w:t>
      </w:r>
      <w:r w:rsidR="1EA99855" w:rsidRPr="1EA99855">
        <w:rPr>
          <w:rFonts w:cs="Times New Roman"/>
          <w:lang w:val="haw-US" w:bidi="en-US"/>
        </w:rPr>
        <w:t xml:space="preserve"> tone</w:t>
      </w:r>
      <w:r w:rsidR="1EA99855" w:rsidRPr="1EA99855">
        <w:rPr>
          <w:rFonts w:cs="Times New Roman"/>
          <w:lang w:bidi="en-US"/>
        </w:rPr>
        <w:t>.</w:t>
      </w:r>
      <w:r w:rsidR="1EA99855" w:rsidRPr="1EA99855">
        <w:rPr>
          <w:rFonts w:cs="Times New Roman"/>
          <w:lang w:val="haw-US" w:bidi="en-US"/>
        </w:rPr>
        <w:t xml:space="preserve"> </w:t>
      </w:r>
      <w:r w:rsidR="1EA99855" w:rsidRPr="00227800">
        <w:rPr>
          <w:rFonts w:cs="Times New Roman"/>
          <w:b/>
          <w:bCs/>
          <w:lang w:bidi="en-US"/>
        </w:rPr>
        <w:t>Extended Data Table 2</w:t>
      </w:r>
      <w:r w:rsidR="1EA99855" w:rsidRPr="1EA99855">
        <w:rPr>
          <w:rFonts w:cs="Times New Roman"/>
          <w:lang w:bidi="en-US"/>
        </w:rPr>
        <w:t xml:space="preserve"> provides a sample of the sentiment analysis results of all park captions.</w:t>
      </w:r>
      <w:r w:rsidR="00596098">
        <w:rPr>
          <w:rFonts w:cs="Times New Roman"/>
          <w:lang w:bidi="en-US"/>
        </w:rPr>
        <w:t xml:space="preserve"> </w:t>
      </w:r>
      <w:r w:rsidRPr="003E7F1E">
        <w:rPr>
          <w:rFonts w:cs="Times New Roman"/>
          <w:lang w:val="haw-US" w:bidi="en-US"/>
        </w:rPr>
        <w:t xml:space="preserve">TextBlob is based on a pre-trained sentiment analysis model that uses a combination of a </w:t>
      </w:r>
      <w:r w:rsidR="00596098" w:rsidRPr="00596098">
        <w:rPr>
          <w:rFonts w:cs="Times New Roman"/>
          <w:lang w:val="en" w:bidi="en-US"/>
        </w:rPr>
        <w:t>Naïve</w:t>
      </w:r>
      <w:r w:rsidR="00596098" w:rsidRPr="00596098" w:rsidDel="00596098">
        <w:rPr>
          <w:rFonts w:cs="Times New Roman"/>
          <w:lang w:val="haw-US" w:bidi="en-US"/>
        </w:rPr>
        <w:t xml:space="preserve"> </w:t>
      </w:r>
      <w:r w:rsidRPr="003E7F1E">
        <w:rPr>
          <w:rFonts w:cs="Times New Roman"/>
          <w:lang w:val="haw-US" w:bidi="en-US"/>
        </w:rPr>
        <w:t>Bayes classifier and pattern-based approaches</w:t>
      </w:r>
      <w:r w:rsidR="00596098">
        <w:rPr>
          <w:rFonts w:cs="Times New Roman"/>
          <w:lang w:bidi="en-US"/>
        </w:rPr>
        <w:t xml:space="preserve"> to classify the subjectivity of text</w:t>
      </w:r>
      <w:r w:rsidRPr="003E7F1E">
        <w:rPr>
          <w:rFonts w:cs="Times New Roman"/>
          <w:lang w:val="haw-US" w:bidi="en-US"/>
        </w:rPr>
        <w:t>.</w:t>
      </w:r>
      <w:r w:rsidRPr="00B5541B">
        <w:t xml:space="preserve"> </w:t>
      </w:r>
      <w:r>
        <w:rPr>
          <w:rFonts w:cs="Times New Roman"/>
          <w:lang w:val="haw-US" w:bidi="en-US"/>
        </w:rPr>
        <w:t>The</w:t>
      </w:r>
      <w:r w:rsidRPr="00B5541B">
        <w:rPr>
          <w:rFonts w:cs="Times New Roman"/>
          <w:lang w:bidi="en-US"/>
        </w:rPr>
        <w:t xml:space="preserve"> library includes a score </w:t>
      </w:r>
      <w:r w:rsidR="00596098">
        <w:rPr>
          <w:rFonts w:cs="Times New Roman"/>
          <w:lang w:bidi="en-US"/>
        </w:rPr>
        <w:t>that</w:t>
      </w:r>
      <w:r w:rsidRPr="00B5541B">
        <w:rPr>
          <w:rFonts w:cs="Times New Roman"/>
          <w:lang w:bidi="en-US"/>
        </w:rPr>
        <w:t xml:space="preserve"> ranges from 0</w:t>
      </w:r>
      <w:r>
        <w:rPr>
          <w:rFonts w:cs="Times New Roman"/>
          <w:lang w:val="haw-US" w:bidi="en-US"/>
        </w:rPr>
        <w:t xml:space="preserve"> to 1, where 0 indicates the content is </w:t>
      </w:r>
      <w:r w:rsidRPr="001E3075">
        <w:rPr>
          <w:rFonts w:cs="Times New Roman"/>
          <w:lang w:val="haw-US" w:bidi="en-US"/>
        </w:rPr>
        <w:t xml:space="preserve">highly objective </w:t>
      </w:r>
      <w:r>
        <w:rPr>
          <w:rFonts w:cs="Times New Roman"/>
          <w:lang w:val="haw-US" w:bidi="en-US"/>
        </w:rPr>
        <w:t xml:space="preserve">with factual </w:t>
      </w:r>
      <w:r w:rsidR="00596098">
        <w:rPr>
          <w:rFonts w:cs="Times New Roman"/>
          <w:lang w:bidi="en-US"/>
        </w:rPr>
        <w:t>information</w:t>
      </w:r>
      <w:r>
        <w:rPr>
          <w:rFonts w:cs="Times New Roman"/>
          <w:lang w:val="haw-US" w:bidi="en-US"/>
        </w:rPr>
        <w:t xml:space="preserve"> and 1 indicates </w:t>
      </w:r>
      <w:r w:rsidRPr="001E3075">
        <w:rPr>
          <w:rFonts w:cs="Times New Roman"/>
          <w:lang w:val="haw-US" w:bidi="en-US"/>
        </w:rPr>
        <w:t>highly subjective</w:t>
      </w:r>
      <w:r w:rsidR="00596098">
        <w:rPr>
          <w:rFonts w:cs="Times New Roman"/>
          <w:lang w:bidi="en-US"/>
        </w:rPr>
        <w:t xml:space="preserve"> content classified as</w:t>
      </w:r>
      <w:r>
        <w:rPr>
          <w:rFonts w:cs="Times New Roman"/>
          <w:lang w:val="haw-US" w:bidi="en-US"/>
        </w:rPr>
        <w:t xml:space="preserve"> opinion</w:t>
      </w:r>
      <w:r w:rsidR="00596098">
        <w:rPr>
          <w:rFonts w:cs="Times New Roman"/>
          <w:lang w:bidi="en-US"/>
        </w:rPr>
        <w:t>s</w:t>
      </w:r>
      <w:r w:rsidRPr="001E3075">
        <w:rPr>
          <w:rFonts w:cs="Times New Roman"/>
          <w:lang w:val="haw-US" w:bidi="en-US"/>
        </w:rPr>
        <w:t>.</w:t>
      </w:r>
      <w:r w:rsidR="00596098">
        <w:rPr>
          <w:rFonts w:cs="Times New Roman"/>
          <w:lang w:bidi="en-US"/>
        </w:rPr>
        <w:t xml:space="preserve"> In other words, this </w:t>
      </w:r>
      <w:r w:rsidRPr="001E3075">
        <w:rPr>
          <w:rFonts w:cs="Times New Roman"/>
          <w:lang w:val="haw-US" w:bidi="en-US"/>
        </w:rPr>
        <w:t>subjectivity score</w:t>
      </w:r>
      <w:r w:rsidR="00596098">
        <w:rPr>
          <w:rFonts w:cs="Times New Roman"/>
          <w:lang w:bidi="en-US"/>
        </w:rPr>
        <w:t xml:space="preserve"> provided a</w:t>
      </w:r>
      <w:r w:rsidRPr="001E3075">
        <w:rPr>
          <w:rFonts w:cs="Times New Roman"/>
          <w:lang w:val="haw-US" w:bidi="en-US"/>
        </w:rPr>
        <w:t xml:space="preserve"> measure of how much of the text expresses opinions, emotions, or </w:t>
      </w:r>
      <w:r w:rsidR="00596098">
        <w:rPr>
          <w:rFonts w:cs="Times New Roman"/>
          <w:lang w:bidi="en-US"/>
        </w:rPr>
        <w:t xml:space="preserve">other </w:t>
      </w:r>
      <w:r w:rsidRPr="001E3075">
        <w:rPr>
          <w:rFonts w:cs="Times New Roman"/>
          <w:lang w:val="haw-US" w:bidi="en-US"/>
        </w:rPr>
        <w:t>subjective information as opposed to being purely factual or objective.</w:t>
      </w:r>
    </w:p>
    <w:p w14:paraId="44DFD89C" w14:textId="7A6E5EA4" w:rsidR="00830CFA" w:rsidRPr="00830CFA" w:rsidRDefault="00830CFA" w:rsidP="1EA99855">
      <w:pPr>
        <w:tabs>
          <w:tab w:val="left" w:pos="360"/>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spacing w:line="360" w:lineRule="auto"/>
        <w:jc w:val="both"/>
        <w:rPr>
          <w:rFonts w:cs="Times New Roman"/>
          <w:lang w:bidi="en-US"/>
        </w:rPr>
      </w:pPr>
    </w:p>
    <w:p w14:paraId="7FF90AF1" w14:textId="7B89B43E" w:rsidR="00AB784F" w:rsidRPr="002C472E" w:rsidRDefault="1EA99855" w:rsidP="00AB784F">
      <w:pPr>
        <w:pStyle w:val="Heading3"/>
        <w:spacing w:before="0" w:line="360" w:lineRule="auto"/>
        <w:rPr>
          <w:rFonts w:cs="Times New Roman"/>
          <w:b/>
          <w:bCs/>
        </w:rPr>
      </w:pPr>
      <w:r w:rsidRPr="1EA99855">
        <w:rPr>
          <w:rFonts w:cs="Times New Roman"/>
          <w:b/>
          <w:bCs/>
        </w:rPr>
        <w:t>Estimating Factors that Influence Engagement</w:t>
      </w:r>
    </w:p>
    <w:p w14:paraId="1025CF91" w14:textId="3D4E51B6" w:rsidR="00AB784F" w:rsidRDefault="1EA99855" w:rsidP="1EA99855">
      <w:pPr>
        <w:keepNext/>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lang w:bidi="en-US"/>
        </w:rPr>
      </w:pPr>
      <w:r w:rsidRPr="1EA99855">
        <w:rPr>
          <w:rFonts w:cs="Times New Roman"/>
          <w:lang w:val="haw-US" w:bidi="en-US"/>
        </w:rPr>
        <w:t>Our</w:t>
      </w:r>
      <w:r w:rsidRPr="1EA99855">
        <w:rPr>
          <w:rFonts w:cs="Times New Roman"/>
          <w:lang w:bidi="en-US"/>
        </w:rPr>
        <w:t xml:space="preserve"> park-specific data dictionaries and sentiment and subjectivity analyses</w:t>
      </w:r>
      <w:r w:rsidRPr="1EA99855">
        <w:rPr>
          <w:rFonts w:cs="Times New Roman"/>
          <w:lang w:val="haw-US" w:bidi="en-US"/>
        </w:rPr>
        <w:t xml:space="preserve"> </w:t>
      </w:r>
      <w:r w:rsidRPr="1EA99855">
        <w:rPr>
          <w:rFonts w:cs="Times New Roman"/>
          <w:lang w:bidi="en-US"/>
        </w:rPr>
        <w:t>provide further variables to specify a model estimating the factors that may impact engagement with posts on Instagram</w:t>
      </w:r>
      <w:r w:rsidRPr="1EA99855">
        <w:rPr>
          <w:rFonts w:cs="Times New Roman"/>
          <w:lang w:val="haw-US" w:bidi="en-US"/>
        </w:rPr>
        <w:t xml:space="preserve">. </w:t>
      </w:r>
      <w:r w:rsidRPr="1EA99855">
        <w:rPr>
          <w:rFonts w:cs="Times New Roman"/>
          <w:lang w:bidi="en-US"/>
        </w:rPr>
        <w:t>We measured e</w:t>
      </w:r>
      <w:r w:rsidRPr="1EA99855">
        <w:rPr>
          <w:rFonts w:cs="Times New Roman"/>
          <w:lang w:val="haw-US" w:bidi="en-US"/>
        </w:rPr>
        <w:t xml:space="preserve">ngagement </w:t>
      </w:r>
      <w:r w:rsidRPr="1EA99855">
        <w:rPr>
          <w:rFonts w:cs="Times New Roman"/>
          <w:lang w:bidi="en-US"/>
        </w:rPr>
        <w:t xml:space="preserve">as </w:t>
      </w:r>
      <w:r w:rsidRPr="1EA99855">
        <w:rPr>
          <w:rFonts w:cs="Times New Roman"/>
          <w:lang w:val="haw-US" w:bidi="en-US"/>
        </w:rPr>
        <w:t>a non-negative count of t</w:t>
      </w:r>
      <w:r w:rsidRPr="1EA99855">
        <w:rPr>
          <w:rFonts w:cs="Times New Roman"/>
          <w:lang w:bidi="en-US"/>
        </w:rPr>
        <w:t>he number of likes</w:t>
      </w:r>
      <w:r w:rsidRPr="1EA99855">
        <w:rPr>
          <w:rFonts w:cs="Times New Roman"/>
          <w:lang w:val="haw-US" w:bidi="en-US"/>
        </w:rPr>
        <w:t xml:space="preserve"> the content uploaded to Instagram recieved by the time the information was collected</w:t>
      </w:r>
      <w:r w:rsidRPr="1EA99855">
        <w:rPr>
          <w:rFonts w:cs="Times New Roman"/>
          <w:lang w:bidi="en-US"/>
        </w:rPr>
        <w:t>.  The number of likes</w:t>
      </w:r>
      <w:r w:rsidRPr="1EA99855">
        <w:rPr>
          <w:rFonts w:cs="Times New Roman"/>
          <w:lang w:val="haw-US" w:bidi="en-US"/>
        </w:rPr>
        <w:t xml:space="preserve"> does</w:t>
      </w:r>
      <w:r w:rsidRPr="1EA99855">
        <w:rPr>
          <w:rFonts w:cs="Times New Roman"/>
          <w:lang w:bidi="en-US"/>
        </w:rPr>
        <w:t xml:space="preserve"> not </w:t>
      </w:r>
      <w:r w:rsidRPr="1EA99855">
        <w:rPr>
          <w:rFonts w:cs="Times New Roman"/>
          <w:lang w:val="haw-US" w:bidi="en-US"/>
        </w:rPr>
        <w:t>fit a</w:t>
      </w:r>
      <w:r w:rsidRPr="1EA99855">
        <w:rPr>
          <w:rFonts w:cs="Times New Roman"/>
          <w:lang w:bidi="en-US"/>
        </w:rPr>
        <w:t xml:space="preserve"> normal distribution</w:t>
      </w:r>
      <w:r w:rsidRPr="1EA99855">
        <w:rPr>
          <w:rFonts w:cs="Times New Roman"/>
          <w:lang w:val="haw-US" w:bidi="en-US"/>
        </w:rPr>
        <w:t xml:space="preserve"> and </w:t>
      </w:r>
      <w:r w:rsidRPr="1EA99855">
        <w:rPr>
          <w:rFonts w:cs="Times New Roman"/>
          <w:lang w:bidi="en-US"/>
        </w:rPr>
        <w:t>exhibits a</w:t>
      </w:r>
      <w:r w:rsidRPr="1EA99855">
        <w:rPr>
          <w:rFonts w:cs="Times New Roman"/>
          <w:lang w:val="haw-US" w:bidi="en-US"/>
        </w:rPr>
        <w:t xml:space="preserve"> highly</w:t>
      </w:r>
      <w:r w:rsidRPr="1EA99855">
        <w:rPr>
          <w:rFonts w:cs="Times New Roman"/>
          <w:lang w:bidi="en-US"/>
        </w:rPr>
        <w:t xml:space="preserve"> right-skewed pattern, suggesting </w:t>
      </w:r>
      <w:r w:rsidRPr="1EA99855">
        <w:rPr>
          <w:rFonts w:cs="Times New Roman"/>
          <w:lang w:val="haw-US" w:bidi="en-US"/>
        </w:rPr>
        <w:t>a large amount of content recieves little to no engagement</w:t>
      </w:r>
      <w:r w:rsidRPr="1EA99855">
        <w:rPr>
          <w:rFonts w:cs="Times New Roman"/>
          <w:lang w:bidi="en-US"/>
        </w:rPr>
        <w:t xml:space="preserve">. </w:t>
      </w:r>
      <w:r w:rsidRPr="1EA99855">
        <w:rPr>
          <w:rFonts w:cs="Times New Roman"/>
          <w:lang w:val="haw-US" w:bidi="en-US"/>
        </w:rPr>
        <w:t xml:space="preserve">The </w:t>
      </w:r>
      <w:r w:rsidRPr="1EA99855">
        <w:rPr>
          <w:rFonts w:cs="Times New Roman"/>
          <w:lang w:bidi="en-US"/>
        </w:rPr>
        <w:t xml:space="preserve">variance in the data is 52,000 times larger than the mean, </w:t>
      </w:r>
      <w:r w:rsidRPr="1EA99855">
        <w:rPr>
          <w:rFonts w:cs="Times New Roman"/>
          <w:lang w:val="haw-US" w:bidi="en-US"/>
        </w:rPr>
        <w:t>indicat</w:t>
      </w:r>
      <w:proofErr w:type="spellStart"/>
      <w:r w:rsidRPr="1EA99855">
        <w:rPr>
          <w:rFonts w:cs="Times New Roman"/>
          <w:lang w:bidi="en-US"/>
        </w:rPr>
        <w:t>ing</w:t>
      </w:r>
      <w:proofErr w:type="spellEnd"/>
      <w:r w:rsidRPr="1EA99855">
        <w:rPr>
          <w:rFonts w:cs="Times New Roman"/>
          <w:lang w:val="haw-US" w:bidi="en-US"/>
        </w:rPr>
        <w:t xml:space="preserve"> </w:t>
      </w:r>
      <w:r w:rsidRPr="1EA99855">
        <w:rPr>
          <w:rFonts w:cs="Times New Roman"/>
          <w:lang w:bidi="en-US"/>
        </w:rPr>
        <w:t>a significant overdispersion in the distribution. We selected a negative binomial regression for this analysis as the approach is well-suited for count data exhibiting overdispersion</w:t>
      </w:r>
      <w:r w:rsidR="00EC1DA4" w:rsidRPr="1EA99855">
        <w:rPr>
          <w:rFonts w:cs="Times New Roman"/>
          <w:lang w:bidi="en-US"/>
        </w:rPr>
        <w:fldChar w:fldCharType="begin"/>
      </w:r>
      <w:r w:rsidR="00680324">
        <w:rPr>
          <w:rFonts w:cs="Times New Roman"/>
          <w:lang w:bidi="en-US"/>
        </w:rPr>
        <w:instrText xml:space="preserve"> ADDIN ZOTERO_ITEM CSL_CITATION {"citationID":"lXRmNIiH","properties":{"formattedCitation":"\\super 43\\nosupersub{}","plainCitation":"43","noteIndex":0},"citationItems":[{"id":96,"uris":["http://zotero.org/users/local/t74PQZ69/items/FDWH85GV","http://zotero.org/users/10948893/items/FDWH85GV"],"itemData":{"id":96,"type":"article-journal","language":"en","source":"Zotero","title":"Econometric Analysis of Cross Section and Panel Data","author":[{"family":"Wooldridge","given":"Jeffrey"}],"issued":{"date-parts":[["2010"]]}}}],"schema":"https://github.com/citation-style-language/schema/raw/master/csl-citation.json"} </w:instrText>
      </w:r>
      <w:r w:rsidR="00EC1DA4" w:rsidRPr="1EA99855">
        <w:rPr>
          <w:rFonts w:cs="Times New Roman"/>
          <w:lang w:bidi="en-US"/>
        </w:rPr>
        <w:fldChar w:fldCharType="separate"/>
      </w:r>
      <w:r w:rsidR="00680324" w:rsidRPr="00680324">
        <w:rPr>
          <w:rFonts w:cs="Times New Roman"/>
          <w:vertAlign w:val="superscript"/>
        </w:rPr>
        <w:t>43</w:t>
      </w:r>
      <w:r w:rsidR="00EC1DA4" w:rsidRPr="1EA99855">
        <w:rPr>
          <w:rFonts w:cs="Times New Roman"/>
          <w:lang w:bidi="en-US"/>
        </w:rPr>
        <w:fldChar w:fldCharType="end"/>
      </w:r>
      <w:r w:rsidRPr="1EA99855">
        <w:rPr>
          <w:rFonts w:cs="Times New Roman"/>
          <w:lang w:bidi="en-US"/>
        </w:rPr>
        <w:t>.</w:t>
      </w:r>
    </w:p>
    <w:p w14:paraId="1598A5A6" w14:textId="68D9C050" w:rsidR="00AB784F" w:rsidRPr="0062322C" w:rsidRDefault="00AB784F" w:rsidP="1EA99855">
      <w:pPr>
        <w:keepNext/>
        <w:tabs>
          <w:tab w:val="left" w:pos="360"/>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lang w:bidi="en-US"/>
        </w:rPr>
      </w:pPr>
      <w:r>
        <w:rPr>
          <w:rFonts w:cs="Times New Roman"/>
          <w:bCs/>
          <w:lang w:bidi="en-US"/>
        </w:rPr>
        <w:tab/>
      </w:r>
      <w:r w:rsidR="0045524E" w:rsidRPr="1EA99855">
        <w:rPr>
          <w:rFonts w:cs="Times New Roman"/>
          <w:lang w:bidi="en-US"/>
        </w:rPr>
        <w:t>We specified the model estimating the impact of many factors on t</w:t>
      </w:r>
      <w:r w:rsidR="00595A59" w:rsidRPr="1EA99855">
        <w:rPr>
          <w:rFonts w:cs="Times New Roman"/>
          <w:lang w:bidi="en-US"/>
        </w:rPr>
        <w:t xml:space="preserve">he number of likes </w:t>
      </w:r>
      <w:r w:rsidR="00C415C5" w:rsidRPr="1EA99855">
        <w:rPr>
          <w:rFonts w:cs="Times New Roman"/>
          <w:lang w:bidi="en-US"/>
        </w:rPr>
        <w:t>(</w:t>
      </w:r>
      <m:oMath>
        <m:r>
          <w:rPr>
            <w:rFonts w:ascii="Cambria Math" w:hAnsi="Cambria Math" w:cs="Times New Roman"/>
            <w:lang w:bidi="en-US"/>
          </w:rPr>
          <m:t>Like</m:t>
        </m:r>
        <m:sSub>
          <m:sSubPr>
            <m:ctrlPr>
              <w:rPr>
                <w:rFonts w:ascii="Cambria Math" w:hAnsi="Cambria Math" w:cs="Times New Roman"/>
                <w:bCs/>
                <w:i/>
                <w:lang w:bidi="en-US"/>
              </w:rPr>
            </m:ctrlPr>
          </m:sSubPr>
          <m:e>
            <m:r>
              <w:rPr>
                <w:rFonts w:ascii="Cambria Math" w:hAnsi="Cambria Math" w:cs="Times New Roman"/>
                <w:lang w:bidi="en-US"/>
              </w:rPr>
              <m:t>s</m:t>
            </m:r>
          </m:e>
          <m:sub>
            <m:r>
              <w:rPr>
                <w:rFonts w:ascii="Cambria Math" w:hAnsi="Cambria Math" w:cs="Times New Roman"/>
                <w:lang w:bidi="en-US"/>
              </w:rPr>
              <m:t>pi</m:t>
            </m:r>
          </m:sub>
        </m:sSub>
        <m:r>
          <w:rPr>
            <w:rFonts w:ascii="Cambria Math" w:hAnsi="Cambria Math" w:cs="Times New Roman"/>
            <w:lang w:bidi="en-US"/>
          </w:rPr>
          <m:t xml:space="preserve">) </m:t>
        </m:r>
      </m:oMath>
      <w:r w:rsidR="00595A59" w:rsidRPr="1EA99855">
        <w:rPr>
          <w:rFonts w:cs="Times New Roman"/>
          <w:lang w:bidi="en-US"/>
        </w:rPr>
        <w:t xml:space="preserve">an </w:t>
      </w:r>
      <w:r w:rsidR="0045524E" w:rsidRPr="1EA99855">
        <w:rPr>
          <w:rFonts w:cs="Times New Roman"/>
          <w:lang w:bidi="en-US"/>
        </w:rPr>
        <w:t>individual (</w:t>
      </w:r>
      <w:proofErr w:type="spellStart"/>
      <w:r w:rsidR="0045524E" w:rsidRPr="00227800">
        <w:rPr>
          <w:rFonts w:cs="Times New Roman"/>
          <w:i/>
          <w:iCs/>
          <w:lang w:bidi="en-US"/>
        </w:rPr>
        <w:t>i</w:t>
      </w:r>
      <w:proofErr w:type="spellEnd"/>
      <w:r w:rsidR="0045524E" w:rsidRPr="1EA99855">
        <w:rPr>
          <w:rFonts w:cs="Times New Roman"/>
          <w:lang w:bidi="en-US"/>
        </w:rPr>
        <w:t xml:space="preserve">) </w:t>
      </w:r>
      <w:r w:rsidR="00595A59" w:rsidRPr="1EA99855">
        <w:rPr>
          <w:rFonts w:cs="Times New Roman"/>
          <w:lang w:bidi="en-US"/>
        </w:rPr>
        <w:t>Instagram post</w:t>
      </w:r>
      <w:r w:rsidR="0045524E" w:rsidRPr="1EA99855">
        <w:rPr>
          <w:rFonts w:cs="Times New Roman"/>
          <w:lang w:bidi="en-US"/>
        </w:rPr>
        <w:t xml:space="preserve"> at park</w:t>
      </w:r>
      <w:r w:rsidR="0045524E" w:rsidRPr="00227800">
        <w:rPr>
          <w:rFonts w:cs="Times New Roman"/>
          <w:i/>
          <w:iCs/>
          <w:lang w:bidi="en-US"/>
        </w:rPr>
        <w:t xml:space="preserve"> p</w:t>
      </w:r>
      <w:r w:rsidR="00595A59" w:rsidRPr="1EA99855">
        <w:rPr>
          <w:rFonts w:cs="Times New Roman"/>
          <w:lang w:bidi="en-US"/>
        </w:rPr>
        <w:t xml:space="preserve"> receive</w:t>
      </w:r>
      <w:r w:rsidR="0045524E" w:rsidRPr="1EA99855">
        <w:rPr>
          <w:rFonts w:cs="Times New Roman"/>
          <w:lang w:bidi="en-US"/>
        </w:rPr>
        <w:t>d</w:t>
      </w:r>
      <w:r w:rsidR="00595A59" w:rsidRPr="1EA99855">
        <w:rPr>
          <w:rFonts w:cs="Times New Roman"/>
          <w:lang w:bidi="en-US"/>
        </w:rPr>
        <w:t xml:space="preserve"> </w:t>
      </w:r>
      <w:r w:rsidR="0045524E" w:rsidRPr="1EA99855">
        <w:rPr>
          <w:rFonts w:cs="Times New Roman"/>
          <w:lang w:bidi="en-US"/>
        </w:rPr>
        <w:t>as follows</w:t>
      </w:r>
      <w:r w:rsidR="00F6703F" w:rsidRPr="1EA99855">
        <w:rPr>
          <w:rFonts w:cs="Times New Roman"/>
          <w:lang w:bidi="en-US"/>
        </w:rPr>
        <w:t>:</w:t>
      </w:r>
    </w:p>
    <w:p w14:paraId="7E7E35A7" w14:textId="1BB82101" w:rsidR="00495264" w:rsidRPr="00B43166" w:rsidRDefault="00EC1DA4" w:rsidP="00B43166">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center"/>
        <w:rPr>
          <w:rFonts w:cs="Times New Roman"/>
          <w:lang w:val="haw-US" w:bidi="en-US"/>
        </w:rPr>
      </w:pPr>
      <m:oMath>
        <m:r>
          <w:rPr>
            <w:rFonts w:ascii="Cambria Math" w:hAnsi="Cambria Math" w:cs="Times New Roman"/>
            <w:lang w:bidi="en-US"/>
          </w:rPr>
          <m:t>Like</m:t>
        </m:r>
        <m:sSub>
          <m:sSubPr>
            <m:ctrlPr>
              <w:rPr>
                <w:rFonts w:ascii="Cambria Math" w:hAnsi="Cambria Math" w:cs="Times New Roman"/>
                <w:bCs/>
                <w:i/>
                <w:lang w:bidi="en-US"/>
              </w:rPr>
            </m:ctrlPr>
          </m:sSubPr>
          <m:e>
            <m:r>
              <w:rPr>
                <w:rFonts w:ascii="Cambria Math" w:hAnsi="Cambria Math" w:cs="Times New Roman"/>
                <w:lang w:bidi="en-US"/>
              </w:rPr>
              <m:t>s</m:t>
            </m:r>
          </m:e>
          <m:sub>
            <m:r>
              <w:rPr>
                <w:rFonts w:ascii="Cambria Math" w:hAnsi="Cambria Math" w:cs="Times New Roman"/>
                <w:lang w:bidi="en-US"/>
              </w:rPr>
              <m:t>pi</m:t>
            </m:r>
          </m:sub>
        </m:sSub>
        <m:r>
          <w:rPr>
            <w:rFonts w:ascii="Cambria Math" w:hAnsi="Cambria Math" w:cs="Times New Roman"/>
            <w:lang w:bidi="en-US"/>
          </w:rPr>
          <m:t xml:space="preserve">= </m:t>
        </m:r>
        <m:sSub>
          <m:sSubPr>
            <m:ctrlPr>
              <w:rPr>
                <w:rFonts w:ascii="Cambria Math" w:hAnsi="Cambria Math" w:cs="Times New Roman"/>
                <w:bCs/>
                <w:i/>
                <w:lang w:bidi="en-US"/>
              </w:rPr>
            </m:ctrlPr>
          </m:sSubPr>
          <m:e>
            <m:r>
              <w:rPr>
                <w:rFonts w:ascii="Cambria Math" w:hAnsi="Cambria Math" w:cs="Times New Roman"/>
                <w:lang w:bidi="en-US"/>
              </w:rPr>
              <m:t>β</m:t>
            </m:r>
          </m:e>
          <m:sub>
            <m:r>
              <w:rPr>
                <w:rFonts w:ascii="Cambria Math" w:hAnsi="Cambria Math" w:cs="Times New Roman"/>
                <w:lang w:bidi="en-US"/>
              </w:rPr>
              <m:t>1</m:t>
            </m:r>
          </m:sub>
        </m:sSub>
        <m:r>
          <w:rPr>
            <w:rFonts w:ascii="Cambria Math" w:hAnsi="Cambria Math" w:cs="Times New Roman"/>
            <w:lang w:bidi="en-US"/>
          </w:rPr>
          <m:t>Locatio</m:t>
        </m:r>
        <m:sSub>
          <m:sSubPr>
            <m:ctrlPr>
              <w:rPr>
                <w:rFonts w:ascii="Cambria Math" w:hAnsi="Cambria Math" w:cs="Times New Roman"/>
                <w:bCs/>
                <w:i/>
                <w:lang w:bidi="en-US"/>
              </w:rPr>
            </m:ctrlPr>
          </m:sSubPr>
          <m:e>
            <m:r>
              <w:rPr>
                <w:rFonts w:ascii="Cambria Math" w:hAnsi="Cambria Math" w:cs="Times New Roman"/>
                <w:lang w:bidi="en-US"/>
              </w:rPr>
              <m:t>n</m:t>
            </m:r>
          </m:e>
          <m:sub>
            <m:r>
              <w:rPr>
                <w:rFonts w:ascii="Cambria Math" w:hAnsi="Cambria Math" w:cs="Times New Roman"/>
                <w:lang w:bidi="en-US"/>
              </w:rPr>
              <m:t>p</m:t>
            </m:r>
          </m:sub>
        </m:sSub>
        <m:r>
          <w:rPr>
            <w:rFonts w:ascii="Cambria Math" w:hAnsi="Cambria Math" w:cs="Times New Roman"/>
            <w:lang w:bidi="en-US"/>
          </w:rPr>
          <m:t>+</m:t>
        </m:r>
        <m:sSub>
          <m:sSubPr>
            <m:ctrlPr>
              <w:rPr>
                <w:rFonts w:ascii="Cambria Math" w:hAnsi="Cambria Math" w:cs="Times New Roman"/>
                <w:bCs/>
                <w:i/>
                <w:lang w:bidi="en-US"/>
              </w:rPr>
            </m:ctrlPr>
          </m:sSubPr>
          <m:e>
            <m:r>
              <w:rPr>
                <w:rFonts w:ascii="Cambria Math" w:hAnsi="Cambria Math" w:cs="Times New Roman"/>
                <w:lang w:bidi="en-US"/>
              </w:rPr>
              <m:t>β</m:t>
            </m:r>
          </m:e>
          <m:sub>
            <m:r>
              <w:rPr>
                <w:rFonts w:ascii="Cambria Math" w:hAnsi="Cambria Math" w:cs="Times New Roman"/>
                <w:lang w:bidi="en-US"/>
              </w:rPr>
              <m:t>2</m:t>
            </m:r>
          </m:sub>
        </m:sSub>
        <m:r>
          <w:rPr>
            <w:rFonts w:ascii="Cambria Math" w:hAnsi="Cambria Math" w:cs="Times New Roman"/>
            <w:lang w:bidi="en-US"/>
          </w:rPr>
          <m:t>PO</m:t>
        </m:r>
        <m:sSub>
          <m:sSubPr>
            <m:ctrlPr>
              <w:rPr>
                <w:rFonts w:ascii="Cambria Math" w:hAnsi="Cambria Math" w:cs="Times New Roman"/>
                <w:bCs/>
                <w:i/>
                <w:lang w:bidi="en-US"/>
              </w:rPr>
            </m:ctrlPr>
          </m:sSubPr>
          <m:e>
            <m:r>
              <w:rPr>
                <w:rFonts w:ascii="Cambria Math" w:hAnsi="Cambria Math" w:cs="Times New Roman"/>
                <w:lang w:bidi="en-US"/>
              </w:rPr>
              <m:t>I</m:t>
            </m:r>
          </m:e>
          <m:sub>
            <m:r>
              <w:rPr>
                <w:rFonts w:ascii="Cambria Math" w:hAnsi="Cambria Math" w:cs="Times New Roman"/>
                <w:lang w:bidi="en-US"/>
              </w:rPr>
              <m:t>p</m:t>
            </m:r>
          </m:sub>
        </m:sSub>
        <m:r>
          <w:rPr>
            <w:rFonts w:ascii="Cambria Math" w:hAnsi="Cambria Math" w:cs="Times New Roman"/>
            <w:lang w:bidi="en-US"/>
          </w:rPr>
          <m:t>+</m:t>
        </m:r>
        <m:sSub>
          <m:sSubPr>
            <m:ctrlPr>
              <w:rPr>
                <w:rFonts w:ascii="Cambria Math" w:hAnsi="Cambria Math" w:cs="Times New Roman"/>
                <w:bCs/>
                <w:i/>
                <w:lang w:bidi="en-US"/>
              </w:rPr>
            </m:ctrlPr>
          </m:sSubPr>
          <m:e>
            <m:r>
              <w:rPr>
                <w:rFonts w:ascii="Cambria Math" w:hAnsi="Cambria Math" w:cs="Times New Roman"/>
                <w:lang w:bidi="en-US"/>
              </w:rPr>
              <m:t>β</m:t>
            </m:r>
          </m:e>
          <m:sub>
            <m:r>
              <w:rPr>
                <w:rFonts w:ascii="Cambria Math" w:hAnsi="Cambria Math" w:cs="Times New Roman"/>
                <w:lang w:bidi="en-US"/>
              </w:rPr>
              <m:t>3</m:t>
            </m:r>
          </m:sub>
        </m:sSub>
        <m:r>
          <w:rPr>
            <w:rFonts w:ascii="Cambria Math" w:hAnsi="Cambria Math" w:cs="Times New Roman"/>
            <w:lang w:bidi="en-US"/>
          </w:rPr>
          <m:t>Things2D</m:t>
        </m:r>
        <m:sSub>
          <m:sSubPr>
            <m:ctrlPr>
              <w:rPr>
                <w:rFonts w:ascii="Cambria Math" w:hAnsi="Cambria Math" w:cs="Times New Roman"/>
                <w:bCs/>
                <w:i/>
                <w:lang w:bidi="en-US"/>
              </w:rPr>
            </m:ctrlPr>
          </m:sSubPr>
          <m:e>
            <m:r>
              <w:rPr>
                <w:rFonts w:ascii="Cambria Math" w:hAnsi="Cambria Math" w:cs="Times New Roman"/>
                <w:lang w:bidi="en-US"/>
              </w:rPr>
              <m:t>o</m:t>
            </m:r>
          </m:e>
          <m:sub>
            <m:r>
              <w:rPr>
                <w:rFonts w:ascii="Cambria Math" w:hAnsi="Cambria Math" w:cs="Times New Roman"/>
                <w:lang w:bidi="en-US"/>
              </w:rPr>
              <m:t>p</m:t>
            </m:r>
          </m:sub>
        </m:sSub>
        <m:r>
          <w:rPr>
            <w:rFonts w:ascii="Cambria Math" w:hAnsi="Cambria Math" w:cs="Times New Roman"/>
            <w:lang w:bidi="en-US"/>
          </w:rPr>
          <m:t>+</m:t>
        </m:r>
        <m:sSub>
          <m:sSubPr>
            <m:ctrlPr>
              <w:rPr>
                <w:rFonts w:ascii="Cambria Math" w:hAnsi="Cambria Math" w:cs="Times New Roman"/>
                <w:bCs/>
                <w:i/>
                <w:lang w:bidi="en-US"/>
              </w:rPr>
            </m:ctrlPr>
          </m:sSubPr>
          <m:e>
            <m:r>
              <w:rPr>
                <w:rFonts w:ascii="Cambria Math" w:hAnsi="Cambria Math" w:cs="Times New Roman"/>
                <w:lang w:bidi="en-US"/>
              </w:rPr>
              <m:t>β</m:t>
            </m:r>
          </m:e>
          <m:sub>
            <m:r>
              <w:rPr>
                <w:rFonts w:ascii="Cambria Math" w:hAnsi="Cambria Math" w:cs="Times New Roman"/>
                <w:lang w:bidi="en-US"/>
              </w:rPr>
              <m:t>4</m:t>
            </m:r>
          </m:sub>
        </m:sSub>
        <m:r>
          <w:rPr>
            <w:rFonts w:ascii="Cambria Math" w:hAnsi="Cambria Math" w:cs="Times New Roman"/>
            <w:lang w:bidi="en-US"/>
          </w:rPr>
          <m:t>Sentimen</m:t>
        </m:r>
        <m:sSub>
          <m:sSubPr>
            <m:ctrlPr>
              <w:rPr>
                <w:rFonts w:ascii="Cambria Math" w:hAnsi="Cambria Math" w:cs="Times New Roman"/>
                <w:bCs/>
                <w:i/>
                <w:lang w:bidi="en-US"/>
              </w:rPr>
            </m:ctrlPr>
          </m:sSubPr>
          <m:e>
            <m:r>
              <w:rPr>
                <w:rFonts w:ascii="Cambria Math" w:hAnsi="Cambria Math" w:cs="Times New Roman"/>
                <w:lang w:bidi="en-US"/>
              </w:rPr>
              <m:t>t</m:t>
            </m:r>
          </m:e>
          <m:sub>
            <m:r>
              <w:rPr>
                <w:rFonts w:ascii="Cambria Math" w:hAnsi="Cambria Math" w:cs="Times New Roman"/>
                <w:lang w:bidi="en-US"/>
              </w:rPr>
              <m:t>i</m:t>
            </m:r>
          </m:sub>
        </m:sSub>
      </m:oMath>
      <w:r w:rsidR="00B43166">
        <w:rPr>
          <w:rFonts w:cs="Times New Roman"/>
          <w:bCs/>
          <w:lang w:val="haw-US" w:bidi="en-US"/>
        </w:rPr>
        <w:t>+</w:t>
      </w:r>
    </w:p>
    <w:p w14:paraId="1584BA71" w14:textId="01D6ECF2" w:rsidR="00495264" w:rsidRPr="00495264" w:rsidRDefault="00000000" w:rsidP="00495264">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bCs/>
          <w:lang w:bidi="en-US"/>
        </w:rPr>
      </w:pPr>
      <m:oMathPara>
        <m:oMath>
          <m:eqArr>
            <m:eqArrPr>
              <m:maxDist m:val="1"/>
              <m:ctrlPr>
                <w:rPr>
                  <w:rFonts w:ascii="Cambria Math" w:hAnsi="Cambria Math" w:cs="Times New Roman"/>
                  <w:bCs/>
                  <w:i/>
                  <w:lang w:bidi="en-US"/>
                </w:rPr>
              </m:ctrlPr>
            </m:eqArrPr>
            <m:e>
              <m:sSub>
                <m:sSubPr>
                  <m:ctrlPr>
                    <w:rPr>
                      <w:rFonts w:ascii="Cambria Math" w:hAnsi="Cambria Math" w:cs="Times New Roman"/>
                      <w:i/>
                      <w:lang w:bidi="en-US"/>
                    </w:rPr>
                  </m:ctrlPr>
                </m:sSubPr>
                <m:e>
                  <m:r>
                    <w:rPr>
                      <w:rFonts w:ascii="Cambria Math" w:hAnsi="Cambria Math" w:cs="Times New Roman"/>
                      <w:lang w:bidi="en-US"/>
                    </w:rPr>
                    <m:t>β</m:t>
                  </m:r>
                </m:e>
                <m:sub>
                  <m:r>
                    <w:rPr>
                      <w:rFonts w:ascii="Cambria Math" w:hAnsi="Cambria Math" w:cs="Times New Roman"/>
                      <w:lang w:bidi="en-US"/>
                    </w:rPr>
                    <m:t>5</m:t>
                  </m:r>
                </m:sub>
              </m:sSub>
              <m:r>
                <w:rPr>
                  <w:rFonts w:ascii="Cambria Math" w:hAnsi="Cambria Math" w:cs="Times New Roman"/>
                  <w:lang w:bidi="en-US"/>
                </w:rPr>
                <m:t>S</m:t>
              </m:r>
              <m:sSub>
                <m:sSubPr>
                  <m:ctrlPr>
                    <w:rPr>
                      <w:rFonts w:ascii="Cambria Math" w:hAnsi="Cambria Math" w:cs="Times New Roman"/>
                      <w:i/>
                      <w:lang w:bidi="en-US"/>
                    </w:rPr>
                  </m:ctrlPr>
                </m:sSubPr>
                <m:e>
                  <m:r>
                    <w:rPr>
                      <w:rFonts w:ascii="Cambria Math" w:hAnsi="Cambria Math" w:cs="Times New Roman"/>
                      <w:lang w:bidi="en-US"/>
                    </w:rPr>
                    <m:t>ubjective</m:t>
                  </m:r>
                </m:e>
                <m:sub>
                  <m:r>
                    <w:rPr>
                      <w:rFonts w:ascii="Cambria Math" w:hAnsi="Cambria Math" w:cs="Times New Roman"/>
                      <w:lang w:bidi="en-US"/>
                    </w:rPr>
                    <m:t>i</m:t>
                  </m:r>
                </m:sub>
              </m:sSub>
              <m:r>
                <w:rPr>
                  <w:rFonts w:ascii="Cambria Math" w:hAnsi="Cambria Math" w:cs="Times New Roman"/>
                  <w:lang w:bidi="en-US"/>
                </w:rPr>
                <m:t>+</m:t>
              </m:r>
              <m:sSub>
                <m:sSubPr>
                  <m:ctrlPr>
                    <w:rPr>
                      <w:rFonts w:ascii="Cambria Math" w:hAnsi="Cambria Math" w:cs="Times New Roman"/>
                      <w:bCs/>
                      <w:i/>
                      <w:lang w:bidi="en-US"/>
                    </w:rPr>
                  </m:ctrlPr>
                </m:sSubPr>
                <m:e>
                  <m:r>
                    <w:rPr>
                      <w:rFonts w:ascii="Cambria Math" w:hAnsi="Cambria Math" w:cs="Times New Roman"/>
                      <w:lang w:bidi="en-US"/>
                    </w:rPr>
                    <m:t>β</m:t>
                  </m:r>
                </m:e>
                <m:sub>
                  <m:r>
                    <w:rPr>
                      <w:rFonts w:ascii="Cambria Math" w:hAnsi="Cambria Math" w:cs="Times New Roman"/>
                      <w:lang w:bidi="en-US"/>
                    </w:rPr>
                    <m:t>6</m:t>
                  </m:r>
                </m:sub>
              </m:sSub>
              <m:r>
                <w:rPr>
                  <w:rFonts w:ascii="Cambria Math" w:hAnsi="Cambria Math" w:cs="Times New Roman"/>
                  <w:lang w:bidi="en-US"/>
                </w:rPr>
                <m:t>Hashtag</m:t>
              </m:r>
              <m:sSub>
                <m:sSubPr>
                  <m:ctrlPr>
                    <w:rPr>
                      <w:rFonts w:ascii="Cambria Math" w:hAnsi="Cambria Math" w:cs="Times New Roman"/>
                      <w:bCs/>
                      <w:i/>
                      <w:lang w:bidi="en-US"/>
                    </w:rPr>
                  </m:ctrlPr>
                </m:sSubPr>
                <m:e>
                  <m:r>
                    <w:rPr>
                      <w:rFonts w:ascii="Cambria Math" w:hAnsi="Cambria Math" w:cs="Times New Roman"/>
                      <w:lang w:bidi="en-US"/>
                    </w:rPr>
                    <m:t>s</m:t>
                  </m:r>
                </m:e>
                <m:sub>
                  <m:r>
                    <w:rPr>
                      <w:rFonts w:ascii="Cambria Math" w:hAnsi="Cambria Math" w:cs="Times New Roman"/>
                      <w:lang w:bidi="en-US"/>
                    </w:rPr>
                    <m:t>i</m:t>
                  </m:r>
                </m:sub>
              </m:sSub>
              <m:r>
                <w:rPr>
                  <w:rFonts w:ascii="Cambria Math" w:hAnsi="Cambria Math" w:cs="Times New Roman"/>
                  <w:lang w:bidi="en-US"/>
                </w:rPr>
                <m:t>+</m:t>
              </m:r>
              <m:sSub>
                <m:sSubPr>
                  <m:ctrlPr>
                    <w:rPr>
                      <w:rFonts w:ascii="Cambria Math" w:hAnsi="Cambria Math" w:cs="Times New Roman"/>
                      <w:bCs/>
                      <w:i/>
                      <w:lang w:bidi="en-US"/>
                    </w:rPr>
                  </m:ctrlPr>
                </m:sSubPr>
                <m:e>
                  <m:r>
                    <w:rPr>
                      <w:rFonts w:ascii="Cambria Math" w:hAnsi="Cambria Math" w:cs="Times New Roman"/>
                      <w:lang w:bidi="en-US"/>
                    </w:rPr>
                    <m:t>β</m:t>
                  </m:r>
                </m:e>
                <m:sub>
                  <m:r>
                    <w:rPr>
                      <w:rFonts w:ascii="Cambria Math" w:hAnsi="Cambria Math" w:cs="Times New Roman"/>
                      <w:lang w:bidi="en-US"/>
                    </w:rPr>
                    <m:t>7</m:t>
                  </m:r>
                </m:sub>
              </m:sSub>
              <m:r>
                <w:rPr>
                  <w:rFonts w:ascii="Cambria Math" w:hAnsi="Cambria Math" w:cs="Times New Roman"/>
                  <w:lang w:bidi="en-US"/>
                </w:rPr>
                <m:t>Hashtag</m:t>
              </m:r>
              <m:sSubSup>
                <m:sSubSupPr>
                  <m:ctrlPr>
                    <w:rPr>
                      <w:rFonts w:ascii="Cambria Math" w:hAnsi="Cambria Math" w:cs="Times New Roman"/>
                      <w:i/>
                      <w:lang w:bidi="en-US"/>
                    </w:rPr>
                  </m:ctrlPr>
                </m:sSubSupPr>
                <m:e>
                  <m:r>
                    <w:rPr>
                      <w:rFonts w:ascii="Cambria Math" w:hAnsi="Cambria Math" w:cs="Times New Roman"/>
                      <w:lang w:bidi="en-US"/>
                    </w:rPr>
                    <m:t>s</m:t>
                  </m:r>
                </m:e>
                <m:sub>
                  <m:r>
                    <w:rPr>
                      <w:rFonts w:ascii="Cambria Math" w:hAnsi="Cambria Math" w:cs="Times New Roman"/>
                      <w:lang w:bidi="en-US"/>
                    </w:rPr>
                    <m:t>i</m:t>
                  </m:r>
                </m:sub>
                <m:sup>
                  <m:r>
                    <w:rPr>
                      <w:rFonts w:ascii="Cambria Math" w:hAnsi="Cambria Math" w:cs="Times New Roman"/>
                      <w:lang w:bidi="en-US"/>
                    </w:rPr>
                    <m:t>2</m:t>
                  </m:r>
                </m:sup>
              </m:sSubSup>
              <m:r>
                <w:rPr>
                  <w:rFonts w:ascii="Cambria Math" w:hAnsi="Cambria Math" w:cs="Times New Roman"/>
                  <w:lang w:bidi="en-US"/>
                </w:rPr>
                <m:t>+</m:t>
              </m:r>
              <m:sSub>
                <m:sSubPr>
                  <m:ctrlPr>
                    <w:rPr>
                      <w:rFonts w:ascii="Cambria Math" w:hAnsi="Cambria Math" w:cs="Times New Roman"/>
                      <w:bCs/>
                      <w:i/>
                      <w:lang w:bidi="en-US"/>
                    </w:rPr>
                  </m:ctrlPr>
                </m:sSubPr>
                <m:e>
                  <m:sSub>
                    <m:sSubPr>
                      <m:ctrlPr>
                        <w:rPr>
                          <w:rFonts w:ascii="Cambria Math" w:hAnsi="Cambria Math" w:cs="Times New Roman"/>
                          <w:i/>
                          <w:lang w:bidi="en-US"/>
                        </w:rPr>
                      </m:ctrlPr>
                    </m:sSubPr>
                    <m:e>
                      <m:r>
                        <w:rPr>
                          <w:rFonts w:ascii="Cambria Math" w:hAnsi="Cambria Math" w:cs="Times New Roman"/>
                          <w:lang w:bidi="en-US"/>
                        </w:rPr>
                        <m:t>β</m:t>
                      </m:r>
                    </m:e>
                    <m:sub>
                      <m:r>
                        <w:rPr>
                          <w:rFonts w:ascii="Cambria Math" w:hAnsi="Cambria Math" w:cs="Times New Roman"/>
                          <w:lang w:bidi="en-US"/>
                        </w:rPr>
                        <m:t>8</m:t>
                      </m:r>
                    </m:sub>
                  </m:sSub>
                  <m:r>
                    <w:rPr>
                      <w:rFonts w:ascii="Cambria Math" w:hAnsi="Cambria Math" w:cs="Times New Roman"/>
                      <w:lang w:bidi="en-US"/>
                    </w:rPr>
                    <m:t>Num.Word</m:t>
                  </m:r>
                  <m:sSub>
                    <m:sSubPr>
                      <m:ctrlPr>
                        <w:rPr>
                          <w:rFonts w:ascii="Cambria Math" w:hAnsi="Cambria Math" w:cs="Times New Roman"/>
                          <w:i/>
                          <w:lang w:bidi="en-US"/>
                        </w:rPr>
                      </m:ctrlPr>
                    </m:sSubPr>
                    <m:e>
                      <m:r>
                        <w:rPr>
                          <w:rFonts w:ascii="Cambria Math" w:hAnsi="Cambria Math" w:cs="Times New Roman"/>
                          <w:lang w:bidi="en-US"/>
                        </w:rPr>
                        <m:t>s</m:t>
                      </m:r>
                    </m:e>
                    <m:sub>
                      <m:r>
                        <w:rPr>
                          <w:rFonts w:ascii="Cambria Math" w:hAnsi="Cambria Math" w:cs="Times New Roman"/>
                          <w:lang w:bidi="en-US"/>
                        </w:rPr>
                        <m:t>i</m:t>
                      </m:r>
                    </m:sub>
                  </m:sSub>
                </m:e>
                <m:sub/>
              </m:sSub>
              <m:ctrlPr>
                <w:rPr>
                  <w:rFonts w:ascii="Cambria Math" w:hAnsi="Cambria Math" w:cs="Times New Roman"/>
                  <w:i/>
                  <w:lang w:bidi="en-US"/>
                </w:rPr>
              </m:ctrlPr>
            </m:e>
          </m:eqArr>
        </m:oMath>
      </m:oMathPara>
    </w:p>
    <w:p w14:paraId="513EB0EF" w14:textId="74ACFC6D" w:rsidR="00AB784F" w:rsidRDefault="00000000" w:rsidP="1EA99855">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right"/>
        <w:rPr>
          <w:rFonts w:cs="Times New Roman"/>
          <w:color w:val="000000"/>
        </w:rPr>
      </w:pPr>
      <m:oMath>
        <m:sSub>
          <m:sSubPr>
            <m:ctrlPr>
              <w:rPr>
                <w:rFonts w:ascii="Cambria Math" w:hAnsi="Cambria Math" w:cs="Times New Roman"/>
                <w:i/>
                <w:lang w:bidi="en-US"/>
              </w:rPr>
            </m:ctrlPr>
          </m:sSubPr>
          <m:e>
            <m:r>
              <w:rPr>
                <w:rFonts w:ascii="Cambria Math" w:hAnsi="Cambria Math" w:cs="Times New Roman"/>
                <w:lang w:bidi="en-US"/>
              </w:rPr>
              <m:t>β</m:t>
            </m:r>
          </m:e>
          <m:sub>
            <m:r>
              <w:rPr>
                <w:rFonts w:ascii="Cambria Math" w:hAnsi="Cambria Math" w:cs="Times New Roman"/>
                <w:lang w:bidi="en-US"/>
              </w:rPr>
              <m:t>9</m:t>
            </m:r>
          </m:sub>
        </m:sSub>
        <m:sSubSup>
          <m:sSubSupPr>
            <m:ctrlPr>
              <w:rPr>
                <w:rFonts w:ascii="Cambria Math" w:hAnsi="Cambria Math" w:cs="Times New Roman"/>
                <w:i/>
                <w:lang w:bidi="en-US"/>
              </w:rPr>
            </m:ctrlPr>
          </m:sSubSupPr>
          <m:e>
            <m:r>
              <w:rPr>
                <w:rFonts w:ascii="Cambria Math" w:hAnsi="Cambria Math" w:cs="Times New Roman"/>
                <w:lang w:bidi="en-US"/>
              </w:rPr>
              <m:t>UserInt</m:t>
            </m:r>
          </m:e>
          <m:sub>
            <m:r>
              <w:rPr>
                <w:rFonts w:ascii="Cambria Math" w:hAnsi="Cambria Math" w:cs="Times New Roman"/>
                <w:lang w:bidi="en-US"/>
              </w:rPr>
              <m:t>pi</m:t>
            </m:r>
          </m:sub>
          <m:sup>
            <m:r>
              <w:rPr>
                <w:rFonts w:ascii="Cambria Math" w:hAnsi="Cambria Math" w:cs="Times New Roman"/>
                <w:lang w:bidi="en-US"/>
              </w:rPr>
              <m:t>Q</m:t>
            </m:r>
          </m:sup>
        </m:sSubSup>
        <m:r>
          <w:rPr>
            <w:rFonts w:ascii="Cambria Math" w:hAnsi="Cambria Math" w:cs="Times New Roman"/>
            <w:lang w:bidi="en-US"/>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ρ</m:t>
            </m:r>
          </m:e>
          <m:sub>
            <m:r>
              <w:rPr>
                <w:rFonts w:ascii="Cambria Math" w:eastAsiaTheme="minorEastAsia" w:hAnsi="Cambria Math" w:cs="Times New Roman"/>
                <w:color w:val="000000"/>
              </w:rPr>
              <m:t>p</m:t>
            </m:r>
          </m:sub>
        </m:sSub>
        <m:r>
          <w:rPr>
            <w:rFonts w:ascii="Cambria Math" w:eastAsiaTheme="minorEastAsia" w:hAnsi="Cambria Math" w:cs="Times New Roman"/>
            <w:color w:val="000000"/>
          </w:rPr>
          <m:t>+</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τ</m:t>
            </m:r>
          </m:e>
          <m:sub>
            <m:r>
              <w:rPr>
                <w:rFonts w:ascii="Cambria Math" w:eastAsiaTheme="minorEastAsia" w:hAnsi="Cambria Math" w:cs="Times New Roman"/>
                <w:color w:val="000000"/>
              </w:rPr>
              <m:t>y(t)</m:t>
            </m:r>
          </m:sub>
        </m:sSub>
        <m:r>
          <w:rPr>
            <w:rFonts w:ascii="Cambria Math" w:eastAsiaTheme="minorEastAsia" w:hAnsi="Cambria Math" w:cs="Times New Roman"/>
            <w:color w:val="000000"/>
          </w:rPr>
          <m:t>+</m:t>
        </m:r>
        <m:sSub>
          <m:sSubPr>
            <m:ctrlPr>
              <w:rPr>
                <w:rFonts w:ascii="Cambria Math" w:eastAsiaTheme="minorEastAsia" w:hAnsi="Cambria Math" w:cs="Times New Roman"/>
                <w:i/>
                <w:iCs/>
                <w:color w:val="000000"/>
              </w:rPr>
            </m:ctrlPr>
          </m:sSubPr>
          <m:e>
            <m:r>
              <w:rPr>
                <w:rFonts w:ascii="Cambria Math" w:eastAsiaTheme="minorEastAsia" w:hAnsi="Cambria Math" w:cs="Times New Roman"/>
                <w:color w:val="000000"/>
              </w:rPr>
              <m:t>ε</m:t>
            </m:r>
          </m:e>
          <m:sub>
            <m:r>
              <w:rPr>
                <w:rFonts w:ascii="Cambria Math" w:eastAsiaTheme="minorEastAsia" w:hAnsi="Cambria Math" w:cs="Times New Roman"/>
                <w:color w:val="000000"/>
              </w:rPr>
              <m:t xml:space="preserve">pt </m:t>
            </m:r>
          </m:sub>
        </m:sSub>
      </m:oMath>
      <w:r w:rsidR="00AB784F" w:rsidRPr="1EA99855">
        <w:rPr>
          <w:rFonts w:cs="Times New Roman"/>
          <w:color w:val="000000"/>
        </w:rPr>
        <w:t xml:space="preserve">, </w:t>
      </w:r>
      <w:r w:rsidR="00AB784F" w:rsidRPr="0062322C">
        <w:rPr>
          <w:rFonts w:cs="Times New Roman"/>
          <w:iCs/>
          <w:color w:val="000000"/>
        </w:rPr>
        <w:tab/>
      </w:r>
      <w:r w:rsidR="00495264">
        <w:rPr>
          <w:rFonts w:cs="Times New Roman"/>
          <w:iCs/>
          <w:color w:val="000000"/>
        </w:rPr>
        <w:tab/>
      </w:r>
      <w:r w:rsidR="00495264">
        <w:rPr>
          <w:rFonts w:cs="Times New Roman"/>
          <w:iCs/>
          <w:color w:val="000000"/>
        </w:rPr>
        <w:tab/>
      </w:r>
      <w:r w:rsidR="00495264">
        <w:rPr>
          <w:rFonts w:cs="Times New Roman"/>
          <w:iCs/>
          <w:color w:val="000000"/>
        </w:rPr>
        <w:tab/>
      </w:r>
      <w:r w:rsidR="00AB784F" w:rsidRPr="1EA99855">
        <w:rPr>
          <w:rFonts w:cs="Times New Roman"/>
          <w:color w:val="000000"/>
        </w:rPr>
        <w:t>(</w:t>
      </w:r>
      <w:r w:rsidR="00595A59" w:rsidRPr="1EA99855">
        <w:rPr>
          <w:rFonts w:cs="Times New Roman"/>
          <w:color w:val="000000"/>
        </w:rPr>
        <w:t>M.1</w:t>
      </w:r>
      <w:r w:rsidR="00AB784F" w:rsidRPr="1EA99855">
        <w:rPr>
          <w:rFonts w:cs="Times New Roman"/>
          <w:color w:val="000000"/>
        </w:rPr>
        <w:t>)</w:t>
      </w:r>
    </w:p>
    <w:p w14:paraId="059E9DE2" w14:textId="319765E0" w:rsidR="009911B4" w:rsidRDefault="00AB784F">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color w:val="000000"/>
          <w:lang w:val="haw-US"/>
        </w:rPr>
      </w:pPr>
      <w:r>
        <w:rPr>
          <w:rFonts w:cs="Times New Roman"/>
          <w:color w:val="000000"/>
        </w:rPr>
        <w:t>w</w:t>
      </w:r>
      <w:r w:rsidRPr="0062322C">
        <w:rPr>
          <w:rFonts w:cs="Times New Roman"/>
          <w:color w:val="000000"/>
        </w:rPr>
        <w:t xml:space="preserve">here </w:t>
      </w:r>
      <m:oMath>
        <m:sSub>
          <m:sSubPr>
            <m:ctrlPr>
              <w:rPr>
                <w:rFonts w:ascii="Cambria Math" w:hAnsi="Cambria Math" w:cs="Times New Roman"/>
                <w:i/>
                <w:lang w:bidi="en-US"/>
              </w:rPr>
            </m:ctrlPr>
          </m:sSubPr>
          <m:e>
            <m:r>
              <w:rPr>
                <w:rFonts w:ascii="Cambria Math" w:hAnsi="Cambria Math" w:cs="Times New Roman"/>
                <w:lang w:bidi="en-US"/>
              </w:rPr>
              <m:t>Location</m:t>
            </m:r>
          </m:e>
          <m:sub>
            <m:r>
              <w:rPr>
                <w:rFonts w:ascii="Cambria Math" w:hAnsi="Cambria Math" w:cs="Times New Roman"/>
                <w:lang w:bidi="en-US"/>
              </w:rPr>
              <m:t>p</m:t>
            </m:r>
          </m:sub>
        </m:sSub>
      </m:oMath>
      <w:r w:rsidR="00C81EEE">
        <w:rPr>
          <w:rFonts w:cs="Times New Roman"/>
          <w:lang w:bidi="en-US"/>
        </w:rPr>
        <w:t>,</w:t>
      </w:r>
      <m:oMath>
        <m:sSub>
          <m:sSubPr>
            <m:ctrlPr>
              <w:rPr>
                <w:rFonts w:ascii="Cambria Math" w:hAnsi="Cambria Math" w:cs="Times New Roman"/>
                <w:i/>
                <w:lang w:bidi="en-US"/>
              </w:rPr>
            </m:ctrlPr>
          </m:sSubPr>
          <m:e>
            <m:r>
              <w:rPr>
                <w:rFonts w:ascii="Cambria Math" w:hAnsi="Cambria Math" w:cs="Times New Roman"/>
                <w:lang w:bidi="en-US"/>
              </w:rPr>
              <m:t>POI</m:t>
            </m:r>
          </m:e>
          <m:sub>
            <m:r>
              <w:rPr>
                <w:rFonts w:ascii="Cambria Math" w:hAnsi="Cambria Math" w:cs="Times New Roman"/>
                <w:lang w:bidi="en-US"/>
              </w:rPr>
              <m:t>p</m:t>
            </m:r>
          </m:sub>
        </m:sSub>
        <m:r>
          <w:rPr>
            <w:rFonts w:ascii="Cambria Math" w:hAnsi="Cambria Math" w:cs="Times New Roman"/>
            <w:lang w:bidi="en-US"/>
          </w:rPr>
          <m:t>,</m:t>
        </m:r>
        <m:sSub>
          <m:sSubPr>
            <m:ctrlPr>
              <w:rPr>
                <w:rFonts w:ascii="Cambria Math" w:hAnsi="Cambria Math" w:cs="Times New Roman"/>
                <w:i/>
                <w:lang w:bidi="en-US"/>
              </w:rPr>
            </m:ctrlPr>
          </m:sSubPr>
          <m:e>
            <m:r>
              <w:rPr>
                <w:rFonts w:ascii="Cambria Math" w:hAnsi="Cambria Math" w:cs="Times New Roman"/>
                <w:lang w:bidi="en-US"/>
              </w:rPr>
              <m:t xml:space="preserve">  Things2DO</m:t>
            </m:r>
          </m:e>
          <m:sub>
            <m:r>
              <w:rPr>
                <w:rFonts w:ascii="Cambria Math" w:hAnsi="Cambria Math" w:cs="Times New Roman"/>
                <w:lang w:bidi="en-US"/>
              </w:rPr>
              <m:t>p</m:t>
            </m:r>
          </m:sub>
        </m:sSub>
      </m:oMath>
      <w:r w:rsidRPr="0062322C">
        <w:rPr>
          <w:rFonts w:cs="Times New Roman"/>
          <w:bCs/>
          <w:lang w:bidi="en-US"/>
        </w:rPr>
        <w:t xml:space="preserve"> </w:t>
      </w:r>
      <w:r w:rsidR="00C81EEE">
        <w:rPr>
          <w:rFonts w:cs="Times New Roman"/>
          <w:bCs/>
          <w:lang w:bidi="en-US"/>
        </w:rPr>
        <w:t xml:space="preserve">are </w:t>
      </w:r>
      <w:r w:rsidRPr="0062322C">
        <w:rPr>
          <w:rFonts w:cs="Times New Roman"/>
          <w:bCs/>
          <w:lang w:bidi="en-US"/>
        </w:rPr>
        <w:t>binary indicator</w:t>
      </w:r>
      <w:r w:rsidR="00C81EEE">
        <w:rPr>
          <w:rFonts w:cs="Times New Roman"/>
          <w:bCs/>
          <w:lang w:bidi="en-US"/>
        </w:rPr>
        <w:t xml:space="preserve">s </w:t>
      </w:r>
      <w:r w:rsidR="00C415C5">
        <w:rPr>
          <w:rFonts w:cs="Times New Roman"/>
          <w:bCs/>
          <w:lang w:bidi="en-US"/>
        </w:rPr>
        <w:t>that are equal to one if the post contains text included in the three park-specific</w:t>
      </w:r>
      <w:r w:rsidR="00C247F9">
        <w:rPr>
          <w:rFonts w:cs="Times New Roman"/>
          <w:bCs/>
          <w:lang w:bidi="en-US"/>
        </w:rPr>
        <w:t xml:space="preserve"> </w:t>
      </w:r>
      <w:r w:rsidR="00C415C5">
        <w:rPr>
          <w:rFonts w:cs="Times New Roman"/>
          <w:bCs/>
          <w:lang w:bidi="en-US"/>
        </w:rPr>
        <w:t>dictionaries, respectively</w:t>
      </w:r>
      <w:r w:rsidRPr="0062322C">
        <w:rPr>
          <w:rFonts w:cs="Times New Roman"/>
          <w:bCs/>
          <w:lang w:bidi="en-US"/>
        </w:rPr>
        <w:t xml:space="preserve">. </w:t>
      </w:r>
      <m:oMath>
        <m:sSub>
          <m:sSubPr>
            <m:ctrlPr>
              <w:rPr>
                <w:rFonts w:ascii="Cambria Math" w:hAnsi="Cambria Math" w:cs="Times New Roman"/>
                <w:i/>
                <w:lang w:bidi="en-US"/>
              </w:rPr>
            </m:ctrlPr>
          </m:sSubPr>
          <m:e>
            <m:r>
              <w:rPr>
                <w:rFonts w:ascii="Cambria Math" w:hAnsi="Cambria Math" w:cs="Times New Roman"/>
                <w:lang w:bidi="en-US"/>
              </w:rPr>
              <m:t>Sentiment</m:t>
            </m:r>
          </m:e>
          <m:sub>
            <m:r>
              <w:rPr>
                <w:rFonts w:ascii="Cambria Math" w:hAnsi="Cambria Math" w:cs="Times New Roman"/>
                <w:lang w:bidi="en-US"/>
              </w:rPr>
              <m:t>i</m:t>
            </m:r>
          </m:sub>
        </m:sSub>
        <m:r>
          <w:rPr>
            <w:rFonts w:ascii="Cambria Math" w:hAnsi="Cambria Math" w:cs="Times New Roman"/>
            <w:color w:val="000000"/>
          </w:rPr>
          <m:t xml:space="preserve"> </m:t>
        </m:r>
      </m:oMath>
      <w:r w:rsidRPr="0062322C">
        <w:rPr>
          <w:rFonts w:cs="Times New Roman"/>
          <w:color w:val="000000"/>
        </w:rPr>
        <w:t xml:space="preserve">is a </w:t>
      </w:r>
      <w:r w:rsidRPr="0062322C">
        <w:rPr>
          <w:rFonts w:cs="Times New Roman"/>
          <w:color w:val="000000"/>
        </w:rPr>
        <w:lastRenderedPageBreak/>
        <w:t xml:space="preserve">categorical variable </w:t>
      </w:r>
      <w:r w:rsidR="00C415C5">
        <w:rPr>
          <w:rFonts w:cs="Times New Roman"/>
          <w:color w:val="000000"/>
        </w:rPr>
        <w:t>using a</w:t>
      </w:r>
      <w:r w:rsidR="00EC1DA4">
        <w:rPr>
          <w:rFonts w:cs="Times New Roman"/>
          <w:color w:val="000000"/>
          <w:lang w:val="haw-US"/>
        </w:rPr>
        <w:t xml:space="preserve"> determin</w:t>
      </w:r>
      <w:proofErr w:type="spellStart"/>
      <w:r w:rsidR="00C415C5">
        <w:rPr>
          <w:rFonts w:cs="Times New Roman"/>
          <w:color w:val="000000"/>
        </w:rPr>
        <w:t>ation</w:t>
      </w:r>
      <w:proofErr w:type="spellEnd"/>
      <w:r w:rsidR="00C415C5">
        <w:rPr>
          <w:rFonts w:cs="Times New Roman"/>
          <w:color w:val="000000"/>
        </w:rPr>
        <w:t xml:space="preserve"> from</w:t>
      </w:r>
      <w:r w:rsidR="00EC1DA4">
        <w:rPr>
          <w:rFonts w:cs="Times New Roman"/>
          <w:color w:val="000000"/>
          <w:lang w:val="haw-US"/>
        </w:rPr>
        <w:t xml:space="preserve"> </w:t>
      </w:r>
      <w:r w:rsidR="00C247F9">
        <w:rPr>
          <w:rFonts w:cs="Times New Roman"/>
          <w:color w:val="000000"/>
        </w:rPr>
        <w:t xml:space="preserve">VADER </w:t>
      </w:r>
      <w:r w:rsidR="005B31F6">
        <w:rPr>
          <w:rFonts w:cs="Times New Roman"/>
          <w:color w:val="000000"/>
          <w:lang w:val="haw-US"/>
        </w:rPr>
        <w:t xml:space="preserve">on whether the </w:t>
      </w:r>
      <w:r w:rsidRPr="0062322C">
        <w:rPr>
          <w:rFonts w:cs="Times New Roman"/>
          <w:color w:val="000000"/>
        </w:rPr>
        <w:t xml:space="preserve">caption </w:t>
      </w:r>
      <w:r w:rsidR="00C415C5">
        <w:rPr>
          <w:rFonts w:cs="Times New Roman"/>
          <w:color w:val="000000"/>
        </w:rPr>
        <w:t xml:space="preserve">expressed sentiment that </w:t>
      </w:r>
      <w:r w:rsidR="005B31F6">
        <w:rPr>
          <w:rFonts w:cs="Times New Roman"/>
          <w:color w:val="000000"/>
          <w:lang w:val="haw-US"/>
        </w:rPr>
        <w:t>was</w:t>
      </w:r>
      <w:r w:rsidRPr="0062322C">
        <w:rPr>
          <w:rFonts w:cs="Times New Roman"/>
          <w:color w:val="000000"/>
        </w:rPr>
        <w:t xml:space="preserve"> </w:t>
      </w:r>
      <w:r w:rsidR="005B31F6">
        <w:rPr>
          <w:rFonts w:cs="Times New Roman"/>
          <w:color w:val="000000"/>
          <w:lang w:val="haw-US"/>
        </w:rPr>
        <w:t xml:space="preserve">considered </w:t>
      </w:r>
      <w:r w:rsidRPr="0062322C">
        <w:rPr>
          <w:rFonts w:cs="Times New Roman"/>
          <w:color w:val="000000"/>
        </w:rPr>
        <w:t>positive, negative or neutral.</w:t>
      </w:r>
      <w:r w:rsidR="00393A6E">
        <w:rPr>
          <w:rFonts w:cs="Times New Roman"/>
          <w:color w:val="000000"/>
          <w:lang w:val="haw-US"/>
        </w:rPr>
        <w:t xml:space="preserve"> </w:t>
      </w:r>
      <m:oMath>
        <m:r>
          <w:rPr>
            <w:rFonts w:ascii="Cambria Math" w:hAnsi="Cambria Math" w:cs="Times New Roman"/>
            <w:lang w:bidi="en-US"/>
          </w:rPr>
          <m:t>S</m:t>
        </m:r>
        <m:sSub>
          <m:sSubPr>
            <m:ctrlPr>
              <w:rPr>
                <w:rFonts w:ascii="Cambria Math" w:hAnsi="Cambria Math" w:cs="Times New Roman"/>
                <w:i/>
                <w:lang w:bidi="en-US"/>
              </w:rPr>
            </m:ctrlPr>
          </m:sSubPr>
          <m:e>
            <m:r>
              <w:rPr>
                <w:rFonts w:ascii="Cambria Math" w:hAnsi="Cambria Math" w:cs="Times New Roman"/>
                <w:lang w:bidi="en-US"/>
              </w:rPr>
              <m:t>ubjective</m:t>
            </m:r>
          </m:e>
          <m:sub>
            <m:r>
              <w:rPr>
                <w:rFonts w:ascii="Cambria Math" w:hAnsi="Cambria Math" w:cs="Times New Roman"/>
                <w:lang w:bidi="en-US"/>
              </w:rPr>
              <m:t>i</m:t>
            </m:r>
          </m:sub>
        </m:sSub>
      </m:oMath>
      <w:r w:rsidR="00393A6E">
        <w:rPr>
          <w:rFonts w:cs="Times New Roman"/>
          <w:lang w:val="haw-US" w:bidi="en-US"/>
        </w:rPr>
        <w:t xml:space="preserve"> is a value </w:t>
      </w:r>
      <w:r w:rsidR="005B31F6">
        <w:rPr>
          <w:rFonts w:cs="Times New Roman"/>
          <w:lang w:val="haw-US" w:bidi="en-US"/>
        </w:rPr>
        <w:t>between 0 and 1 determined by</w:t>
      </w:r>
      <w:r w:rsidR="00393A6E">
        <w:rPr>
          <w:rFonts w:cs="Times New Roman"/>
          <w:lang w:val="haw-US" w:bidi="en-US"/>
        </w:rPr>
        <w:t xml:space="preserve"> Textblob </w:t>
      </w:r>
      <w:r w:rsidR="005B31F6">
        <w:rPr>
          <w:rFonts w:cs="Times New Roman"/>
          <w:lang w:val="haw-US" w:bidi="en-US"/>
        </w:rPr>
        <w:t>capturing the</w:t>
      </w:r>
      <w:r w:rsidR="00393A6E">
        <w:rPr>
          <w:rFonts w:cs="Times New Roman"/>
          <w:lang w:val="haw-US" w:bidi="en-US"/>
        </w:rPr>
        <w:t xml:space="preserve"> extent of </w:t>
      </w:r>
      <w:r w:rsidR="005B31F6">
        <w:rPr>
          <w:rFonts w:cs="Times New Roman"/>
          <w:lang w:val="haw-US" w:bidi="en-US"/>
        </w:rPr>
        <w:t xml:space="preserve">fact or </w:t>
      </w:r>
      <w:r w:rsidR="00393A6E">
        <w:rPr>
          <w:rFonts w:cs="Times New Roman"/>
          <w:lang w:val="haw-US" w:bidi="en-US"/>
        </w:rPr>
        <w:t>opinion within the text.</w:t>
      </w:r>
      <w:r w:rsidRPr="0062322C">
        <w:rPr>
          <w:rFonts w:eastAsiaTheme="minorEastAsia" w:cs="Times New Roman"/>
          <w:i/>
          <w:color w:val="000000"/>
        </w:rPr>
        <w:t xml:space="preserve"> </w:t>
      </w:r>
      <m:oMath>
        <m:sSub>
          <m:sSubPr>
            <m:ctrlPr>
              <w:rPr>
                <w:rFonts w:ascii="Cambria Math" w:eastAsiaTheme="minorEastAsia" w:hAnsi="Cambria Math" w:cs="Times New Roman"/>
                <w:i/>
                <w:color w:val="000000"/>
              </w:rPr>
            </m:ctrlPr>
          </m:sSubPr>
          <m:e>
            <m:r>
              <m:rPr>
                <m:sty m:val="p"/>
              </m:rPr>
              <w:rPr>
                <w:rFonts w:ascii="Cambria Math" w:hAnsi="Cambria Math" w:cs="Times New Roman"/>
                <w:color w:val="000000"/>
              </w:rPr>
              <m:t xml:space="preserve"> </m:t>
            </m:r>
            <m:r>
              <w:rPr>
                <w:rFonts w:ascii="Cambria Math" w:hAnsi="Cambria Math" w:cs="Times New Roman"/>
                <w:lang w:bidi="en-US"/>
              </w:rPr>
              <m:t>Hashtags</m:t>
            </m:r>
          </m:e>
          <m:sub>
            <m:r>
              <w:rPr>
                <w:rFonts w:ascii="Cambria Math" w:eastAsiaTheme="minorEastAsia" w:hAnsi="Cambria Math" w:cs="Times New Roman"/>
                <w:color w:val="000000"/>
              </w:rPr>
              <m:t>i</m:t>
            </m:r>
          </m:sub>
        </m:sSub>
      </m:oMath>
      <w:r w:rsidR="00C81EEE">
        <w:rPr>
          <w:rFonts w:cs="Times New Roman"/>
          <w:lang w:bidi="en-US"/>
        </w:rPr>
        <w:t xml:space="preserve"> </w:t>
      </w:r>
      <w:r w:rsidR="00C415C5">
        <w:rPr>
          <w:rFonts w:cs="Times New Roman"/>
          <w:lang w:val="haw-US" w:bidi="en-US"/>
        </w:rPr>
        <w:t xml:space="preserve">reprsent </w:t>
      </w:r>
      <w:r w:rsidR="00C247F9">
        <w:rPr>
          <w:rFonts w:cs="Times New Roman"/>
          <w:lang w:bidi="en-US"/>
        </w:rPr>
        <w:t>the</w:t>
      </w:r>
      <w:r w:rsidR="00C81EEE">
        <w:rPr>
          <w:rFonts w:cs="Times New Roman"/>
          <w:lang w:bidi="en-US"/>
        </w:rPr>
        <w:t xml:space="preserve"> </w:t>
      </w:r>
      <w:r w:rsidR="00B35B3B">
        <w:rPr>
          <w:rFonts w:cs="Times New Roman"/>
          <w:lang w:val="haw-US" w:bidi="en-US"/>
        </w:rPr>
        <w:t>number</w:t>
      </w:r>
      <w:r w:rsidR="00C81EEE">
        <w:rPr>
          <w:rFonts w:cs="Times New Roman"/>
          <w:lang w:bidi="en-US"/>
        </w:rPr>
        <w:t xml:space="preserve"> of hashtags used in the caption. </w:t>
      </w:r>
      <w:r w:rsidR="00B35B3B">
        <w:rPr>
          <w:rFonts w:cs="Times New Roman"/>
          <w:lang w:val="haw-US" w:bidi="en-US"/>
        </w:rPr>
        <w:t xml:space="preserve">In </w:t>
      </w:r>
      <w:r w:rsidR="00C81EEE">
        <w:rPr>
          <w:rFonts w:cs="Times New Roman"/>
          <w:lang w:bidi="en-US"/>
        </w:rPr>
        <w:t>2021</w:t>
      </w:r>
      <w:r w:rsidR="00B35B3B">
        <w:rPr>
          <w:rFonts w:cs="Times New Roman"/>
          <w:lang w:val="haw-US" w:bidi="en-US"/>
        </w:rPr>
        <w:t>, Instagram reported</w:t>
      </w:r>
      <w:r w:rsidR="0042387B">
        <w:rPr>
          <w:rFonts w:cs="Times New Roman"/>
          <w:lang w:bidi="en-US"/>
        </w:rPr>
        <w:t xml:space="preserve"> the optimal </w:t>
      </w:r>
      <w:r w:rsidR="00C247F9">
        <w:rPr>
          <w:rFonts w:cs="Times New Roman"/>
          <w:lang w:bidi="en-US"/>
        </w:rPr>
        <w:t>number</w:t>
      </w:r>
      <w:r w:rsidR="0042387B">
        <w:rPr>
          <w:rFonts w:cs="Times New Roman"/>
          <w:lang w:bidi="en-US"/>
        </w:rPr>
        <w:t xml:space="preserve"> of hashtags </w:t>
      </w:r>
      <w:r w:rsidR="00C247F9">
        <w:rPr>
          <w:rFonts w:cs="Times New Roman"/>
          <w:lang w:bidi="en-US"/>
        </w:rPr>
        <w:t>for</w:t>
      </w:r>
      <w:r w:rsidR="0042387B">
        <w:rPr>
          <w:rFonts w:cs="Times New Roman"/>
          <w:lang w:bidi="en-US"/>
        </w:rPr>
        <w:t xml:space="preserve"> </w:t>
      </w:r>
      <w:r w:rsidR="00C247F9">
        <w:rPr>
          <w:rFonts w:cs="Times New Roman"/>
          <w:lang w:bidi="en-US"/>
        </w:rPr>
        <w:t xml:space="preserve">content creators </w:t>
      </w:r>
      <w:r w:rsidR="00534928">
        <w:rPr>
          <w:rFonts w:cs="Times New Roman"/>
          <w:lang w:val="haw-US" w:bidi="en-US"/>
        </w:rPr>
        <w:t>is</w:t>
      </w:r>
      <w:r w:rsidR="00C81EEE">
        <w:rPr>
          <w:rFonts w:cs="Times New Roman"/>
          <w:lang w:bidi="en-US"/>
        </w:rPr>
        <w:t xml:space="preserve"> 3-5</w:t>
      </w:r>
      <w:r w:rsidR="00C247F9">
        <w:rPr>
          <w:rFonts w:cs="Times New Roman"/>
          <w:lang w:bidi="en-US"/>
        </w:rPr>
        <w:t xml:space="preserve"> hashtags per post</w:t>
      </w:r>
      <w:r w:rsidR="00593AAD">
        <w:rPr>
          <w:rFonts w:cs="Times New Roman"/>
          <w:lang w:val="haw-US" w:bidi="en-US"/>
        </w:rPr>
        <w:t xml:space="preserve"> indiciating </w:t>
      </w:r>
      <w:r w:rsidR="00596D05">
        <w:rPr>
          <w:rFonts w:cs="Times New Roman"/>
          <w:lang w:val="haw-US" w:bidi="en-US"/>
        </w:rPr>
        <w:t xml:space="preserve">a </w:t>
      </w:r>
      <w:r w:rsidR="00596D05" w:rsidRPr="00593AAD">
        <w:rPr>
          <w:rFonts w:cs="Times New Roman"/>
          <w:lang w:val="haw-US" w:bidi="en-US"/>
        </w:rPr>
        <w:t>non-linear relationship</w:t>
      </w:r>
      <w:r w:rsidR="00593AAD" w:rsidRPr="00593AAD">
        <w:rPr>
          <w:rFonts w:cs="Times New Roman"/>
          <w:lang w:val="haw-US" w:bidi="en-US"/>
        </w:rPr>
        <w:t xml:space="preserve"> </w:t>
      </w:r>
      <w:r w:rsidR="005B31F6">
        <w:rPr>
          <w:rFonts w:cs="Times New Roman"/>
          <w:lang w:val="haw-US" w:bidi="en-US"/>
        </w:rPr>
        <w:t xml:space="preserve">with the </w:t>
      </w:r>
      <w:r w:rsidR="00593AAD">
        <w:rPr>
          <w:rFonts w:cs="Times New Roman"/>
          <w:lang w:val="haw-US" w:bidi="en-US"/>
        </w:rPr>
        <w:t>number of</w:t>
      </w:r>
      <w:r w:rsidR="005B31F6">
        <w:rPr>
          <w:rFonts w:cs="Times New Roman"/>
          <w:lang w:val="haw-US" w:bidi="en-US"/>
        </w:rPr>
        <w:t xml:space="preserve"> hashtags used in a individual post</w:t>
      </w:r>
      <w:r w:rsidR="00593AAD">
        <w:rPr>
          <w:rFonts w:cs="Times New Roman"/>
          <w:lang w:val="haw-US" w:bidi="en-US"/>
        </w:rPr>
        <w:t>.</w:t>
      </w:r>
      <w:r w:rsidR="005B31F6">
        <w:rPr>
          <w:rFonts w:cs="Times New Roman"/>
          <w:lang w:val="haw-US" w:bidi="en-US"/>
        </w:rPr>
        <w:t xml:space="preserve"> We capture this </w:t>
      </w:r>
      <w:r w:rsidR="00C415C5">
        <w:rPr>
          <w:rFonts w:cs="Times New Roman"/>
          <w:lang w:bidi="en-US"/>
        </w:rPr>
        <w:t xml:space="preserve">potential </w:t>
      </w:r>
      <w:r w:rsidR="005B31F6">
        <w:rPr>
          <w:rFonts w:cs="Times New Roman"/>
          <w:lang w:val="haw-US" w:bidi="en-US"/>
        </w:rPr>
        <w:t>effect by</w:t>
      </w:r>
      <w:r w:rsidR="00593AAD">
        <w:rPr>
          <w:rFonts w:cs="Times New Roman"/>
          <w:lang w:val="haw-US" w:bidi="en-US"/>
        </w:rPr>
        <w:t xml:space="preserve"> </w:t>
      </w:r>
      <w:r w:rsidR="005B31F6">
        <w:rPr>
          <w:rFonts w:cs="Times New Roman"/>
          <w:lang w:val="haw-US" w:bidi="en-US"/>
        </w:rPr>
        <w:t xml:space="preserve">including a </w:t>
      </w:r>
      <w:r w:rsidR="000B1FEF">
        <w:rPr>
          <w:rFonts w:cs="Times New Roman"/>
          <w:lang w:val="haw-US" w:bidi="en-US"/>
        </w:rPr>
        <w:t xml:space="preserve">quadratic representation </w:t>
      </w:r>
      <w:r w:rsidR="005B31F6">
        <w:rPr>
          <w:rFonts w:cs="Times New Roman"/>
          <w:lang w:val="haw-US" w:bidi="en-US"/>
        </w:rPr>
        <w:t>of the number of hastags included in the caption</w:t>
      </w:r>
      <w:r w:rsidR="00593AAD" w:rsidRPr="00593AAD">
        <w:rPr>
          <w:rFonts w:cs="Times New Roman"/>
          <w:lang w:val="haw-US" w:bidi="en-US"/>
        </w:rPr>
        <w:t xml:space="preserve">. </w:t>
      </w:r>
      <m:oMath>
        <m:sSubSup>
          <m:sSubSupPr>
            <m:ctrlPr>
              <w:rPr>
                <w:rFonts w:ascii="Cambria Math" w:hAnsi="Cambria Math" w:cs="Times New Roman"/>
                <w:i/>
                <w:lang w:bidi="en-US"/>
              </w:rPr>
            </m:ctrlPr>
          </m:sSubSupPr>
          <m:e>
            <m:r>
              <w:rPr>
                <w:rFonts w:ascii="Cambria Math" w:hAnsi="Cambria Math" w:cs="Times New Roman"/>
                <w:lang w:bidi="en-US"/>
              </w:rPr>
              <m:t>UserInt</m:t>
            </m:r>
          </m:e>
          <m:sub>
            <m:r>
              <w:rPr>
                <w:rFonts w:ascii="Cambria Math" w:hAnsi="Cambria Math" w:cs="Times New Roman"/>
                <w:lang w:bidi="en-US"/>
              </w:rPr>
              <m:t>pi</m:t>
            </m:r>
          </m:sub>
          <m:sup>
            <m:r>
              <w:rPr>
                <w:rFonts w:ascii="Cambria Math" w:hAnsi="Cambria Math" w:cs="Times New Roman"/>
                <w:lang w:bidi="en-US"/>
              </w:rPr>
              <m:t>Q</m:t>
            </m:r>
          </m:sup>
        </m:sSubSup>
        <m:r>
          <w:rPr>
            <w:rFonts w:ascii="Cambria Math" w:hAnsi="Cambria Math" w:cs="Times New Roman"/>
            <w:lang w:bidi="en-US"/>
          </w:rPr>
          <m:t xml:space="preserve"> </m:t>
        </m:r>
      </m:oMath>
      <w:r w:rsidR="001D10FD">
        <w:rPr>
          <w:rFonts w:cs="Times New Roman"/>
          <w:lang w:val="haw-US" w:bidi="en-US"/>
        </w:rPr>
        <w:t>is</w:t>
      </w:r>
      <w:r w:rsidR="00534928">
        <w:rPr>
          <w:rFonts w:cs="Times New Roman"/>
          <w:lang w:val="haw-US" w:bidi="en-US"/>
        </w:rPr>
        <w:t xml:space="preserve"> </w:t>
      </w:r>
      <w:r w:rsidR="00593AAD">
        <w:rPr>
          <w:rFonts w:cs="Times New Roman"/>
          <w:lang w:val="haw-US" w:bidi="en-US"/>
        </w:rPr>
        <w:t xml:space="preserve">binary </w:t>
      </w:r>
      <w:r w:rsidR="00534928">
        <w:rPr>
          <w:rFonts w:cs="Times New Roman"/>
          <w:lang w:val="haw-US" w:bidi="en-US"/>
        </w:rPr>
        <w:t>variable</w:t>
      </w:r>
      <w:r w:rsidR="001D10FD">
        <w:rPr>
          <w:rFonts w:cs="Times New Roman"/>
          <w:lang w:val="haw-US" w:bidi="en-US"/>
        </w:rPr>
        <w:t xml:space="preserve"> </w:t>
      </w:r>
      <w:r w:rsidR="00593AAD">
        <w:rPr>
          <w:rFonts w:cs="Times New Roman"/>
          <w:lang w:val="haw-US" w:bidi="en-US"/>
        </w:rPr>
        <w:t>controlling for the</w:t>
      </w:r>
      <w:r w:rsidR="00221311">
        <w:rPr>
          <w:rFonts w:cs="Times New Roman"/>
          <w:lang w:val="haw-US" w:bidi="en-US"/>
        </w:rPr>
        <w:t xml:space="preserve"> </w:t>
      </w:r>
      <w:r w:rsidR="005B31F6">
        <w:rPr>
          <w:rFonts w:cs="Times New Roman"/>
          <w:lang w:val="haw-US" w:bidi="en-US"/>
        </w:rPr>
        <w:t>intensity</w:t>
      </w:r>
      <w:r w:rsidR="00221311">
        <w:rPr>
          <w:rFonts w:cs="Times New Roman"/>
          <w:lang w:val="haw-US" w:bidi="en-US"/>
        </w:rPr>
        <w:t xml:space="preserve"> </w:t>
      </w:r>
      <w:r w:rsidR="001D10FD">
        <w:rPr>
          <w:rFonts w:cs="Times New Roman"/>
          <w:lang w:val="haw-US" w:bidi="en-US"/>
        </w:rPr>
        <w:t>level of</w:t>
      </w:r>
      <w:r w:rsidR="00593AAD">
        <w:rPr>
          <w:rFonts w:cs="Times New Roman"/>
          <w:lang w:val="haw-US" w:bidi="en-US"/>
        </w:rPr>
        <w:t xml:space="preserve"> posting for </w:t>
      </w:r>
      <w:r w:rsidR="00596D05">
        <w:rPr>
          <w:rFonts w:cs="Times New Roman"/>
          <w:lang w:val="haw-US" w:bidi="en-US"/>
        </w:rPr>
        <w:t xml:space="preserve">each </w:t>
      </w:r>
      <w:r w:rsidR="0042387B">
        <w:rPr>
          <w:rFonts w:cs="Times New Roman"/>
          <w:lang w:bidi="en-US"/>
        </w:rPr>
        <w:t>user</w:t>
      </w:r>
      <w:r w:rsidR="00C415C5">
        <w:rPr>
          <w:rFonts w:cs="Times New Roman"/>
          <w:lang w:bidi="en-US"/>
        </w:rPr>
        <w:t xml:space="preserve"> </w:t>
      </w:r>
      <w:proofErr w:type="spellStart"/>
      <w:r w:rsidR="00C415C5" w:rsidRPr="00227800">
        <w:rPr>
          <w:rFonts w:cs="Times New Roman"/>
          <w:i/>
          <w:lang w:bidi="en-US"/>
        </w:rPr>
        <w:t>i</w:t>
      </w:r>
      <w:proofErr w:type="spellEnd"/>
      <w:r w:rsidR="00C415C5">
        <w:rPr>
          <w:rFonts w:cs="Times New Roman"/>
          <w:lang w:bidi="en-US"/>
        </w:rPr>
        <w:t xml:space="preserve"> at park </w:t>
      </w:r>
      <w:r w:rsidR="00C415C5" w:rsidRPr="00227800">
        <w:rPr>
          <w:rFonts w:cs="Times New Roman"/>
          <w:i/>
          <w:lang w:bidi="en-US"/>
        </w:rPr>
        <w:t>p</w:t>
      </w:r>
      <w:r w:rsidR="0042387B">
        <w:rPr>
          <w:rFonts w:cs="Times New Roman"/>
          <w:color w:val="000000"/>
        </w:rPr>
        <w:t>.</w:t>
      </w:r>
      <w:r w:rsidR="005B31F6">
        <w:rPr>
          <w:rFonts w:cs="Times New Roman"/>
          <w:color w:val="000000"/>
          <w:lang w:val="haw-US"/>
        </w:rPr>
        <w:t xml:space="preserve"> </w:t>
      </w:r>
      <w:r w:rsidR="00C415C5">
        <w:rPr>
          <w:rFonts w:cs="Times New Roman"/>
          <w:color w:val="000000"/>
        </w:rPr>
        <w:t>Since we did not collect any personally identifiable information (</w:t>
      </w:r>
      <w:r w:rsidR="009E3511">
        <w:rPr>
          <w:rFonts w:cs="Times New Roman"/>
          <w:color w:val="000000"/>
        </w:rPr>
        <w:t>i.e</w:t>
      </w:r>
      <w:r w:rsidR="00C415C5">
        <w:rPr>
          <w:rFonts w:cs="Times New Roman"/>
          <w:color w:val="000000"/>
        </w:rPr>
        <w:t>., we do not observe influencers or monetized accounts)</w:t>
      </w:r>
      <w:r w:rsidR="009E3511">
        <w:rPr>
          <w:rFonts w:cs="Times New Roman"/>
          <w:color w:val="000000"/>
        </w:rPr>
        <w:t>, we captured this variable as</w:t>
      </w:r>
      <w:r w:rsidR="001D10FD" w:rsidRPr="001D10FD">
        <w:rPr>
          <w:rFonts w:cs="Times New Roman"/>
          <w:color w:val="000000"/>
          <w:lang w:val="haw-US"/>
        </w:rPr>
        <w:t xml:space="preserve"> posting frequency </w:t>
      </w:r>
      <w:r w:rsidR="009E3511">
        <w:rPr>
          <w:rFonts w:cs="Times New Roman"/>
          <w:color w:val="000000"/>
        </w:rPr>
        <w:t>at NP</w:t>
      </w:r>
      <w:r w:rsidR="001D10FD" w:rsidRPr="001D10FD">
        <w:rPr>
          <w:rFonts w:cs="Times New Roman"/>
          <w:color w:val="000000"/>
          <w:lang w:val="haw-US"/>
        </w:rPr>
        <w:t xml:space="preserve"> geotag</w:t>
      </w:r>
      <w:r w:rsidR="009E3511">
        <w:rPr>
          <w:rFonts w:cs="Times New Roman"/>
          <w:color w:val="000000"/>
        </w:rPr>
        <w:t>s</w:t>
      </w:r>
      <w:r w:rsidR="001D10FD" w:rsidRPr="001D10FD">
        <w:rPr>
          <w:rFonts w:cs="Times New Roman"/>
          <w:color w:val="000000"/>
          <w:lang w:val="haw-US"/>
        </w:rPr>
        <w:t xml:space="preserve">. On average, an individual user posts at least once with a </w:t>
      </w:r>
      <w:r w:rsidR="009E3511">
        <w:rPr>
          <w:rFonts w:cs="Times New Roman"/>
          <w:color w:val="000000"/>
        </w:rPr>
        <w:t>NP</w:t>
      </w:r>
      <w:r w:rsidR="001D10FD" w:rsidRPr="001D10FD">
        <w:rPr>
          <w:rFonts w:cs="Times New Roman"/>
          <w:color w:val="000000"/>
          <w:lang w:val="haw-US"/>
        </w:rPr>
        <w:t xml:space="preserve"> geotag, while the highest observed </w:t>
      </w:r>
      <w:r w:rsidR="009E3511">
        <w:rPr>
          <w:rFonts w:cs="Times New Roman"/>
          <w:color w:val="000000"/>
        </w:rPr>
        <w:t xml:space="preserve"> </w:t>
      </w:r>
      <w:r w:rsidR="001D10FD" w:rsidRPr="001D10FD">
        <w:rPr>
          <w:rFonts w:cs="Times New Roman"/>
          <w:color w:val="000000"/>
          <w:lang w:val="haw-US"/>
        </w:rPr>
        <w:t>count by a single user reaches 4,333.</w:t>
      </w:r>
      <w:r w:rsidR="000B1FEF">
        <w:rPr>
          <w:rFonts w:cs="Times New Roman"/>
          <w:color w:val="000000"/>
        </w:rPr>
        <w:t xml:space="preserve"> </w:t>
      </w:r>
      <w:r w:rsidR="009E3511" w:rsidRPr="001D10FD">
        <w:rPr>
          <w:rFonts w:cs="Times New Roman"/>
          <w:color w:val="000000"/>
          <w:lang w:val="haw-US"/>
        </w:rPr>
        <w:t>Due to computational constraints associated with the substantial number of observed individuals</w:t>
      </w:r>
      <w:r w:rsidR="009E3511">
        <w:rPr>
          <w:rFonts w:cs="Times New Roman"/>
          <w:color w:val="000000"/>
          <w:lang w:val="haw-US"/>
        </w:rPr>
        <w:t xml:space="preserve"> </w:t>
      </w:r>
      <w:r w:rsidR="009E3511">
        <w:rPr>
          <w:rFonts w:cs="Times New Roman"/>
          <w:color w:val="000000"/>
        </w:rPr>
        <w:t xml:space="preserve">posting in our dataset </w:t>
      </w:r>
      <w:r w:rsidR="009E3511">
        <w:rPr>
          <w:rFonts w:cs="Times New Roman"/>
          <w:color w:val="000000"/>
          <w:lang w:val="haw-US"/>
        </w:rPr>
        <w:t>(</w:t>
      </w:r>
      <w:r w:rsidR="009E3511" w:rsidRPr="001D10FD">
        <w:rPr>
          <w:rFonts w:cs="Times New Roman"/>
          <w:color w:val="000000"/>
          <w:lang w:val="haw-US"/>
        </w:rPr>
        <w:t>2.8 million), we use a</w:t>
      </w:r>
      <w:r w:rsidR="009E3511">
        <w:rPr>
          <w:rFonts w:cs="Times New Roman"/>
          <w:color w:val="000000"/>
        </w:rPr>
        <w:t>n</w:t>
      </w:r>
      <w:r w:rsidR="009E3511" w:rsidRPr="001D10FD">
        <w:rPr>
          <w:rFonts w:cs="Times New Roman"/>
          <w:color w:val="000000"/>
          <w:lang w:val="haw-US"/>
        </w:rPr>
        <w:t xml:space="preserve"> approach to control for activity intensity within four quantile interval thresholds</w:t>
      </w:r>
      <w:r w:rsidR="009E3511">
        <w:rPr>
          <w:rFonts w:ascii="Cambria Math" w:hAnsi="Cambria Math" w:cs="Times New Roman"/>
          <w:i/>
          <w:lang w:bidi="en-US"/>
        </w:rPr>
        <w:t xml:space="preserve"> </w:t>
      </w:r>
      <w:r w:rsidR="009E3511" w:rsidRPr="008A7B3F">
        <w:rPr>
          <w:rFonts w:ascii="Cambria Math" w:hAnsi="Cambria Math" w:cs="Times New Roman"/>
          <w:lang w:bidi="en-US"/>
        </w:rPr>
        <w:t>(</w:t>
      </w:r>
      <m:oMath>
        <m:r>
          <w:rPr>
            <w:rFonts w:ascii="Cambria Math" w:hAnsi="Cambria Math" w:cs="Times New Roman"/>
            <w:lang w:bidi="en-US"/>
          </w:rPr>
          <m:t>Q)</m:t>
        </m:r>
      </m:oMath>
      <w:r w:rsidR="009E3511">
        <w:rPr>
          <w:rFonts w:cs="Times New Roman"/>
          <w:color w:val="000000"/>
          <w:lang w:val="haw-US"/>
        </w:rPr>
        <w:t xml:space="preserve">. </w:t>
      </w:r>
      <w:r w:rsidR="00596D05">
        <w:rPr>
          <w:rFonts w:cs="Times New Roman"/>
          <w:color w:val="000000"/>
          <w:lang w:val="haw-US"/>
        </w:rPr>
        <w:t xml:space="preserve">The low activity </w:t>
      </w:r>
      <w:r w:rsidR="001D10FD">
        <w:rPr>
          <w:rFonts w:cs="Times New Roman"/>
          <w:color w:val="000000"/>
          <w:lang w:val="haw-US"/>
        </w:rPr>
        <w:t xml:space="preserve">users </w:t>
      </w:r>
      <w:r w:rsidR="000B1FEF">
        <w:rPr>
          <w:rFonts w:cs="Times New Roman"/>
          <w:color w:val="000000"/>
          <w:lang w:val="haw-US"/>
        </w:rPr>
        <w:t xml:space="preserve">post </w:t>
      </w:r>
      <w:r w:rsidR="001D10FD">
        <w:rPr>
          <w:rFonts w:cs="Times New Roman"/>
          <w:color w:val="000000"/>
          <w:lang w:val="haw-US"/>
        </w:rPr>
        <w:t xml:space="preserve">frequency falls </w:t>
      </w:r>
      <w:r w:rsidR="00596D05">
        <w:rPr>
          <w:rFonts w:cs="Times New Roman"/>
          <w:color w:val="000000"/>
          <w:lang w:val="haw-US"/>
        </w:rPr>
        <w:t>between the 25</w:t>
      </w:r>
      <w:r w:rsidR="00596D05" w:rsidRPr="00596D05">
        <w:rPr>
          <w:rFonts w:cs="Times New Roman"/>
          <w:color w:val="000000"/>
          <w:vertAlign w:val="superscript"/>
          <w:lang w:val="haw-US"/>
        </w:rPr>
        <w:t>th</w:t>
      </w:r>
      <w:r w:rsidR="00596D05">
        <w:rPr>
          <w:rFonts w:cs="Times New Roman"/>
          <w:color w:val="000000"/>
          <w:lang w:val="haw-US"/>
        </w:rPr>
        <w:t xml:space="preserve"> to 50</w:t>
      </w:r>
      <w:r w:rsidR="00596D05" w:rsidRPr="00596D05">
        <w:rPr>
          <w:rFonts w:cs="Times New Roman"/>
          <w:color w:val="000000"/>
          <w:vertAlign w:val="superscript"/>
          <w:lang w:val="haw-US"/>
        </w:rPr>
        <w:t>th</w:t>
      </w:r>
      <w:r w:rsidR="009E3511">
        <w:rPr>
          <w:rFonts w:cs="Times New Roman"/>
          <w:color w:val="000000"/>
          <w:vertAlign w:val="superscript"/>
        </w:rPr>
        <w:t xml:space="preserve"> </w:t>
      </w:r>
      <w:r w:rsidR="009E3511">
        <w:rPr>
          <w:rFonts w:cs="Times New Roman"/>
          <w:color w:val="000000"/>
        </w:rPr>
        <w:t>percentiles, while moderately</w:t>
      </w:r>
      <w:r w:rsidR="001D10FD">
        <w:rPr>
          <w:rFonts w:cs="Times New Roman"/>
          <w:color w:val="000000"/>
          <w:lang w:val="haw-US"/>
        </w:rPr>
        <w:t xml:space="preserve"> activ</w:t>
      </w:r>
      <w:r w:rsidR="009E3511">
        <w:rPr>
          <w:rFonts w:cs="Times New Roman"/>
          <w:color w:val="000000"/>
        </w:rPr>
        <w:t>e</w:t>
      </w:r>
      <w:r w:rsidR="001D10FD">
        <w:rPr>
          <w:rFonts w:cs="Times New Roman"/>
          <w:color w:val="000000"/>
          <w:lang w:val="haw-US"/>
        </w:rPr>
        <w:t xml:space="preserve"> users post frequency falls between the 50</w:t>
      </w:r>
      <w:r w:rsidR="001D10FD" w:rsidRPr="00596D05">
        <w:rPr>
          <w:rFonts w:cs="Times New Roman"/>
          <w:color w:val="000000"/>
          <w:vertAlign w:val="superscript"/>
          <w:lang w:val="haw-US"/>
        </w:rPr>
        <w:t>th</w:t>
      </w:r>
      <w:r w:rsidR="001D10FD">
        <w:rPr>
          <w:rFonts w:cs="Times New Roman"/>
          <w:color w:val="000000"/>
          <w:lang w:val="haw-US"/>
        </w:rPr>
        <w:t xml:space="preserve"> to 75</w:t>
      </w:r>
      <w:r w:rsidR="001D10FD" w:rsidRPr="00596D05">
        <w:rPr>
          <w:rFonts w:cs="Times New Roman"/>
          <w:color w:val="000000"/>
          <w:vertAlign w:val="superscript"/>
          <w:lang w:val="haw-US"/>
        </w:rPr>
        <w:t>th</w:t>
      </w:r>
      <w:r w:rsidR="009E3511">
        <w:rPr>
          <w:rFonts w:cs="Times New Roman"/>
          <w:color w:val="000000"/>
        </w:rPr>
        <w:t xml:space="preserve"> percentiles</w:t>
      </w:r>
      <w:r w:rsidR="001D10FD">
        <w:rPr>
          <w:rFonts w:cs="Times New Roman"/>
          <w:color w:val="000000"/>
          <w:lang w:val="haw-US"/>
        </w:rPr>
        <w:t>.</w:t>
      </w:r>
      <w:r w:rsidR="009E3511">
        <w:rPr>
          <w:rFonts w:cs="Times New Roman"/>
          <w:color w:val="000000"/>
        </w:rPr>
        <w:t xml:space="preserve"> H</w:t>
      </w:r>
      <w:r w:rsidR="001D10FD">
        <w:rPr>
          <w:rFonts w:cs="Times New Roman"/>
          <w:color w:val="000000"/>
          <w:lang w:val="haw-US"/>
        </w:rPr>
        <w:t>igh activity users post frequency falls between the 75</w:t>
      </w:r>
      <w:r w:rsidR="001D10FD" w:rsidRPr="00596D05">
        <w:rPr>
          <w:rFonts w:cs="Times New Roman"/>
          <w:color w:val="000000"/>
          <w:vertAlign w:val="superscript"/>
          <w:lang w:val="haw-US"/>
        </w:rPr>
        <w:t>th</w:t>
      </w:r>
      <w:r w:rsidR="001D10FD">
        <w:rPr>
          <w:rFonts w:cs="Times New Roman"/>
          <w:color w:val="000000"/>
          <w:lang w:val="haw-US"/>
        </w:rPr>
        <w:t xml:space="preserve"> to 90</w:t>
      </w:r>
      <w:r w:rsidR="001D10FD" w:rsidRPr="00596D05">
        <w:rPr>
          <w:rFonts w:cs="Times New Roman"/>
          <w:color w:val="000000"/>
          <w:vertAlign w:val="superscript"/>
          <w:lang w:val="haw-US"/>
        </w:rPr>
        <w:t>th</w:t>
      </w:r>
      <w:r w:rsidR="009E3511">
        <w:rPr>
          <w:rFonts w:cs="Times New Roman"/>
          <w:color w:val="000000"/>
        </w:rPr>
        <w:t xml:space="preserve"> percentiles</w:t>
      </w:r>
      <w:r w:rsidR="001D10FD">
        <w:rPr>
          <w:rFonts w:cs="Times New Roman"/>
          <w:color w:val="000000"/>
          <w:lang w:val="haw-US"/>
        </w:rPr>
        <w:t xml:space="preserve">. </w:t>
      </w:r>
      <w:r w:rsidR="00596D05">
        <w:rPr>
          <w:rFonts w:cs="Times New Roman"/>
          <w:color w:val="000000"/>
          <w:lang w:val="haw-US"/>
        </w:rPr>
        <w:t xml:space="preserve"> </w:t>
      </w:r>
      <w:r w:rsidR="009E3511">
        <w:rPr>
          <w:rFonts w:cs="Times New Roman"/>
          <w:color w:val="000000"/>
        </w:rPr>
        <w:t xml:space="preserve">We classified “avid users” if their posting behavior fell in the </w:t>
      </w:r>
      <w:r w:rsidR="00596D05">
        <w:rPr>
          <w:rFonts w:cs="Times New Roman"/>
          <w:color w:val="000000"/>
          <w:lang w:val="haw-US"/>
        </w:rPr>
        <w:t>top 90th quantile</w:t>
      </w:r>
      <w:r w:rsidR="006B1FFC">
        <w:rPr>
          <w:rFonts w:cs="Times New Roman"/>
          <w:color w:val="000000"/>
          <w:lang w:val="haw-US"/>
        </w:rPr>
        <w:t>.</w:t>
      </w:r>
      <w:r w:rsidR="00C81EEE">
        <w:rPr>
          <w:rFonts w:cs="Times New Roman"/>
          <w:color w:val="000000"/>
        </w:rPr>
        <w:t xml:space="preserve"> </w:t>
      </w:r>
    </w:p>
    <w:p w14:paraId="791B24D0" w14:textId="05B075BD" w:rsidR="00957917" w:rsidRDefault="00000000">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bCs/>
        </w:rPr>
      </w:pPr>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ρ</m:t>
            </m:r>
          </m:e>
          <m:sub>
            <m:r>
              <w:rPr>
                <w:rFonts w:ascii="Cambria Math" w:eastAsiaTheme="minorEastAsia" w:hAnsi="Cambria Math" w:cs="Times New Roman"/>
                <w:color w:val="000000"/>
              </w:rPr>
              <m:t>p</m:t>
            </m:r>
          </m:sub>
        </m:sSub>
        <m:r>
          <w:rPr>
            <w:rFonts w:ascii="Cambria Math" w:eastAsiaTheme="minorEastAsia" w:hAnsi="Cambria Math" w:cs="Times New Roman"/>
            <w:color w:val="000000"/>
          </w:rPr>
          <m:t xml:space="preserve">,  </m:t>
        </m:r>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τ</m:t>
            </m:r>
          </m:e>
          <m:sub>
            <m:r>
              <w:rPr>
                <w:rFonts w:ascii="Cambria Math" w:eastAsiaTheme="minorEastAsia" w:hAnsi="Cambria Math" w:cs="Times New Roman"/>
                <w:color w:val="000000"/>
              </w:rPr>
              <m:t>y(t)</m:t>
            </m:r>
          </m:sub>
        </m:sSub>
      </m:oMath>
      <w:r w:rsidR="00C415C5" w:rsidRPr="0062322C">
        <w:rPr>
          <w:rFonts w:cs="Times New Roman"/>
          <w:color w:val="000000"/>
        </w:rPr>
        <w:t xml:space="preserve">, and </w:t>
      </w:r>
      <m:oMath>
        <m:sSub>
          <m:sSubPr>
            <m:ctrlPr>
              <w:rPr>
                <w:rFonts w:ascii="Cambria Math" w:eastAsiaTheme="minorEastAsia" w:hAnsi="Cambria Math" w:cs="Times New Roman"/>
                <w:i/>
                <w:color w:val="000000"/>
              </w:rPr>
            </m:ctrlPr>
          </m:sSubPr>
          <m:e>
            <m:r>
              <w:rPr>
                <w:rFonts w:ascii="Cambria Math" w:eastAsiaTheme="minorEastAsia" w:hAnsi="Cambria Math" w:cs="Times New Roman"/>
                <w:color w:val="000000"/>
              </w:rPr>
              <m:t>γ</m:t>
            </m:r>
          </m:e>
          <m:sub>
            <m:r>
              <w:rPr>
                <w:rFonts w:ascii="Cambria Math" w:eastAsiaTheme="minorEastAsia" w:hAnsi="Cambria Math" w:cs="Times New Roman"/>
                <w:color w:val="000000"/>
              </w:rPr>
              <m:t>t</m:t>
            </m:r>
          </m:sub>
        </m:sSub>
        <m:r>
          <w:rPr>
            <w:rFonts w:ascii="Cambria Math" w:eastAsiaTheme="minorEastAsia" w:hAnsi="Cambria Math" w:cs="Times New Roman"/>
            <w:color w:val="000000"/>
          </w:rPr>
          <m:t xml:space="preserve"> </m:t>
        </m:r>
      </m:oMath>
      <w:r w:rsidR="00C415C5" w:rsidRPr="0062322C">
        <w:rPr>
          <w:rFonts w:cs="Times New Roman"/>
          <w:color w:val="000000"/>
        </w:rPr>
        <w:t>represent park, year (</w:t>
      </w:r>
      <w:r w:rsidR="00C415C5" w:rsidRPr="0062322C">
        <w:rPr>
          <w:rFonts w:cs="Times New Roman"/>
          <w:i/>
          <w:iCs/>
          <w:color w:val="000000"/>
        </w:rPr>
        <w:t>y</w:t>
      </w:r>
      <w:r w:rsidR="00C415C5" w:rsidRPr="0062322C">
        <w:rPr>
          <w:rFonts w:cs="Times New Roman"/>
          <w:color w:val="000000"/>
        </w:rPr>
        <w:t>) and month fixed effects.</w:t>
      </w:r>
    </w:p>
    <w:p w14:paraId="346685AB" w14:textId="269B496B" w:rsidR="00823DC1" w:rsidRPr="00823DC1" w:rsidRDefault="009200A3" w:rsidP="00227800">
      <w:pPr>
        <w:spacing w:line="360" w:lineRule="auto"/>
        <w:ind w:firstLine="360"/>
        <w:jc w:val="both"/>
        <w:rPr>
          <w:rFonts w:cs="Times New Roman"/>
          <w:lang w:val="haw-US"/>
        </w:rPr>
      </w:pPr>
      <w:r>
        <w:rPr>
          <w:rFonts w:cs="Times New Roman"/>
          <w:bCs/>
        </w:rPr>
        <w:t xml:space="preserve">Unsurprisingly, due to the very large size of the dataset, </w:t>
      </w:r>
      <w:r>
        <w:rPr>
          <w:rFonts w:cs="Times New Roman"/>
        </w:rPr>
        <w:t>t</w:t>
      </w:r>
      <w:r w:rsidR="00157AE5">
        <w:rPr>
          <w:rFonts w:cs="Times New Roman"/>
          <w:lang w:val="haw-US"/>
        </w:rPr>
        <w:t xml:space="preserve">he negative binomial regression finds many </w:t>
      </w:r>
      <w:r>
        <w:rPr>
          <w:rFonts w:cs="Times New Roman"/>
        </w:rPr>
        <w:t xml:space="preserve">statistically </w:t>
      </w:r>
      <w:r w:rsidR="00157AE5">
        <w:rPr>
          <w:rFonts w:cs="Times New Roman"/>
          <w:lang w:val="haw-US"/>
        </w:rPr>
        <w:t xml:space="preserve">significant variables </w:t>
      </w:r>
      <w:r>
        <w:rPr>
          <w:rFonts w:cs="Times New Roman"/>
        </w:rPr>
        <w:t>impacting engagement</w:t>
      </w:r>
      <w:r w:rsidR="00157AE5" w:rsidRPr="00157AE5">
        <w:rPr>
          <w:rFonts w:cs="Times New Roman"/>
          <w:lang w:val="haw-US"/>
        </w:rPr>
        <w:t>.</w:t>
      </w:r>
      <w:r w:rsidR="00157AE5">
        <w:rPr>
          <w:rFonts w:cs="Times New Roman"/>
          <w:lang w:val="haw-US"/>
        </w:rPr>
        <w:t xml:space="preserve"> As a sensitivity analysis, we </w:t>
      </w:r>
      <w:r>
        <w:rPr>
          <w:rFonts w:cs="Times New Roman"/>
        </w:rPr>
        <w:t>used a</w:t>
      </w:r>
      <w:r w:rsidR="00957917">
        <w:rPr>
          <w:rFonts w:cs="Times New Roman"/>
          <w:lang w:val="haw-US"/>
        </w:rPr>
        <w:t xml:space="preserve"> r</w:t>
      </w:r>
      <w:r w:rsidR="00957917" w:rsidRPr="00957917">
        <w:rPr>
          <w:rFonts w:cs="Times New Roman"/>
          <w:lang w:val="haw-US"/>
        </w:rPr>
        <w:t>andom forests</w:t>
      </w:r>
      <w:r>
        <w:rPr>
          <w:rFonts w:cs="Times New Roman"/>
        </w:rPr>
        <w:t xml:space="preserve"> approach </w:t>
      </w:r>
      <w:r w:rsidR="000B1FEF">
        <w:rPr>
          <w:rFonts w:cs="Times New Roman"/>
          <w:lang w:val="haw-US"/>
        </w:rPr>
        <w:t>using a</w:t>
      </w:r>
      <w:r w:rsidR="00957917" w:rsidRPr="00957917">
        <w:rPr>
          <w:rFonts w:cs="Times New Roman"/>
          <w:lang w:val="haw-US"/>
        </w:rPr>
        <w:t xml:space="preserve"> technique called feature importance</w:t>
      </w:r>
      <w:r w:rsidR="00957917">
        <w:rPr>
          <w:rFonts w:cs="Times New Roman"/>
          <w:lang w:val="haw-US"/>
        </w:rPr>
        <w:t xml:space="preserve"> </w:t>
      </w:r>
      <w:r w:rsidR="00157AE5">
        <w:rPr>
          <w:rFonts w:cs="Times New Roman"/>
          <w:lang w:val="haw-US"/>
        </w:rPr>
        <w:t>to</w:t>
      </w:r>
      <w:r w:rsidR="00957917" w:rsidRPr="00957917">
        <w:rPr>
          <w:rFonts w:cs="Times New Roman"/>
          <w:lang w:val="haw-US"/>
        </w:rPr>
        <w:t xml:space="preserve"> evaluate the contribution of each </w:t>
      </w:r>
      <w:r w:rsidR="00957917">
        <w:rPr>
          <w:rFonts w:cs="Times New Roman"/>
          <w:lang w:val="haw-US"/>
        </w:rPr>
        <w:t xml:space="preserve">variable </w:t>
      </w:r>
      <w:r w:rsidR="00957917" w:rsidRPr="00957917">
        <w:rPr>
          <w:rFonts w:cs="Times New Roman"/>
          <w:lang w:val="haw-US"/>
        </w:rPr>
        <w:t>in the model</w:t>
      </w:r>
      <w:r>
        <w:rPr>
          <w:rFonts w:cs="Times New Roman"/>
        </w:rPr>
        <w:t xml:space="preserve"> in a different framework</w:t>
      </w:r>
      <w:r w:rsidR="00957917" w:rsidRPr="00957917">
        <w:rPr>
          <w:rFonts w:cs="Times New Roman"/>
          <w:lang w:val="haw-US"/>
        </w:rPr>
        <w:t>.</w:t>
      </w:r>
      <w:r w:rsidR="00157AE5">
        <w:rPr>
          <w:rFonts w:cs="Times New Roman"/>
          <w:lang w:val="haw-US" w:bidi="en-US"/>
        </w:rPr>
        <w:t xml:space="preserve"> </w:t>
      </w:r>
      <w:r w:rsidR="00157AE5" w:rsidRPr="00157AE5">
        <w:rPr>
          <w:rFonts w:cs="Times New Roman"/>
          <w:bCs/>
          <w:lang w:bidi="en-US"/>
        </w:rPr>
        <w:t xml:space="preserve">A random forest is a </w:t>
      </w:r>
      <w:r w:rsidR="00157AE5">
        <w:rPr>
          <w:rFonts w:cs="Times New Roman"/>
          <w:bCs/>
          <w:lang w:val="haw-US" w:bidi="en-US"/>
        </w:rPr>
        <w:t xml:space="preserve">machine </w:t>
      </w:r>
      <w:r w:rsidR="00157AE5" w:rsidRPr="00157AE5">
        <w:rPr>
          <w:rFonts w:cs="Times New Roman"/>
          <w:bCs/>
          <w:lang w:bidi="en-US"/>
        </w:rPr>
        <w:t xml:space="preserve">learning method that builds multiple decision trees during training and outputs the average prediction of the individual trees for </w:t>
      </w:r>
      <w:r>
        <w:rPr>
          <w:rFonts w:cs="Times New Roman"/>
          <w:bCs/>
          <w:lang w:bidi="en-US"/>
        </w:rPr>
        <w:t xml:space="preserve">a </w:t>
      </w:r>
      <w:r w:rsidR="00157AE5" w:rsidRPr="00157AE5">
        <w:rPr>
          <w:rFonts w:cs="Times New Roman"/>
          <w:bCs/>
          <w:lang w:bidi="en-US"/>
        </w:rPr>
        <w:t>regression problem.</w:t>
      </w:r>
      <w:r w:rsidR="00157AE5">
        <w:rPr>
          <w:rFonts w:cs="Times New Roman"/>
          <w:bCs/>
          <w:lang w:val="haw-US" w:bidi="en-US"/>
        </w:rPr>
        <w:t xml:space="preserve"> </w:t>
      </w:r>
      <w:r>
        <w:rPr>
          <w:rFonts w:cs="Times New Roman"/>
          <w:bCs/>
          <w:lang w:bidi="en-US"/>
        </w:rPr>
        <w:t>K</w:t>
      </w:r>
      <w:r w:rsidR="00157AE5" w:rsidRPr="00157AE5">
        <w:rPr>
          <w:rFonts w:cs="Times New Roman"/>
          <w:bCs/>
          <w:lang w:val="haw-US" w:bidi="en-US"/>
        </w:rPr>
        <w:t xml:space="preserve">ey advantages of random forests include </w:t>
      </w:r>
      <w:r w:rsidR="00157AE5">
        <w:rPr>
          <w:rFonts w:cs="Times New Roman"/>
          <w:bCs/>
          <w:lang w:val="haw-US" w:bidi="en-US"/>
        </w:rPr>
        <w:t xml:space="preserve">the </w:t>
      </w:r>
      <w:r w:rsidR="00157AE5" w:rsidRPr="00157AE5">
        <w:rPr>
          <w:rFonts w:cs="Times New Roman"/>
          <w:bCs/>
          <w:lang w:val="haw-US" w:bidi="en-US"/>
        </w:rPr>
        <w:t xml:space="preserve">ability to handle high-dimensional data, capture </w:t>
      </w:r>
      <w:r w:rsidR="0047021C">
        <w:rPr>
          <w:rFonts w:cs="Times New Roman"/>
          <w:bCs/>
          <w:lang w:val="haw-US" w:bidi="en-US"/>
        </w:rPr>
        <w:t>importance of</w:t>
      </w:r>
      <w:r w:rsidR="0047021C" w:rsidRPr="00157AE5">
        <w:rPr>
          <w:rFonts w:cs="Times New Roman"/>
          <w:bCs/>
          <w:lang w:val="haw-US" w:bidi="en-US"/>
        </w:rPr>
        <w:t xml:space="preserve"> </w:t>
      </w:r>
      <w:r w:rsidR="00157AE5" w:rsidRPr="00157AE5">
        <w:rPr>
          <w:rFonts w:cs="Times New Roman"/>
          <w:bCs/>
          <w:lang w:val="haw-US" w:bidi="en-US"/>
        </w:rPr>
        <w:t>relationships, and provide robust predictions</w:t>
      </w:r>
      <w:r w:rsidR="0047021C">
        <w:rPr>
          <w:rFonts w:cs="Times New Roman"/>
          <w:bCs/>
          <w:lang w:val="haw-US" w:bidi="en-US"/>
        </w:rPr>
        <w:fldChar w:fldCharType="begin"/>
      </w:r>
      <w:r w:rsidR="00680324">
        <w:rPr>
          <w:rFonts w:cs="Times New Roman"/>
          <w:bCs/>
          <w:lang w:val="haw-US" w:bidi="en-US"/>
        </w:rPr>
        <w:instrText xml:space="preserve"> ADDIN ZOTERO_ITEM CSL_CITATION {"citationID":"90damKlU","properties":{"formattedCitation":"\\super 44\\nosupersub{}","plainCitation":"44","noteIndex":0},"citationItems":[{"id":102,"uris":["http://zotero.org/users/local/t74PQZ69/items/NHSJ2TWH","http://zotero.org/users/10948893/items/NHSJ2TWH"],"itemData":{"id":102,"type":"article-journal","abstract":"Random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Learning","page":"5-32","title":"Random Forests","volume":"45","author":[{"family":"Breiman","given":"Leo"}],"issued":{"date-parts":[["2001",10,1]]}}}],"schema":"https://github.com/citation-style-language/schema/raw/master/csl-citation.json"} </w:instrText>
      </w:r>
      <w:r w:rsidR="0047021C">
        <w:rPr>
          <w:rFonts w:cs="Times New Roman"/>
          <w:bCs/>
          <w:lang w:val="haw-US" w:bidi="en-US"/>
        </w:rPr>
        <w:fldChar w:fldCharType="separate"/>
      </w:r>
      <w:r w:rsidR="00680324" w:rsidRPr="00680324">
        <w:rPr>
          <w:rFonts w:cs="Times New Roman"/>
          <w:vertAlign w:val="superscript"/>
        </w:rPr>
        <w:t>44</w:t>
      </w:r>
      <w:r w:rsidR="0047021C">
        <w:rPr>
          <w:rFonts w:cs="Times New Roman"/>
          <w:bCs/>
          <w:lang w:val="haw-US" w:bidi="en-US"/>
        </w:rPr>
        <w:fldChar w:fldCharType="end"/>
      </w:r>
      <w:r>
        <w:rPr>
          <w:rFonts w:cs="Times New Roman"/>
          <w:bCs/>
          <w:vertAlign w:val="subscript"/>
          <w:lang w:bidi="en-US"/>
        </w:rPr>
        <w:t>,</w:t>
      </w:r>
      <w:r w:rsidR="00CA0252">
        <w:rPr>
          <w:rFonts w:cs="Times New Roman"/>
          <w:b/>
          <w:lang w:val="haw-US" w:bidi="en-US"/>
        </w:rPr>
        <w:fldChar w:fldCharType="begin"/>
      </w:r>
      <w:r w:rsidR="00680324">
        <w:rPr>
          <w:rFonts w:cs="Times New Roman"/>
          <w:b/>
          <w:lang w:val="haw-US" w:bidi="en-US"/>
        </w:rPr>
        <w:instrText xml:space="preserve"> ADDIN ZOTERO_ITEM CSL_CITATION {"citationID":"hWj0Hc7O","properties":{"formattedCitation":"\\super 45\\nosupersub{}","plainCitation":"45","noteIndex":0},"citationItems":[{"id":104,"uris":["http://zotero.org/users/local/t74PQZ69/items/VIUKTZBA","http://zotero.org/users/10948893/items/VIUKTZBA"],"itemData":{"id":104,"type":"article-journal","abstract":"Complex nonparametric models—like neural networks, random forests, and support vector machines—are more common than ever in predictive analytics, especially when dealing with large observational databases that don’t adhere to the strict assumptions imposed by traditional statistical techniques (e.g., multiple linear regression which assumes linearity, homoscedasticity, and normality). Unfortunately, it can be challenging to understand the results of such models and explain them to management. Partial dependence plots offer a simple solution. Partial dependence plots are lowdimensional graphical renderings of the prediction function so that the relationship between the outcome and predictors of interest can be more easily understood. These plots are especially useful in explaining the output from black box models. In this paper, we introduce pdp, a general R package for constructing partial dependence plots.","container-title":"The R Journal","DOI":"10.32614/RJ-2017-016","ISSN":"2073-4859","issue":"1","journalAbbreviation":"The R Journal","language":"en","page":"421","source":"DOI.org (Crossref)","title":"pdp: An R Package for Constructing Partial Dependence Plots","title-short":"pdp","volume":"9","author":[{"family":"Greenwell","given":"Brandon","suffix":"M."}],"issued":{"date-parts":[["2017"]]}}}],"schema":"https://github.com/citation-style-language/schema/raw/master/csl-citation.json"} </w:instrText>
      </w:r>
      <w:r w:rsidR="00CA0252">
        <w:rPr>
          <w:rFonts w:cs="Times New Roman"/>
          <w:b/>
          <w:lang w:val="haw-US" w:bidi="en-US"/>
        </w:rPr>
        <w:fldChar w:fldCharType="separate"/>
      </w:r>
      <w:r w:rsidR="00680324" w:rsidRPr="00680324">
        <w:rPr>
          <w:rFonts w:cs="Times New Roman"/>
          <w:vertAlign w:val="superscript"/>
        </w:rPr>
        <w:t>45</w:t>
      </w:r>
      <w:r w:rsidR="00CA0252">
        <w:rPr>
          <w:rFonts w:cs="Times New Roman"/>
          <w:b/>
          <w:lang w:val="haw-US" w:bidi="en-US"/>
        </w:rPr>
        <w:fldChar w:fldCharType="end"/>
      </w:r>
      <w:r>
        <w:rPr>
          <w:rFonts w:cs="Times New Roman"/>
          <w:b/>
          <w:lang w:bidi="en-US"/>
        </w:rPr>
        <w:t>.</w:t>
      </w:r>
      <w:r w:rsidR="00DA1082">
        <w:rPr>
          <w:rFonts w:cs="Times New Roman"/>
          <w:bCs/>
          <w:lang w:val="haw-US" w:bidi="en-US"/>
        </w:rPr>
        <w:t xml:space="preserve"> </w:t>
      </w:r>
      <w:bookmarkStart w:id="54" w:name="_Toc136331245"/>
      <w:r w:rsidR="00DA1082">
        <w:rPr>
          <w:rFonts w:cs="Times New Roman"/>
          <w:bCs/>
          <w:lang w:val="haw-US" w:bidi="en-US"/>
        </w:rPr>
        <w:t>Our</w:t>
      </w:r>
      <w:r w:rsidR="00D93810">
        <w:rPr>
          <w:rFonts w:cs="Times New Roman"/>
          <w:lang w:val="haw-US"/>
        </w:rPr>
        <w:t xml:space="preserve"> analysis </w:t>
      </w:r>
      <w:r>
        <w:rPr>
          <w:rFonts w:cs="Times New Roman"/>
          <w:lang w:val="haw-US"/>
        </w:rPr>
        <w:t>u</w:t>
      </w:r>
      <w:r>
        <w:rPr>
          <w:rFonts w:cs="Times New Roman"/>
        </w:rPr>
        <w:t>sed</w:t>
      </w:r>
      <w:r>
        <w:rPr>
          <w:rFonts w:cs="Times New Roman"/>
          <w:lang w:val="haw-US"/>
        </w:rPr>
        <w:t xml:space="preserve"> </w:t>
      </w:r>
      <w:r w:rsidR="00D93810">
        <w:rPr>
          <w:rFonts w:cs="Times New Roman"/>
          <w:lang w:val="haw-US"/>
        </w:rPr>
        <w:t xml:space="preserve">20% of the data for testing and 80% of the data for </w:t>
      </w:r>
      <w:r w:rsidR="00D93810" w:rsidRPr="00D93810">
        <w:rPr>
          <w:rFonts w:cs="Times New Roman"/>
          <w:lang w:val="haw-US"/>
        </w:rPr>
        <w:t>training</w:t>
      </w:r>
      <w:r w:rsidR="00D93810">
        <w:rPr>
          <w:rFonts w:cs="Times New Roman"/>
          <w:lang w:val="haw-US"/>
        </w:rPr>
        <w:t xml:space="preserve"> the model</w:t>
      </w:r>
      <w:r w:rsidR="000F2B86">
        <w:rPr>
          <w:rFonts w:cs="Times New Roman"/>
          <w:lang w:val="haw-US"/>
        </w:rPr>
        <w:t xml:space="preserve">. </w:t>
      </w:r>
      <w:r w:rsidR="000F2B86" w:rsidRPr="000F2B86">
        <w:rPr>
          <w:rFonts w:cs="Times New Roman"/>
          <w:lang w:val="haw-US"/>
        </w:rPr>
        <w:t xml:space="preserve">At each node in each decision tree, the Gini impurity </w:t>
      </w:r>
      <w:proofErr w:type="spellStart"/>
      <w:r>
        <w:rPr>
          <w:rFonts w:cs="Times New Roman"/>
        </w:rPr>
        <w:t>wa</w:t>
      </w:r>
      <w:proofErr w:type="spellEnd"/>
      <w:r w:rsidR="000F2B86" w:rsidRPr="000F2B86">
        <w:rPr>
          <w:rFonts w:cs="Times New Roman"/>
          <w:lang w:val="haw-US"/>
        </w:rPr>
        <w:t>s calculated before and after a split based on a particular feature.</w:t>
      </w:r>
      <w:r w:rsidR="000F2B86">
        <w:rPr>
          <w:rFonts w:cs="Times New Roman"/>
          <w:lang w:val="haw-US"/>
        </w:rPr>
        <w:t xml:space="preserve"> </w:t>
      </w:r>
      <w:r w:rsidR="000F2B86" w:rsidRPr="000F2B86">
        <w:rPr>
          <w:rFonts w:cs="Times New Roman"/>
          <w:lang w:val="haw-US"/>
        </w:rPr>
        <w:t xml:space="preserve">The </w:t>
      </w:r>
      <w:r w:rsidR="00DA1082">
        <w:rPr>
          <w:rFonts w:cs="Times New Roman"/>
          <w:lang w:val="haw-US"/>
        </w:rPr>
        <w:t>decrease</w:t>
      </w:r>
      <w:r w:rsidR="0010375C">
        <w:rPr>
          <w:rFonts w:cs="Times New Roman"/>
          <w:lang w:val="haw-US"/>
        </w:rPr>
        <w:t xml:space="preserve"> in impurity</w:t>
      </w:r>
      <w:r w:rsidR="000F2B86" w:rsidRPr="000F2B86">
        <w:rPr>
          <w:rFonts w:cs="Times New Roman"/>
          <w:lang w:val="haw-US"/>
        </w:rPr>
        <w:t xml:space="preserve"> from a split </w:t>
      </w:r>
      <w:proofErr w:type="spellStart"/>
      <w:r>
        <w:rPr>
          <w:rFonts w:cs="Times New Roman"/>
        </w:rPr>
        <w:t>wa</w:t>
      </w:r>
      <w:proofErr w:type="spellEnd"/>
      <w:r w:rsidR="0010375C">
        <w:rPr>
          <w:rFonts w:cs="Times New Roman"/>
          <w:lang w:val="haw-US"/>
        </w:rPr>
        <w:t>s</w:t>
      </w:r>
      <w:r w:rsidR="00DA1082">
        <w:rPr>
          <w:rFonts w:cs="Times New Roman"/>
          <w:lang w:val="haw-US"/>
        </w:rPr>
        <w:t xml:space="preserve"> computed</w:t>
      </w:r>
      <w:r w:rsidR="000F2B86" w:rsidRPr="000F2B86">
        <w:rPr>
          <w:rFonts w:cs="Times New Roman"/>
          <w:lang w:val="haw-US"/>
        </w:rPr>
        <w:t xml:space="preserve"> as the weighted average of impurity across all trees in the forest.</w:t>
      </w:r>
      <w:r w:rsidR="00DA1082">
        <w:rPr>
          <w:rFonts w:cs="Times New Roman"/>
          <w:lang w:val="haw-US"/>
        </w:rPr>
        <w:t xml:space="preserve"> </w:t>
      </w:r>
      <w:r w:rsidR="0010375C" w:rsidRPr="0010375C">
        <w:rPr>
          <w:rFonts w:cs="Times New Roman"/>
          <w:lang w:val="haw-US"/>
        </w:rPr>
        <w:t xml:space="preserve">The feature importance </w:t>
      </w:r>
      <w:proofErr w:type="spellStart"/>
      <w:r>
        <w:rPr>
          <w:rFonts w:cs="Times New Roman"/>
        </w:rPr>
        <w:t>wa</w:t>
      </w:r>
      <w:proofErr w:type="spellEnd"/>
      <w:r w:rsidR="0010375C">
        <w:rPr>
          <w:rFonts w:cs="Times New Roman"/>
          <w:lang w:val="haw-US"/>
        </w:rPr>
        <w:t>s</w:t>
      </w:r>
      <w:r w:rsidR="0010375C" w:rsidRPr="0010375C">
        <w:rPr>
          <w:rFonts w:cs="Times New Roman"/>
          <w:lang w:val="haw-US"/>
        </w:rPr>
        <w:t xml:space="preserve"> calculated as the total decrease in impurity achieved by splits over that feature, averaged over all trees in the forest</w:t>
      </w:r>
      <w:r w:rsidR="0010375C">
        <w:rPr>
          <w:rFonts w:cs="Times New Roman"/>
          <w:lang w:val="haw-US"/>
        </w:rPr>
        <w:t xml:space="preserve">. This </w:t>
      </w:r>
      <w:r w:rsidR="000F2B86" w:rsidRPr="000F2B86">
        <w:rPr>
          <w:rFonts w:cs="Times New Roman"/>
          <w:lang w:val="haw-US"/>
        </w:rPr>
        <w:t>quantif</w:t>
      </w:r>
      <w:r w:rsidR="0010375C">
        <w:rPr>
          <w:rFonts w:cs="Times New Roman"/>
          <w:lang w:val="haw-US"/>
        </w:rPr>
        <w:t>ie</w:t>
      </w:r>
      <w:r>
        <w:rPr>
          <w:rFonts w:cs="Times New Roman"/>
        </w:rPr>
        <w:t>d</w:t>
      </w:r>
      <w:r w:rsidR="000F2B86" w:rsidRPr="000F2B86">
        <w:rPr>
          <w:rFonts w:cs="Times New Roman"/>
          <w:lang w:val="haw-US"/>
        </w:rPr>
        <w:t xml:space="preserve"> the contribution of each </w:t>
      </w:r>
      <w:r w:rsidR="0010375C">
        <w:rPr>
          <w:rFonts w:cs="Times New Roman"/>
          <w:lang w:val="haw-US"/>
        </w:rPr>
        <w:t>variable</w:t>
      </w:r>
      <w:r w:rsidR="000F2B86" w:rsidRPr="000F2B86">
        <w:rPr>
          <w:rFonts w:cs="Times New Roman"/>
          <w:lang w:val="haw-US"/>
        </w:rPr>
        <w:t xml:space="preserve"> to the overall predictive performance of the model, </w:t>
      </w:r>
      <w:r w:rsidR="000F2B86" w:rsidRPr="000F2B86">
        <w:rPr>
          <w:rFonts w:cs="Times New Roman"/>
          <w:lang w:val="haw-US"/>
        </w:rPr>
        <w:lastRenderedPageBreak/>
        <w:t>based on the decrease in impurity achieved by using that feature for splitting nodes in the decision trees compris</w:t>
      </w:r>
      <w:r w:rsidR="0010375C">
        <w:rPr>
          <w:rFonts w:cs="Times New Roman"/>
          <w:lang w:val="haw-US"/>
        </w:rPr>
        <w:t>ed</w:t>
      </w:r>
      <w:r w:rsidR="000F2B86" w:rsidRPr="000F2B86">
        <w:rPr>
          <w:rFonts w:cs="Times New Roman"/>
          <w:lang w:val="haw-US"/>
        </w:rPr>
        <w:t xml:space="preserve"> </w:t>
      </w:r>
      <w:r w:rsidR="0010375C">
        <w:rPr>
          <w:rFonts w:cs="Times New Roman"/>
          <w:lang w:val="haw-US"/>
        </w:rPr>
        <w:t>in each</w:t>
      </w:r>
      <w:r w:rsidR="000F2B86" w:rsidRPr="000F2B86">
        <w:rPr>
          <w:rFonts w:cs="Times New Roman"/>
          <w:lang w:val="haw-US"/>
        </w:rPr>
        <w:t xml:space="preserve"> forest</w:t>
      </w:r>
      <w:r w:rsidR="008D54E0">
        <w:rPr>
          <w:rFonts w:cs="Times New Roman"/>
          <w:lang w:val="haw-US"/>
        </w:rPr>
        <w:fldChar w:fldCharType="begin"/>
      </w:r>
      <w:r w:rsidR="00680324">
        <w:rPr>
          <w:rFonts w:cs="Times New Roman"/>
          <w:lang w:val="haw-US"/>
        </w:rPr>
        <w:instrText xml:space="preserve"> ADDIN ZOTERO_ITEM CSL_CITATION {"citationID":"M5WTCj0P","properties":{"formattedCitation":"\\super 46\\nosupersub{}","plainCitation":"46","noteIndex":0},"citationItems":[{"id":109,"uris":["http://zotero.org/users/local/t74PQZ69/items/XU4LKJYD","http://zotero.org/users/10948893/items/XU4LKJYD"],"itemData":{"id":109,"type":"book","event-place":"Singapore, SINGAPORE","ISBN":"978-981-277-172-8","publisher":"World Scientific Publishing Company","publisher-place":"Singapore, SINGAPORE","title":"Data Mining With Decision Trees: Theory And Applications","URL":"http://ebookcentral.proquest.com/lib/uhm/detail.action?docID=1679477","author":[{"literal":"Lior Rokach"},{"literal":"Oded Z Maimon"}],"issued":{"date-parts":[["2007"]]}}}],"schema":"https://github.com/citation-style-language/schema/raw/master/csl-citation.json"} </w:instrText>
      </w:r>
      <w:r w:rsidR="008D54E0">
        <w:rPr>
          <w:rFonts w:cs="Times New Roman"/>
          <w:lang w:val="haw-US"/>
        </w:rPr>
        <w:fldChar w:fldCharType="separate"/>
      </w:r>
      <w:r w:rsidR="00680324" w:rsidRPr="00680324">
        <w:rPr>
          <w:rFonts w:cs="Times New Roman"/>
          <w:vertAlign w:val="superscript"/>
        </w:rPr>
        <w:t>46</w:t>
      </w:r>
      <w:r w:rsidR="008D54E0">
        <w:rPr>
          <w:rFonts w:cs="Times New Roman"/>
          <w:lang w:val="haw-US"/>
        </w:rPr>
        <w:fldChar w:fldCharType="end"/>
      </w:r>
      <w:r>
        <w:rPr>
          <w:rFonts w:cs="Times New Roman"/>
        </w:rPr>
        <w:t>.</w:t>
      </w:r>
      <w:r w:rsidR="0010375C">
        <w:rPr>
          <w:rFonts w:cs="Times New Roman"/>
          <w:lang w:val="haw-US"/>
        </w:rPr>
        <w:t xml:space="preserve"> </w:t>
      </w:r>
      <w:r w:rsidR="00D93810">
        <w:rPr>
          <w:rFonts w:cs="Times New Roman"/>
          <w:lang w:val="haw-US"/>
        </w:rPr>
        <w:t xml:space="preserve">The results of this feature importance </w:t>
      </w:r>
      <w:r>
        <w:rPr>
          <w:rFonts w:cs="Times New Roman"/>
          <w:lang w:val="haw-US"/>
        </w:rPr>
        <w:t>support</w:t>
      </w:r>
      <w:r>
        <w:rPr>
          <w:rFonts w:cs="Times New Roman"/>
        </w:rPr>
        <w:t>ed</w:t>
      </w:r>
      <w:r>
        <w:rPr>
          <w:rFonts w:cs="Times New Roman"/>
          <w:lang w:val="haw-US"/>
        </w:rPr>
        <w:t xml:space="preserve"> </w:t>
      </w:r>
      <w:r w:rsidR="00D93810">
        <w:rPr>
          <w:rFonts w:cs="Times New Roman"/>
          <w:lang w:val="haw-US"/>
        </w:rPr>
        <w:t xml:space="preserve">our </w:t>
      </w:r>
      <w:r>
        <w:rPr>
          <w:rFonts w:cs="Times New Roman"/>
        </w:rPr>
        <w:t>negative binomial</w:t>
      </w:r>
      <w:r w:rsidR="00D93810">
        <w:rPr>
          <w:rFonts w:cs="Times New Roman"/>
          <w:lang w:val="haw-US"/>
        </w:rPr>
        <w:t xml:space="preserve"> model </w:t>
      </w:r>
      <w:r w:rsidR="00393A6E">
        <w:rPr>
          <w:rFonts w:cs="Times New Roman"/>
          <w:lang w:val="haw-US"/>
        </w:rPr>
        <w:t>specification</w:t>
      </w:r>
      <w:r>
        <w:rPr>
          <w:rFonts w:cs="Times New Roman"/>
        </w:rPr>
        <w:t>, demonstrating that posts by avid users were</w:t>
      </w:r>
      <w:r w:rsidR="00C1331E">
        <w:rPr>
          <w:rFonts w:cs="Times New Roman"/>
          <w:lang w:val="haw-US"/>
        </w:rPr>
        <w:t xml:space="preserve"> a strong indicator of the level of engagement a post recieves.</w:t>
      </w:r>
      <w:r w:rsidR="00823DC1">
        <w:rPr>
          <w:rFonts w:cs="Times New Roman"/>
          <w:lang w:val="haw-US"/>
        </w:rPr>
        <w:t xml:space="preserve"> For completeness, p</w:t>
      </w:r>
      <w:r w:rsidR="00823DC1" w:rsidRPr="00823DC1">
        <w:rPr>
          <w:rFonts w:cs="Times New Roman"/>
          <w:lang w:val="haw-US"/>
        </w:rPr>
        <w:t>artial dependence plots (PDPs)</w:t>
      </w:r>
      <w:r w:rsidR="007F4B16">
        <w:rPr>
          <w:rFonts w:cs="Times New Roman"/>
          <w:b/>
          <w:lang w:val="haw-US" w:bidi="en-US"/>
        </w:rPr>
        <w:fldChar w:fldCharType="begin"/>
      </w:r>
      <w:r w:rsidR="00680324">
        <w:rPr>
          <w:rFonts w:cs="Times New Roman"/>
          <w:b/>
          <w:lang w:val="haw-US" w:bidi="en-US"/>
        </w:rPr>
        <w:instrText xml:space="preserve"> ADDIN ZOTERO_ITEM CSL_CITATION {"citationID":"LVCOfS7q","properties":{"formattedCitation":"\\super 45\\nosupersub{}","plainCitation":"45","noteIndex":0},"citationItems":[{"id":104,"uris":["http://zotero.org/users/local/t74PQZ69/items/VIUKTZBA","http://zotero.org/users/10948893/items/VIUKTZBA"],"itemData":{"id":104,"type":"article-journal","abstract":"Complex nonparametric models—like neural networks, random forests, and support vector machines—are more common than ever in predictive analytics, especially when dealing with large observational databases that don’t adhere to the strict assumptions imposed by traditional statistical techniques (e.g., multiple linear regression which assumes linearity, homoscedasticity, and normality). Unfortunately, it can be challenging to understand the results of such models and explain them to management. Partial dependence plots offer a simple solution. Partial dependence plots are lowdimensional graphical renderings of the prediction function so that the relationship between the outcome and predictors of interest can be more easily understood. These plots are especially useful in explaining the output from black box models. In this paper, we introduce pdp, a general R package for constructing partial dependence plots.","container-title":"The R Journal","DOI":"10.32614/RJ-2017-016","ISSN":"2073-4859","issue":"1","journalAbbreviation":"The R Journal","language":"en","page":"421","source":"DOI.org (Crossref)","title":"pdp: An R Package for Constructing Partial Dependence Plots","title-short":"pdp","volume":"9","author":[{"family":"Greenwell","given":"Brandon","suffix":"M."}],"issued":{"date-parts":[["2017"]]}}}],"schema":"https://github.com/citation-style-language/schema/raw/master/csl-citation.json"} </w:instrText>
      </w:r>
      <w:r w:rsidR="007F4B16">
        <w:rPr>
          <w:rFonts w:cs="Times New Roman"/>
          <w:b/>
          <w:lang w:val="haw-US" w:bidi="en-US"/>
        </w:rPr>
        <w:fldChar w:fldCharType="separate"/>
      </w:r>
      <w:r w:rsidR="00680324" w:rsidRPr="00680324">
        <w:rPr>
          <w:rFonts w:cs="Times New Roman"/>
          <w:vertAlign w:val="superscript"/>
        </w:rPr>
        <w:t>45</w:t>
      </w:r>
      <w:r w:rsidR="007F4B16">
        <w:rPr>
          <w:rFonts w:cs="Times New Roman"/>
          <w:b/>
          <w:lang w:val="haw-US" w:bidi="en-US"/>
        </w:rPr>
        <w:fldChar w:fldCharType="end"/>
      </w:r>
      <w:r w:rsidR="00823DC1" w:rsidRPr="00823DC1">
        <w:rPr>
          <w:rFonts w:cs="Times New Roman"/>
          <w:lang w:val="haw-US"/>
        </w:rPr>
        <w:t xml:space="preserve"> are</w:t>
      </w:r>
      <w:r>
        <w:rPr>
          <w:rFonts w:cs="Times New Roman"/>
        </w:rPr>
        <w:t xml:space="preserve"> provided</w:t>
      </w:r>
      <w:r w:rsidR="00823DC1" w:rsidRPr="00823DC1">
        <w:rPr>
          <w:rFonts w:cs="Times New Roman"/>
          <w:lang w:val="haw-US"/>
        </w:rPr>
        <w:t xml:space="preserve"> for interpreting the predictions </w:t>
      </w:r>
      <w:r w:rsidR="00823DC1">
        <w:rPr>
          <w:rFonts w:cs="Times New Roman"/>
          <w:lang w:val="haw-US"/>
        </w:rPr>
        <w:t xml:space="preserve">of the random forest model and </w:t>
      </w:r>
      <w:r w:rsidR="007F4B16">
        <w:rPr>
          <w:rFonts w:cs="Times New Roman"/>
        </w:rPr>
        <w:t>demonstrate the robustness of our findings (</w:t>
      </w:r>
      <w:r w:rsidR="00C35320">
        <w:rPr>
          <w:b/>
          <w:bCs/>
        </w:rPr>
        <w:t xml:space="preserve">Extended </w:t>
      </w:r>
      <w:r w:rsidR="007F4B16">
        <w:rPr>
          <w:b/>
          <w:bCs/>
        </w:rPr>
        <w:t>D</w:t>
      </w:r>
      <w:r w:rsidR="00C35320">
        <w:rPr>
          <w:b/>
          <w:bCs/>
        </w:rPr>
        <w:t xml:space="preserve">ata </w:t>
      </w:r>
      <w:r w:rsidR="00C35320" w:rsidRPr="002E25A0">
        <w:rPr>
          <w:b/>
          <w:bCs/>
        </w:rPr>
        <w:t>Fig</w:t>
      </w:r>
      <w:r w:rsidR="00C35320">
        <w:rPr>
          <w:b/>
          <w:bCs/>
        </w:rPr>
        <w:t>.</w:t>
      </w:r>
      <w:r w:rsidR="00C35320" w:rsidRPr="002E25A0">
        <w:rPr>
          <w:b/>
          <w:bCs/>
        </w:rPr>
        <w:t xml:space="preserve"> </w:t>
      </w:r>
      <w:r w:rsidR="007F4B16">
        <w:rPr>
          <w:b/>
          <w:bCs/>
        </w:rPr>
        <w:t>5)</w:t>
      </w:r>
      <w:r w:rsidR="00823DC1" w:rsidRPr="00823DC1">
        <w:rPr>
          <w:rFonts w:cs="Times New Roman"/>
          <w:lang w:val="haw-US"/>
        </w:rPr>
        <w:t>.</w:t>
      </w:r>
      <w:r w:rsidR="008D54E0" w:rsidRPr="008D54E0">
        <w:rPr>
          <w:rFonts w:cs="Times New Roman"/>
          <w:b/>
          <w:lang w:val="haw-US" w:bidi="en-US"/>
        </w:rPr>
        <w:t xml:space="preserve"> </w:t>
      </w:r>
    </w:p>
    <w:p w14:paraId="10A66533" w14:textId="5C284B9F" w:rsidR="00AB784F" w:rsidRPr="009911B4" w:rsidRDefault="00DA1082" w:rsidP="00227800">
      <w:pPr>
        <w:tabs>
          <w:tab w:val="left" w:pos="360"/>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360" w:lineRule="auto"/>
        <w:jc w:val="both"/>
        <w:rPr>
          <w:rFonts w:cs="Times New Roman"/>
          <w:color w:val="000000"/>
          <w:lang w:val="haw-US"/>
        </w:rPr>
      </w:pPr>
      <w:r>
        <w:rPr>
          <w:rFonts w:cs="Times New Roman"/>
          <w:b/>
          <w:bCs/>
        </w:rPr>
        <w:tab/>
      </w:r>
      <w:r w:rsidR="00393A6E">
        <w:rPr>
          <w:rFonts w:cs="Times New Roman"/>
          <w:bCs/>
          <w:lang w:val="haw-US"/>
        </w:rPr>
        <w:t xml:space="preserve">Our </w:t>
      </w:r>
      <w:r w:rsidR="007F4B16">
        <w:rPr>
          <w:rFonts w:cs="Times New Roman"/>
          <w:bCs/>
        </w:rPr>
        <w:t>final</w:t>
      </w:r>
      <w:r w:rsidR="007F4B16">
        <w:rPr>
          <w:rFonts w:cs="Times New Roman"/>
          <w:bCs/>
          <w:lang w:val="haw-US"/>
        </w:rPr>
        <w:t xml:space="preserve"> </w:t>
      </w:r>
      <w:r w:rsidR="00393A6E">
        <w:rPr>
          <w:rFonts w:cs="Times New Roman"/>
          <w:bCs/>
          <w:lang w:val="haw-US"/>
        </w:rPr>
        <w:t>model incoporate</w:t>
      </w:r>
      <w:r w:rsidR="007F4B16">
        <w:rPr>
          <w:rFonts w:cs="Times New Roman"/>
          <w:bCs/>
        </w:rPr>
        <w:t>d</w:t>
      </w:r>
      <w:r w:rsidR="00393A6E">
        <w:rPr>
          <w:rFonts w:cs="Times New Roman"/>
          <w:bCs/>
          <w:lang w:val="haw-US"/>
        </w:rPr>
        <w:t xml:space="preserve"> </w:t>
      </w:r>
      <w:r w:rsidR="00316433">
        <w:rPr>
          <w:rFonts w:cs="Times New Roman"/>
          <w:bCs/>
          <w:lang w:val="haw-US"/>
        </w:rPr>
        <w:t xml:space="preserve">these </w:t>
      </w:r>
      <w:r w:rsidR="00393A6E">
        <w:rPr>
          <w:rFonts w:cs="Times New Roman"/>
          <w:bCs/>
          <w:lang w:val="haw-US"/>
        </w:rPr>
        <w:t xml:space="preserve">findings from </w:t>
      </w:r>
      <w:r w:rsidR="007F4B16">
        <w:rPr>
          <w:rFonts w:cs="Times New Roman"/>
          <w:bCs/>
        </w:rPr>
        <w:t>our engagement</w:t>
      </w:r>
      <w:r w:rsidR="00393A6E">
        <w:rPr>
          <w:rFonts w:cs="Times New Roman"/>
          <w:bCs/>
          <w:lang w:val="haw-US"/>
        </w:rPr>
        <w:t xml:space="preserve"> analysis </w:t>
      </w:r>
      <w:r w:rsidR="007F4B16">
        <w:rPr>
          <w:rFonts w:cs="Times New Roman"/>
          <w:bCs/>
        </w:rPr>
        <w:t xml:space="preserve">into </w:t>
      </w:r>
      <w:r w:rsidR="007F4B16" w:rsidRPr="00227800">
        <w:rPr>
          <w:rFonts w:cs="Times New Roman"/>
          <w:b/>
          <w:bCs/>
        </w:rPr>
        <w:t>eq. 4</w:t>
      </w:r>
      <w:r w:rsidR="00393A6E">
        <w:rPr>
          <w:rFonts w:cs="Times New Roman"/>
          <w:bCs/>
          <w:lang w:val="haw-US"/>
        </w:rPr>
        <w:t>. We isolate</w:t>
      </w:r>
      <w:r w:rsidR="007F4B16">
        <w:rPr>
          <w:rFonts w:cs="Times New Roman"/>
          <w:bCs/>
        </w:rPr>
        <w:t>d</w:t>
      </w:r>
      <w:r w:rsidR="00393A6E">
        <w:rPr>
          <w:rFonts w:cs="Times New Roman"/>
          <w:bCs/>
          <w:lang w:val="haw-US"/>
        </w:rPr>
        <w:t xml:space="preserve"> </w:t>
      </w:r>
      <w:r w:rsidR="007F4B16">
        <w:rPr>
          <w:rFonts w:cs="Times New Roman"/>
          <w:bCs/>
        </w:rPr>
        <w:t>viral or influential</w:t>
      </w:r>
      <w:r w:rsidR="007F4B16">
        <w:rPr>
          <w:rFonts w:cs="Times New Roman"/>
          <w:bCs/>
          <w:lang w:val="haw-US"/>
        </w:rPr>
        <w:t xml:space="preserve"> </w:t>
      </w:r>
      <w:r w:rsidR="00393A6E">
        <w:rPr>
          <w:rFonts w:cs="Times New Roman"/>
          <w:bCs/>
          <w:lang w:val="haw-US"/>
        </w:rPr>
        <w:t>content from a</w:t>
      </w:r>
      <w:r w:rsidR="00C17AA2" w:rsidRPr="00C0290A">
        <w:rPr>
          <w:rFonts w:cs="Times New Roman"/>
          <w:bCs/>
        </w:rPr>
        <w:t xml:space="preserve">vid users </w:t>
      </w:r>
      <w:r w:rsidR="00393A6E">
        <w:rPr>
          <w:rFonts w:cs="Times New Roman"/>
          <w:bCs/>
          <w:lang w:val="haw-US"/>
        </w:rPr>
        <w:t>to determine if the</w:t>
      </w:r>
      <w:r w:rsidR="007F4B16">
        <w:rPr>
          <w:rFonts w:cs="Times New Roman"/>
          <w:bCs/>
        </w:rPr>
        <w:t xml:space="preserve"> impacts of such content were driven by a particular set of Instagram users. Avid</w:t>
      </w:r>
      <w:r w:rsidR="00C17AA2" w:rsidRPr="00C0290A">
        <w:rPr>
          <w:rFonts w:cs="Times New Roman"/>
          <w:bCs/>
        </w:rPr>
        <w:t xml:space="preserve"> users account for</w:t>
      </w:r>
      <w:r w:rsidR="00A3663C">
        <w:rPr>
          <w:rFonts w:cs="Times New Roman"/>
          <w:bCs/>
          <w:lang w:val="haw-US"/>
        </w:rPr>
        <w:t xml:space="preserve"> </w:t>
      </w:r>
      <w:r w:rsidR="00C17AA2" w:rsidRPr="00C0290A">
        <w:rPr>
          <w:rFonts w:cs="Times New Roman"/>
          <w:bCs/>
        </w:rPr>
        <w:t xml:space="preserve">27% of the </w:t>
      </w:r>
      <w:r w:rsidR="007F4B16">
        <w:rPr>
          <w:rFonts w:cs="Times New Roman"/>
          <w:bCs/>
        </w:rPr>
        <w:t>influential content</w:t>
      </w:r>
      <w:r w:rsidR="00C17AA2" w:rsidRPr="00C0290A">
        <w:rPr>
          <w:rFonts w:cs="Times New Roman"/>
          <w:bCs/>
        </w:rPr>
        <w:t xml:space="preserve"> determined by </w:t>
      </w:r>
      <w:r w:rsidR="007F4B16" w:rsidRPr="00227800">
        <w:rPr>
          <w:rFonts w:cs="Times New Roman"/>
          <w:b/>
          <w:bCs/>
        </w:rPr>
        <w:t>eq.</w:t>
      </w:r>
      <w:r w:rsidR="00C17AA2" w:rsidRPr="00227800">
        <w:rPr>
          <w:rFonts w:cs="Times New Roman"/>
          <w:b/>
          <w:bCs/>
        </w:rPr>
        <w:t xml:space="preserve"> 1</w:t>
      </w:r>
      <w:r w:rsidR="00C17AA2" w:rsidRPr="00C0290A">
        <w:rPr>
          <w:rFonts w:cs="Times New Roman"/>
          <w:bCs/>
        </w:rPr>
        <w:t xml:space="preserve"> </w:t>
      </w:r>
      <w:r w:rsidR="00A3663C">
        <w:rPr>
          <w:rFonts w:cs="Times New Roman"/>
          <w:bCs/>
          <w:lang w:val="haw-US"/>
        </w:rPr>
        <w:t>with</w:t>
      </w:r>
      <w:r w:rsidR="00C17AA2" w:rsidRPr="00C0290A">
        <w:rPr>
          <w:rFonts w:cs="Times New Roman"/>
          <w:bCs/>
        </w:rPr>
        <w:t xml:space="preserve"> the 90th percentile threshold. </w:t>
      </w:r>
      <w:r w:rsidR="00A3663C">
        <w:rPr>
          <w:rFonts w:cs="Times New Roman"/>
          <w:bCs/>
          <w:lang w:val="haw-US"/>
        </w:rPr>
        <w:t>We compare</w:t>
      </w:r>
      <w:r w:rsidR="007F4B16">
        <w:rPr>
          <w:rFonts w:cs="Times New Roman"/>
          <w:bCs/>
        </w:rPr>
        <w:t>d</w:t>
      </w:r>
      <w:r w:rsidR="00A3663C">
        <w:rPr>
          <w:rFonts w:cs="Times New Roman"/>
          <w:bCs/>
          <w:lang w:val="haw-US"/>
        </w:rPr>
        <w:t xml:space="preserve"> </w:t>
      </w:r>
      <w:r w:rsidR="007F4B16">
        <w:rPr>
          <w:rFonts w:cs="Times New Roman"/>
          <w:bCs/>
        </w:rPr>
        <w:t xml:space="preserve">results from </w:t>
      </w:r>
      <w:r w:rsidR="00A3663C">
        <w:rPr>
          <w:rFonts w:cs="Times New Roman"/>
          <w:bCs/>
          <w:lang w:val="haw-US"/>
        </w:rPr>
        <w:t xml:space="preserve">our </w:t>
      </w:r>
      <w:r w:rsidR="007F4B16">
        <w:rPr>
          <w:rFonts w:cs="Times New Roman"/>
          <w:bCs/>
        </w:rPr>
        <w:t>original</w:t>
      </w:r>
      <w:r w:rsidR="007F4B16">
        <w:rPr>
          <w:rFonts w:cs="Times New Roman"/>
          <w:bCs/>
          <w:lang w:val="haw-US"/>
        </w:rPr>
        <w:t xml:space="preserve"> </w:t>
      </w:r>
      <w:r w:rsidR="00A3663C">
        <w:rPr>
          <w:rFonts w:cs="Times New Roman"/>
          <w:bCs/>
          <w:lang w:val="haw-US"/>
        </w:rPr>
        <w:t>subset of the 90</w:t>
      </w:r>
      <w:r w:rsidR="00A3663C" w:rsidRPr="00227800">
        <w:rPr>
          <w:rFonts w:cs="Times New Roman"/>
          <w:bCs/>
          <w:vertAlign w:val="superscript"/>
          <w:lang w:val="haw-US"/>
        </w:rPr>
        <w:t>th</w:t>
      </w:r>
      <w:r w:rsidR="00A3663C">
        <w:rPr>
          <w:rFonts w:cs="Times New Roman"/>
          <w:bCs/>
          <w:lang w:val="haw-US"/>
        </w:rPr>
        <w:t xml:space="preserve"> </w:t>
      </w:r>
      <w:r w:rsidR="007F4B16">
        <w:rPr>
          <w:rFonts w:cs="Times New Roman"/>
          <w:bCs/>
        </w:rPr>
        <w:t xml:space="preserve">percentile of </w:t>
      </w:r>
      <w:r w:rsidR="00A3663C">
        <w:rPr>
          <w:rFonts w:cs="Times New Roman"/>
          <w:bCs/>
          <w:lang w:val="haw-US"/>
        </w:rPr>
        <w:t>engag</w:t>
      </w:r>
      <w:proofErr w:type="spellStart"/>
      <w:r w:rsidR="007F4B16">
        <w:rPr>
          <w:rFonts w:cs="Times New Roman"/>
          <w:bCs/>
        </w:rPr>
        <w:t>ement</w:t>
      </w:r>
      <w:proofErr w:type="spellEnd"/>
      <w:r w:rsidR="00A3663C">
        <w:rPr>
          <w:rFonts w:cs="Times New Roman"/>
          <w:bCs/>
          <w:lang w:val="haw-US"/>
        </w:rPr>
        <w:t xml:space="preserve"> (</w:t>
      </w:r>
      <w:r w:rsidR="00A3663C" w:rsidRPr="00227800">
        <w:rPr>
          <w:rFonts w:cs="Times New Roman"/>
          <w:b/>
          <w:bCs/>
          <w:lang w:val="haw-US"/>
        </w:rPr>
        <w:t>Fig</w:t>
      </w:r>
      <w:r w:rsidR="007F4B16" w:rsidRPr="00227800">
        <w:rPr>
          <w:rFonts w:cs="Times New Roman"/>
          <w:b/>
          <w:bCs/>
        </w:rPr>
        <w:t>.</w:t>
      </w:r>
      <w:r w:rsidR="00A3663C" w:rsidRPr="00227800">
        <w:rPr>
          <w:rFonts w:cs="Times New Roman"/>
          <w:b/>
          <w:bCs/>
          <w:lang w:val="haw-US"/>
        </w:rPr>
        <w:t xml:space="preserve"> 3.D</w:t>
      </w:r>
      <w:r w:rsidR="00A3663C">
        <w:rPr>
          <w:rFonts w:cs="Times New Roman"/>
          <w:bCs/>
          <w:lang w:val="haw-US"/>
        </w:rPr>
        <w:t>) to</w:t>
      </w:r>
      <w:r w:rsidR="007F4B16">
        <w:rPr>
          <w:rFonts w:cs="Times New Roman"/>
          <w:bCs/>
        </w:rPr>
        <w:t xml:space="preserve"> results when differentiating</w:t>
      </w:r>
      <w:r w:rsidR="00A3663C">
        <w:rPr>
          <w:rFonts w:cs="Times New Roman"/>
          <w:bCs/>
          <w:lang w:val="haw-US"/>
        </w:rPr>
        <w:t xml:space="preserve"> engaging content coming from avid and non-avid users. </w:t>
      </w:r>
      <w:r w:rsidR="00C17AA2" w:rsidRPr="00C0290A">
        <w:rPr>
          <w:rFonts w:cs="Times New Roman"/>
          <w:bCs/>
        </w:rPr>
        <w:t>Th</w:t>
      </w:r>
      <w:r w:rsidR="007F4B16">
        <w:rPr>
          <w:rFonts w:cs="Times New Roman"/>
          <w:bCs/>
        </w:rPr>
        <w:t>is</w:t>
      </w:r>
      <w:r w:rsidR="00C17AA2" w:rsidRPr="00C0290A">
        <w:rPr>
          <w:rFonts w:cs="Times New Roman"/>
          <w:bCs/>
        </w:rPr>
        <w:t xml:space="preserve"> comparative </w:t>
      </w:r>
      <w:r w:rsidR="00A3663C">
        <w:rPr>
          <w:rFonts w:cs="Times New Roman"/>
          <w:bCs/>
          <w:lang w:val="haw-US"/>
        </w:rPr>
        <w:t>excer</w:t>
      </w:r>
      <w:proofErr w:type="spellStart"/>
      <w:r w:rsidR="007F4B16">
        <w:rPr>
          <w:rFonts w:cs="Times New Roman"/>
          <w:bCs/>
        </w:rPr>
        <w:t>cise</w:t>
      </w:r>
      <w:proofErr w:type="spellEnd"/>
      <w:r w:rsidR="00A3663C">
        <w:rPr>
          <w:rFonts w:cs="Times New Roman"/>
          <w:bCs/>
          <w:lang w:val="haw-US"/>
        </w:rPr>
        <w:t xml:space="preserve"> </w:t>
      </w:r>
      <w:r w:rsidR="007F4B16">
        <w:rPr>
          <w:rFonts w:cs="Times New Roman"/>
          <w:bCs/>
        </w:rPr>
        <w:t>demonstrated that Instagram posts that</w:t>
      </w:r>
      <w:r w:rsidR="00A3663C">
        <w:rPr>
          <w:rFonts w:cs="Times New Roman"/>
          <w:bCs/>
          <w:lang w:val="haw-US"/>
        </w:rPr>
        <w:t xml:space="preserve"> go viral online can systematically </w:t>
      </w:r>
      <w:r w:rsidR="007F4B16">
        <w:rPr>
          <w:rFonts w:cs="Times New Roman"/>
          <w:bCs/>
        </w:rPr>
        <w:t>impact visitation at parks like Yosemite and Zion regardless of user type, but that a</w:t>
      </w:r>
      <w:r w:rsidR="00A3663C">
        <w:rPr>
          <w:rFonts w:cs="Times New Roman"/>
          <w:bCs/>
          <w:lang w:val="haw-US"/>
        </w:rPr>
        <w:t xml:space="preserve">vid users </w:t>
      </w:r>
      <w:r w:rsidR="007F4B16">
        <w:rPr>
          <w:rFonts w:cs="Times New Roman"/>
          <w:bCs/>
        </w:rPr>
        <w:t xml:space="preserve">with viral content have the potential to </w:t>
      </w:r>
      <w:r w:rsidR="00A3663C">
        <w:rPr>
          <w:rFonts w:cs="Times New Roman"/>
          <w:bCs/>
          <w:lang w:val="haw-US"/>
        </w:rPr>
        <w:t xml:space="preserve">increase </w:t>
      </w:r>
      <w:r w:rsidR="007F4B16">
        <w:rPr>
          <w:rFonts w:cs="Times New Roman"/>
          <w:bCs/>
        </w:rPr>
        <w:t>visitation at</w:t>
      </w:r>
      <w:r w:rsidR="00A3663C">
        <w:rPr>
          <w:rFonts w:cs="Times New Roman"/>
          <w:bCs/>
          <w:lang w:val="haw-US"/>
        </w:rPr>
        <w:t xml:space="preserve"> a broader set of parks</w:t>
      </w:r>
      <w:r w:rsidR="007F4B16">
        <w:rPr>
          <w:rFonts w:cs="Times New Roman"/>
          <w:bCs/>
        </w:rPr>
        <w:t xml:space="preserve"> than non-avid users</w:t>
      </w:r>
      <w:r w:rsidR="00A3663C">
        <w:rPr>
          <w:rFonts w:cs="Times New Roman"/>
          <w:bCs/>
          <w:lang w:val="haw-US"/>
        </w:rPr>
        <w:t xml:space="preserve">. </w:t>
      </w:r>
      <w:r w:rsidR="00AB784F" w:rsidRPr="000C3579">
        <w:rPr>
          <w:rFonts w:cs="Times New Roman"/>
        </w:rPr>
        <w:br w:type="page"/>
      </w:r>
    </w:p>
    <w:p w14:paraId="01C5BA7B" w14:textId="6AE4F383" w:rsidR="006102B1" w:rsidRDefault="006102B1" w:rsidP="00FE7E2B">
      <w:pPr>
        <w:spacing w:after="240"/>
        <w:rPr>
          <w:b/>
        </w:rPr>
      </w:pPr>
      <w:r w:rsidRPr="002C472E">
        <w:rPr>
          <w:b/>
        </w:rPr>
        <w:lastRenderedPageBreak/>
        <w:t>Reference</w:t>
      </w:r>
      <w:r w:rsidR="005D0B3E" w:rsidRPr="002C472E">
        <w:rPr>
          <w:b/>
        </w:rPr>
        <w:t>s</w:t>
      </w:r>
    </w:p>
    <w:p w14:paraId="3685B921" w14:textId="77777777" w:rsidR="00CF3EF9" w:rsidRPr="00CF3EF9" w:rsidRDefault="00756E0B" w:rsidP="00CF3EF9">
      <w:pPr>
        <w:pStyle w:val="Bibliography"/>
        <w:rPr>
          <w:rFonts w:cs="Times New Roman"/>
        </w:rPr>
      </w:pPr>
      <w:r>
        <w:fldChar w:fldCharType="begin"/>
      </w:r>
      <w:r>
        <w:instrText xml:space="preserve"> ADDIN ZOTERO_BIBL {"uncited":[],"omitted":[],"custom":[]} CSL_BIBLIOGRAPHY </w:instrText>
      </w:r>
      <w:r>
        <w:fldChar w:fldCharType="separate"/>
      </w:r>
      <w:r w:rsidR="00CF3EF9" w:rsidRPr="00CF3EF9">
        <w:rPr>
          <w:rFonts w:cs="Times New Roman"/>
        </w:rPr>
        <w:t>1.</w:t>
      </w:r>
      <w:r w:rsidR="00CF3EF9" w:rsidRPr="00CF3EF9">
        <w:rPr>
          <w:rFonts w:cs="Times New Roman"/>
        </w:rPr>
        <w:tab/>
        <w:t xml:space="preserve">Clawson, M. Outdoor recreation: Twenty‐five years of history, twenty‐five years of projection. </w:t>
      </w:r>
      <w:r w:rsidR="00CF3EF9" w:rsidRPr="00CF3EF9">
        <w:rPr>
          <w:rFonts w:cs="Times New Roman"/>
          <w:i/>
          <w:iCs/>
        </w:rPr>
        <w:t>Leis. Sci.</w:t>
      </w:r>
      <w:r w:rsidR="00CF3EF9" w:rsidRPr="00CF3EF9">
        <w:rPr>
          <w:rFonts w:cs="Times New Roman"/>
        </w:rPr>
        <w:t xml:space="preserve"> </w:t>
      </w:r>
      <w:r w:rsidR="00CF3EF9" w:rsidRPr="00CF3EF9">
        <w:rPr>
          <w:rFonts w:cs="Times New Roman"/>
          <w:b/>
          <w:bCs/>
        </w:rPr>
        <w:t>7</w:t>
      </w:r>
      <w:r w:rsidR="00CF3EF9" w:rsidRPr="00CF3EF9">
        <w:rPr>
          <w:rFonts w:cs="Times New Roman"/>
        </w:rPr>
        <w:t>, 73–99 (1985).</w:t>
      </w:r>
    </w:p>
    <w:p w14:paraId="431C0759" w14:textId="77777777" w:rsidR="00CF3EF9" w:rsidRPr="00CF3EF9" w:rsidRDefault="00CF3EF9" w:rsidP="00CF3EF9">
      <w:pPr>
        <w:pStyle w:val="Bibliography"/>
        <w:rPr>
          <w:rFonts w:cs="Times New Roman"/>
        </w:rPr>
      </w:pPr>
      <w:r w:rsidRPr="00CF3EF9">
        <w:rPr>
          <w:rFonts w:cs="Times New Roman"/>
        </w:rPr>
        <w:t>2.</w:t>
      </w:r>
      <w:r w:rsidRPr="00CF3EF9">
        <w:rPr>
          <w:rFonts w:cs="Times New Roman"/>
        </w:rPr>
        <w:tab/>
        <w:t xml:space="preserve">Weiss, T. Tourism in America before World War II. </w:t>
      </w:r>
      <w:r w:rsidRPr="00CF3EF9">
        <w:rPr>
          <w:rFonts w:cs="Times New Roman"/>
          <w:i/>
          <w:iCs/>
        </w:rPr>
        <w:t>J. Econ. Hist.</w:t>
      </w:r>
      <w:r w:rsidRPr="00CF3EF9">
        <w:rPr>
          <w:rFonts w:cs="Times New Roman"/>
        </w:rPr>
        <w:t xml:space="preserve"> </w:t>
      </w:r>
      <w:r w:rsidRPr="00CF3EF9">
        <w:rPr>
          <w:rFonts w:cs="Times New Roman"/>
          <w:b/>
          <w:bCs/>
        </w:rPr>
        <w:t>64</w:t>
      </w:r>
      <w:r w:rsidRPr="00CF3EF9">
        <w:rPr>
          <w:rFonts w:cs="Times New Roman"/>
        </w:rPr>
        <w:t>, (2004).</w:t>
      </w:r>
    </w:p>
    <w:p w14:paraId="2552AB70" w14:textId="77777777" w:rsidR="00CF3EF9" w:rsidRPr="00CF3EF9" w:rsidRDefault="00CF3EF9" w:rsidP="00CF3EF9">
      <w:pPr>
        <w:pStyle w:val="Bibliography"/>
        <w:rPr>
          <w:rFonts w:cs="Times New Roman"/>
        </w:rPr>
      </w:pPr>
      <w:r w:rsidRPr="00CF3EF9">
        <w:rPr>
          <w:rFonts w:cs="Times New Roman"/>
        </w:rPr>
        <w:t>3.</w:t>
      </w:r>
      <w:r w:rsidRPr="00CF3EF9">
        <w:rPr>
          <w:rFonts w:cs="Times New Roman"/>
        </w:rPr>
        <w:tab/>
        <w:t xml:space="preserve">Stevens, T. H., More, T. A. &amp; Markowski-Lindsay, M. Declining National Park Visitation: An Economic Analysis. </w:t>
      </w:r>
      <w:r w:rsidRPr="00CF3EF9">
        <w:rPr>
          <w:rFonts w:cs="Times New Roman"/>
          <w:i/>
          <w:iCs/>
        </w:rPr>
        <w:t>J. Leis. Res.</w:t>
      </w:r>
      <w:r w:rsidRPr="00CF3EF9">
        <w:rPr>
          <w:rFonts w:cs="Times New Roman"/>
        </w:rPr>
        <w:t xml:space="preserve"> </w:t>
      </w:r>
      <w:r w:rsidRPr="00CF3EF9">
        <w:rPr>
          <w:rFonts w:cs="Times New Roman"/>
          <w:b/>
          <w:bCs/>
        </w:rPr>
        <w:t>46</w:t>
      </w:r>
      <w:r w:rsidRPr="00CF3EF9">
        <w:rPr>
          <w:rFonts w:cs="Times New Roman"/>
        </w:rPr>
        <w:t>, 153–164 (2014).</w:t>
      </w:r>
    </w:p>
    <w:p w14:paraId="6F87B3D0" w14:textId="77777777" w:rsidR="00CF3EF9" w:rsidRPr="00CF3EF9" w:rsidRDefault="00CF3EF9" w:rsidP="00CF3EF9">
      <w:pPr>
        <w:pStyle w:val="Bibliography"/>
        <w:rPr>
          <w:rFonts w:cs="Times New Roman"/>
        </w:rPr>
      </w:pPr>
      <w:r w:rsidRPr="00CF3EF9">
        <w:rPr>
          <w:rFonts w:cs="Times New Roman"/>
        </w:rPr>
        <w:t>4.</w:t>
      </w:r>
      <w:r w:rsidRPr="00CF3EF9">
        <w:rPr>
          <w:rFonts w:cs="Times New Roman"/>
        </w:rPr>
        <w:tab/>
        <w:t xml:space="preserve">Poudyal, N. C., Paudel, B. &amp; Tarrant, M. A. A time series analysis of the impact of recession on national park visitation in the United States. </w:t>
      </w:r>
      <w:r w:rsidRPr="00CF3EF9">
        <w:rPr>
          <w:rFonts w:cs="Times New Roman"/>
          <w:i/>
          <w:iCs/>
        </w:rPr>
        <w:t>Tour. Manag.</w:t>
      </w:r>
      <w:r w:rsidRPr="00CF3EF9">
        <w:rPr>
          <w:rFonts w:cs="Times New Roman"/>
        </w:rPr>
        <w:t xml:space="preserve"> </w:t>
      </w:r>
      <w:r w:rsidRPr="00CF3EF9">
        <w:rPr>
          <w:rFonts w:cs="Times New Roman"/>
          <w:b/>
          <w:bCs/>
        </w:rPr>
        <w:t>35</w:t>
      </w:r>
      <w:r w:rsidRPr="00CF3EF9">
        <w:rPr>
          <w:rFonts w:cs="Times New Roman"/>
        </w:rPr>
        <w:t>, 181–189 (2013).</w:t>
      </w:r>
    </w:p>
    <w:p w14:paraId="440A2162" w14:textId="77777777" w:rsidR="00CF3EF9" w:rsidRPr="00CF3EF9" w:rsidRDefault="00CF3EF9" w:rsidP="00CF3EF9">
      <w:pPr>
        <w:pStyle w:val="Bibliography"/>
        <w:rPr>
          <w:rFonts w:cs="Times New Roman"/>
        </w:rPr>
      </w:pPr>
      <w:r w:rsidRPr="00CF3EF9">
        <w:rPr>
          <w:rFonts w:cs="Times New Roman"/>
        </w:rPr>
        <w:t>5.</w:t>
      </w:r>
      <w:r w:rsidRPr="00CF3EF9">
        <w:rPr>
          <w:rFonts w:cs="Times New Roman"/>
        </w:rPr>
        <w:tab/>
        <w:t xml:space="preserve">Timmons, A. L. Too Much of a Good Thing: Overcrowding at America’s National Parks. </w:t>
      </w:r>
      <w:r w:rsidRPr="00CF3EF9">
        <w:rPr>
          <w:rFonts w:cs="Times New Roman"/>
          <w:i/>
          <w:iCs/>
        </w:rPr>
        <w:t>Notre Dame Law Rev.</w:t>
      </w:r>
      <w:r w:rsidRPr="00CF3EF9">
        <w:rPr>
          <w:rFonts w:cs="Times New Roman"/>
        </w:rPr>
        <w:t xml:space="preserve"> </w:t>
      </w:r>
      <w:r w:rsidRPr="00CF3EF9">
        <w:rPr>
          <w:rFonts w:cs="Times New Roman"/>
          <w:b/>
          <w:bCs/>
        </w:rPr>
        <w:t>94</w:t>
      </w:r>
      <w:r w:rsidRPr="00CF3EF9">
        <w:rPr>
          <w:rFonts w:cs="Times New Roman"/>
        </w:rPr>
        <w:t>,.</w:t>
      </w:r>
    </w:p>
    <w:p w14:paraId="53AF78F4" w14:textId="77777777" w:rsidR="00CF3EF9" w:rsidRPr="00CF3EF9" w:rsidRDefault="00CF3EF9" w:rsidP="00CF3EF9">
      <w:pPr>
        <w:pStyle w:val="Bibliography"/>
        <w:rPr>
          <w:rFonts w:cs="Times New Roman"/>
        </w:rPr>
      </w:pPr>
      <w:r w:rsidRPr="00CF3EF9">
        <w:rPr>
          <w:rFonts w:cs="Times New Roman"/>
        </w:rPr>
        <w:t>6.</w:t>
      </w:r>
      <w:r w:rsidRPr="00CF3EF9">
        <w:rPr>
          <w:rFonts w:cs="Times New Roman"/>
        </w:rPr>
        <w:tab/>
        <w:t xml:space="preserve">Robbins, J. How A Surge in Visitors Is Overwhelming America’s National Parks. </w:t>
      </w:r>
      <w:r w:rsidRPr="00CF3EF9">
        <w:rPr>
          <w:rFonts w:cs="Times New Roman"/>
          <w:i/>
          <w:iCs/>
        </w:rPr>
        <w:t>Yale E360</w:t>
      </w:r>
      <w:r w:rsidRPr="00CF3EF9">
        <w:rPr>
          <w:rFonts w:cs="Times New Roman"/>
        </w:rPr>
        <w:t xml:space="preserve"> https://e360.yale.edu/features/greenlock-a-visitor-crush-is-overwhelming-americas-national-parks (2017).</w:t>
      </w:r>
    </w:p>
    <w:p w14:paraId="0DC00601" w14:textId="77777777" w:rsidR="00CF3EF9" w:rsidRPr="00CF3EF9" w:rsidRDefault="00CF3EF9" w:rsidP="00CF3EF9">
      <w:pPr>
        <w:pStyle w:val="Bibliography"/>
        <w:rPr>
          <w:rFonts w:cs="Times New Roman"/>
        </w:rPr>
      </w:pPr>
      <w:r w:rsidRPr="00CF3EF9">
        <w:rPr>
          <w:rFonts w:cs="Times New Roman"/>
        </w:rPr>
        <w:t>7.</w:t>
      </w:r>
      <w:r w:rsidRPr="00CF3EF9">
        <w:rPr>
          <w:rFonts w:cs="Times New Roman"/>
        </w:rPr>
        <w:tab/>
        <w:t>NPS. Deferred Maintenance and Repairs - Infrastructure (U.S. National Park Service). https://www.nps.gov/subjects/infrastructure/maintenance-backlog.htm.</w:t>
      </w:r>
    </w:p>
    <w:p w14:paraId="1AB31448" w14:textId="77777777" w:rsidR="00CF3EF9" w:rsidRPr="00CF3EF9" w:rsidRDefault="00CF3EF9" w:rsidP="00CF3EF9">
      <w:pPr>
        <w:pStyle w:val="Bibliography"/>
        <w:rPr>
          <w:rFonts w:cs="Times New Roman"/>
        </w:rPr>
      </w:pPr>
      <w:r w:rsidRPr="00CF3EF9">
        <w:rPr>
          <w:rFonts w:cs="Times New Roman"/>
        </w:rPr>
        <w:t>8.</w:t>
      </w:r>
      <w:r w:rsidRPr="00CF3EF9">
        <w:rPr>
          <w:rFonts w:cs="Times New Roman"/>
        </w:rPr>
        <w:tab/>
        <w:t xml:space="preserve">Solomon, C. Is Instagram Ruining the Great Outdoors? </w:t>
      </w:r>
      <w:r w:rsidRPr="00CF3EF9">
        <w:rPr>
          <w:rFonts w:cs="Times New Roman"/>
          <w:i/>
          <w:iCs/>
        </w:rPr>
        <w:t>Outside Online</w:t>
      </w:r>
      <w:r w:rsidRPr="00CF3EF9">
        <w:rPr>
          <w:rFonts w:cs="Times New Roman"/>
        </w:rPr>
        <w:t xml:space="preserve"> https://www.outsideonline.com/culture/opinion/instagram-ruining-great-outdoors/ (2017).</w:t>
      </w:r>
    </w:p>
    <w:p w14:paraId="631DBF4F" w14:textId="77777777" w:rsidR="00CF3EF9" w:rsidRPr="00CF3EF9" w:rsidRDefault="00CF3EF9" w:rsidP="00CF3EF9">
      <w:pPr>
        <w:pStyle w:val="Bibliography"/>
        <w:rPr>
          <w:rFonts w:cs="Times New Roman"/>
        </w:rPr>
      </w:pPr>
      <w:r w:rsidRPr="00CF3EF9">
        <w:rPr>
          <w:rFonts w:cs="Times New Roman"/>
        </w:rPr>
        <w:t>9.</w:t>
      </w:r>
      <w:r w:rsidRPr="00CF3EF9">
        <w:rPr>
          <w:rFonts w:cs="Times New Roman"/>
        </w:rPr>
        <w:tab/>
        <w:t xml:space="preserve">Simmonds, C., McGivney, A., Wilkinson, T. &amp; Canon, G. Crisis in our national parks: how tourists are loving nature to death. </w:t>
      </w:r>
      <w:r w:rsidRPr="00CF3EF9">
        <w:rPr>
          <w:rFonts w:cs="Times New Roman"/>
          <w:i/>
          <w:iCs/>
        </w:rPr>
        <w:t>The Guardian</w:t>
      </w:r>
      <w:r w:rsidRPr="00CF3EF9">
        <w:rPr>
          <w:rFonts w:cs="Times New Roman"/>
        </w:rPr>
        <w:t xml:space="preserve"> (2018).</w:t>
      </w:r>
    </w:p>
    <w:p w14:paraId="07411989" w14:textId="77777777" w:rsidR="00CF3EF9" w:rsidRPr="00CF3EF9" w:rsidRDefault="00CF3EF9" w:rsidP="00CF3EF9">
      <w:pPr>
        <w:pStyle w:val="Bibliography"/>
        <w:rPr>
          <w:rFonts w:cs="Times New Roman"/>
        </w:rPr>
      </w:pPr>
      <w:r w:rsidRPr="00CF3EF9">
        <w:rPr>
          <w:rFonts w:cs="Times New Roman"/>
        </w:rPr>
        <w:t>10.</w:t>
      </w:r>
      <w:r w:rsidRPr="00CF3EF9">
        <w:rPr>
          <w:rFonts w:cs="Times New Roman"/>
        </w:rPr>
        <w:tab/>
        <w:t>Hegyi, N. Instagramming Crowds Pack National Parks : NPR. https://www.npr.org/2019/05/28/726658317/instagramming-crowds-pack-national-parks (2019).</w:t>
      </w:r>
    </w:p>
    <w:p w14:paraId="677D5C75" w14:textId="77777777" w:rsidR="00CF3EF9" w:rsidRPr="00CF3EF9" w:rsidRDefault="00CF3EF9" w:rsidP="00CF3EF9">
      <w:pPr>
        <w:pStyle w:val="Bibliography"/>
        <w:rPr>
          <w:rFonts w:cs="Times New Roman"/>
        </w:rPr>
      </w:pPr>
      <w:r w:rsidRPr="00CF3EF9">
        <w:rPr>
          <w:rFonts w:cs="Times New Roman"/>
        </w:rPr>
        <w:lastRenderedPageBreak/>
        <w:t>11.</w:t>
      </w:r>
      <w:r w:rsidRPr="00CF3EF9">
        <w:rPr>
          <w:rFonts w:cs="Times New Roman"/>
        </w:rPr>
        <w:tab/>
        <w:t xml:space="preserve">Lake, Z. &amp; Rulli, M. National parks officials grappling with high volume as Instagram tourism booms. </w:t>
      </w:r>
      <w:r w:rsidRPr="00CF3EF9">
        <w:rPr>
          <w:rFonts w:cs="Times New Roman"/>
          <w:i/>
          <w:iCs/>
        </w:rPr>
        <w:t>ABC News</w:t>
      </w:r>
      <w:r w:rsidRPr="00CF3EF9">
        <w:rPr>
          <w:rFonts w:cs="Times New Roman"/>
        </w:rPr>
        <w:t xml:space="preserve"> https://abcnews.go.com/Lifestyle/instagram-tourism-booms-horseshoe-bend-national-parks-officials/story?id=64638198.</w:t>
      </w:r>
    </w:p>
    <w:p w14:paraId="4F50DD7A" w14:textId="77777777" w:rsidR="00CF3EF9" w:rsidRPr="00CF3EF9" w:rsidRDefault="00CF3EF9" w:rsidP="00CF3EF9">
      <w:pPr>
        <w:pStyle w:val="Bibliography"/>
        <w:rPr>
          <w:rFonts w:cs="Times New Roman"/>
        </w:rPr>
      </w:pPr>
      <w:r w:rsidRPr="00CF3EF9">
        <w:rPr>
          <w:rFonts w:cs="Times New Roman"/>
        </w:rPr>
        <w:t>12.</w:t>
      </w:r>
      <w:r w:rsidRPr="00CF3EF9">
        <w:rPr>
          <w:rFonts w:cs="Times New Roman"/>
        </w:rPr>
        <w:tab/>
        <w:t xml:space="preserve">Lowe Mackenzie, A. L., Dundas, S. J. &amp; Zhao, B. The Instagram Effect: Is Social Media Influencing Visitation to Public Land? </w:t>
      </w:r>
      <w:r w:rsidRPr="00CF3EF9">
        <w:rPr>
          <w:rFonts w:cs="Times New Roman"/>
          <w:i/>
          <w:iCs/>
        </w:rPr>
        <w:t>Land Econ.</w:t>
      </w:r>
      <w:r w:rsidRPr="00CF3EF9">
        <w:rPr>
          <w:rFonts w:cs="Times New Roman"/>
        </w:rPr>
        <w:t xml:space="preserve"> 122920-0192R1 (2023) doi:10.3368/le.100.2.122920-0192R1.</w:t>
      </w:r>
    </w:p>
    <w:p w14:paraId="6C4D7D84" w14:textId="77777777" w:rsidR="00CF3EF9" w:rsidRPr="00CF3EF9" w:rsidRDefault="00CF3EF9" w:rsidP="00CF3EF9">
      <w:pPr>
        <w:pStyle w:val="Bibliography"/>
        <w:rPr>
          <w:rFonts w:cs="Times New Roman"/>
        </w:rPr>
      </w:pPr>
      <w:r w:rsidRPr="00CF3EF9">
        <w:rPr>
          <w:rFonts w:cs="Times New Roman"/>
        </w:rPr>
        <w:t>13.</w:t>
      </w:r>
      <w:r w:rsidRPr="00CF3EF9">
        <w:rPr>
          <w:rFonts w:cs="Times New Roman"/>
        </w:rPr>
        <w:tab/>
        <w:t xml:space="preserve">Wood, S. A., Guerry, A. D., Silver, J. M. &amp; Lacayo, M. Using social media to quantify nature-based tourism and recreation. </w:t>
      </w:r>
      <w:r w:rsidRPr="00CF3EF9">
        <w:rPr>
          <w:rFonts w:cs="Times New Roman"/>
          <w:i/>
          <w:iCs/>
        </w:rPr>
        <w:t>Sci. Rep.</w:t>
      </w:r>
      <w:r w:rsidRPr="00CF3EF9">
        <w:rPr>
          <w:rFonts w:cs="Times New Roman"/>
        </w:rPr>
        <w:t xml:space="preserve"> </w:t>
      </w:r>
      <w:r w:rsidRPr="00CF3EF9">
        <w:rPr>
          <w:rFonts w:cs="Times New Roman"/>
          <w:b/>
          <w:bCs/>
        </w:rPr>
        <w:t>3</w:t>
      </w:r>
      <w:r w:rsidRPr="00CF3EF9">
        <w:rPr>
          <w:rFonts w:cs="Times New Roman"/>
        </w:rPr>
        <w:t>, 2976 (2013).</w:t>
      </w:r>
    </w:p>
    <w:p w14:paraId="73D515E1" w14:textId="77777777" w:rsidR="00CF3EF9" w:rsidRPr="00CF3EF9" w:rsidRDefault="00CF3EF9" w:rsidP="00CF3EF9">
      <w:pPr>
        <w:pStyle w:val="Bibliography"/>
        <w:rPr>
          <w:rFonts w:cs="Times New Roman"/>
        </w:rPr>
      </w:pPr>
      <w:r w:rsidRPr="00CF3EF9">
        <w:rPr>
          <w:rFonts w:cs="Times New Roman"/>
        </w:rPr>
        <w:t>14.</w:t>
      </w:r>
      <w:r w:rsidRPr="00CF3EF9">
        <w:rPr>
          <w:rFonts w:cs="Times New Roman"/>
        </w:rPr>
        <w:tab/>
        <w:t xml:space="preserve">Sessions, C., Wood, S. A., Rabotyagov, S. &amp; Fisher, D. M. Measuring recreational visitation at U.S. National Parks with crowd-sourced photographs. </w:t>
      </w:r>
      <w:r w:rsidRPr="00CF3EF9">
        <w:rPr>
          <w:rFonts w:cs="Times New Roman"/>
          <w:i/>
          <w:iCs/>
        </w:rPr>
        <w:t>J. Environ. Manage.</w:t>
      </w:r>
      <w:r w:rsidRPr="00CF3EF9">
        <w:rPr>
          <w:rFonts w:cs="Times New Roman"/>
        </w:rPr>
        <w:t xml:space="preserve"> </w:t>
      </w:r>
      <w:r w:rsidRPr="00CF3EF9">
        <w:rPr>
          <w:rFonts w:cs="Times New Roman"/>
          <w:b/>
          <w:bCs/>
        </w:rPr>
        <w:t>183</w:t>
      </w:r>
      <w:r w:rsidRPr="00CF3EF9">
        <w:rPr>
          <w:rFonts w:cs="Times New Roman"/>
        </w:rPr>
        <w:t>, 703–711 (2016).</w:t>
      </w:r>
    </w:p>
    <w:p w14:paraId="50B54C5A" w14:textId="77777777" w:rsidR="00CF3EF9" w:rsidRPr="00CF3EF9" w:rsidRDefault="00CF3EF9" w:rsidP="00CF3EF9">
      <w:pPr>
        <w:pStyle w:val="Bibliography"/>
        <w:rPr>
          <w:rFonts w:cs="Times New Roman"/>
        </w:rPr>
      </w:pPr>
      <w:r w:rsidRPr="00CF3EF9">
        <w:rPr>
          <w:rFonts w:cs="Times New Roman"/>
        </w:rPr>
        <w:t>15.</w:t>
      </w:r>
      <w:r w:rsidRPr="00CF3EF9">
        <w:rPr>
          <w:rFonts w:cs="Times New Roman"/>
        </w:rPr>
        <w:tab/>
        <w:t xml:space="preserve">Fisher, D. M. </w:t>
      </w:r>
      <w:r w:rsidRPr="00CF3EF9">
        <w:rPr>
          <w:rFonts w:cs="Times New Roman"/>
          <w:i/>
          <w:iCs/>
        </w:rPr>
        <w:t>et al.</w:t>
      </w:r>
      <w:r w:rsidRPr="00CF3EF9">
        <w:rPr>
          <w:rFonts w:cs="Times New Roman"/>
        </w:rPr>
        <w:t xml:space="preserve"> Recreational use in dispersed public lands measured using social media data and on-site counts. </w:t>
      </w:r>
      <w:r w:rsidRPr="00CF3EF9">
        <w:rPr>
          <w:rFonts w:cs="Times New Roman"/>
          <w:i/>
          <w:iCs/>
        </w:rPr>
        <w:t>J. Environ. Manage.</w:t>
      </w:r>
      <w:r w:rsidRPr="00CF3EF9">
        <w:rPr>
          <w:rFonts w:cs="Times New Roman"/>
        </w:rPr>
        <w:t xml:space="preserve"> </w:t>
      </w:r>
      <w:r w:rsidRPr="00CF3EF9">
        <w:rPr>
          <w:rFonts w:cs="Times New Roman"/>
          <w:b/>
          <w:bCs/>
        </w:rPr>
        <w:t>222</w:t>
      </w:r>
      <w:r w:rsidRPr="00CF3EF9">
        <w:rPr>
          <w:rFonts w:cs="Times New Roman"/>
        </w:rPr>
        <w:t>, 465–474 (2018).</w:t>
      </w:r>
    </w:p>
    <w:p w14:paraId="563EFD06" w14:textId="77777777" w:rsidR="00CF3EF9" w:rsidRPr="00CF3EF9" w:rsidRDefault="00CF3EF9" w:rsidP="00CF3EF9">
      <w:pPr>
        <w:pStyle w:val="Bibliography"/>
        <w:rPr>
          <w:rFonts w:cs="Times New Roman"/>
        </w:rPr>
      </w:pPr>
      <w:r w:rsidRPr="00CF3EF9">
        <w:rPr>
          <w:rFonts w:cs="Times New Roman"/>
        </w:rPr>
        <w:t>16.</w:t>
      </w:r>
      <w:r w:rsidRPr="00CF3EF9">
        <w:rPr>
          <w:rFonts w:cs="Times New Roman"/>
        </w:rPr>
        <w:tab/>
        <w:t xml:space="preserve">Wilkins, E. J., Wood, S. A. &amp; Smith, J. W. Uses and Limitations of Social Media to Inform Visitor Use Management in Parks and Protected Areas: A Systematic Review. </w:t>
      </w:r>
      <w:r w:rsidRPr="00CF3EF9">
        <w:rPr>
          <w:rFonts w:cs="Times New Roman"/>
          <w:i/>
          <w:iCs/>
        </w:rPr>
        <w:t>Environ. Manage.</w:t>
      </w:r>
      <w:r w:rsidRPr="00CF3EF9">
        <w:rPr>
          <w:rFonts w:cs="Times New Roman"/>
        </w:rPr>
        <w:t xml:space="preserve"> </w:t>
      </w:r>
      <w:r w:rsidRPr="00CF3EF9">
        <w:rPr>
          <w:rFonts w:cs="Times New Roman"/>
          <w:b/>
          <w:bCs/>
        </w:rPr>
        <w:t>67</w:t>
      </w:r>
      <w:r w:rsidRPr="00CF3EF9">
        <w:rPr>
          <w:rFonts w:cs="Times New Roman"/>
        </w:rPr>
        <w:t>, 120–132 (2021).</w:t>
      </w:r>
    </w:p>
    <w:p w14:paraId="497DB156" w14:textId="77777777" w:rsidR="00CF3EF9" w:rsidRPr="00CF3EF9" w:rsidRDefault="00CF3EF9" w:rsidP="00CF3EF9">
      <w:pPr>
        <w:pStyle w:val="Bibliography"/>
        <w:rPr>
          <w:rFonts w:cs="Times New Roman"/>
        </w:rPr>
      </w:pPr>
      <w:r w:rsidRPr="00CF3EF9">
        <w:rPr>
          <w:rFonts w:cs="Times New Roman"/>
        </w:rPr>
        <w:t>17.</w:t>
      </w:r>
      <w:r w:rsidRPr="00CF3EF9">
        <w:rPr>
          <w:rFonts w:cs="Times New Roman"/>
        </w:rPr>
        <w:tab/>
        <w:t xml:space="preserve">Wood, S. A. </w:t>
      </w:r>
      <w:r w:rsidRPr="00CF3EF9">
        <w:rPr>
          <w:rFonts w:cs="Times New Roman"/>
          <w:i/>
          <w:iCs/>
        </w:rPr>
        <w:t>et al.</w:t>
      </w:r>
      <w:r w:rsidRPr="00CF3EF9">
        <w:rPr>
          <w:rFonts w:cs="Times New Roman"/>
        </w:rPr>
        <w:t xml:space="preserve"> Next-generation visitation models using social media to estimate recreation on public lands. </w:t>
      </w:r>
      <w:r w:rsidRPr="00CF3EF9">
        <w:rPr>
          <w:rFonts w:cs="Times New Roman"/>
          <w:i/>
          <w:iCs/>
        </w:rPr>
        <w:t>Sci. Rep.</w:t>
      </w:r>
      <w:r w:rsidRPr="00CF3EF9">
        <w:rPr>
          <w:rFonts w:cs="Times New Roman"/>
        </w:rPr>
        <w:t xml:space="preserve"> </w:t>
      </w:r>
      <w:r w:rsidRPr="00CF3EF9">
        <w:rPr>
          <w:rFonts w:cs="Times New Roman"/>
          <w:b/>
          <w:bCs/>
        </w:rPr>
        <w:t>10</w:t>
      </w:r>
      <w:r w:rsidRPr="00CF3EF9">
        <w:rPr>
          <w:rFonts w:cs="Times New Roman"/>
        </w:rPr>
        <w:t>, 15419 (2020).</w:t>
      </w:r>
    </w:p>
    <w:p w14:paraId="76090821" w14:textId="77777777" w:rsidR="00CF3EF9" w:rsidRPr="00CF3EF9" w:rsidRDefault="00CF3EF9" w:rsidP="00CF3EF9">
      <w:pPr>
        <w:pStyle w:val="Bibliography"/>
        <w:rPr>
          <w:rFonts w:cs="Times New Roman"/>
        </w:rPr>
      </w:pPr>
      <w:r w:rsidRPr="00CF3EF9">
        <w:rPr>
          <w:rFonts w:cs="Times New Roman"/>
        </w:rPr>
        <w:t>18.</w:t>
      </w:r>
      <w:r w:rsidRPr="00CF3EF9">
        <w:rPr>
          <w:rFonts w:cs="Times New Roman"/>
        </w:rPr>
        <w:tab/>
        <w:t xml:space="preserve">Hausmann, A. </w:t>
      </w:r>
      <w:r w:rsidRPr="00CF3EF9">
        <w:rPr>
          <w:rFonts w:cs="Times New Roman"/>
          <w:i/>
          <w:iCs/>
        </w:rPr>
        <w:t>et al.</w:t>
      </w:r>
      <w:r w:rsidRPr="00CF3EF9">
        <w:rPr>
          <w:rFonts w:cs="Times New Roman"/>
        </w:rPr>
        <w:t xml:space="preserve"> Social Media Data Can Be Used to Understand Tourists’ Preferences for Nature‐Based Experiences in Protected Areas. </w:t>
      </w:r>
      <w:r w:rsidRPr="00CF3EF9">
        <w:rPr>
          <w:rFonts w:cs="Times New Roman"/>
          <w:i/>
          <w:iCs/>
        </w:rPr>
        <w:t>Conserv. Lett.</w:t>
      </w:r>
      <w:r w:rsidRPr="00CF3EF9">
        <w:rPr>
          <w:rFonts w:cs="Times New Roman"/>
        </w:rPr>
        <w:t xml:space="preserve"> </w:t>
      </w:r>
      <w:r w:rsidRPr="00CF3EF9">
        <w:rPr>
          <w:rFonts w:cs="Times New Roman"/>
          <w:b/>
          <w:bCs/>
        </w:rPr>
        <w:t>11</w:t>
      </w:r>
      <w:r w:rsidRPr="00CF3EF9">
        <w:rPr>
          <w:rFonts w:cs="Times New Roman"/>
        </w:rPr>
        <w:t>, e12343 (2018).</w:t>
      </w:r>
    </w:p>
    <w:p w14:paraId="5389DCAA" w14:textId="77777777" w:rsidR="00CF3EF9" w:rsidRPr="00CF3EF9" w:rsidRDefault="00CF3EF9" w:rsidP="00CF3EF9">
      <w:pPr>
        <w:pStyle w:val="Bibliography"/>
        <w:rPr>
          <w:rFonts w:cs="Times New Roman"/>
        </w:rPr>
      </w:pPr>
      <w:r w:rsidRPr="00CF3EF9">
        <w:rPr>
          <w:rFonts w:cs="Times New Roman"/>
        </w:rPr>
        <w:t>19.</w:t>
      </w:r>
      <w:r w:rsidRPr="00CF3EF9">
        <w:rPr>
          <w:rFonts w:cs="Times New Roman"/>
        </w:rPr>
        <w:tab/>
        <w:t xml:space="preserve">Walden-Schreiner, C., Leung, Y.-F. &amp; Tateosian, L. Digital footprints: Incorporating crowdsourced geographic information for protected area management. </w:t>
      </w:r>
      <w:r w:rsidRPr="00CF3EF9">
        <w:rPr>
          <w:rFonts w:cs="Times New Roman"/>
          <w:i/>
          <w:iCs/>
        </w:rPr>
        <w:t>Appl. Geogr.</w:t>
      </w:r>
      <w:r w:rsidRPr="00CF3EF9">
        <w:rPr>
          <w:rFonts w:cs="Times New Roman"/>
        </w:rPr>
        <w:t xml:space="preserve"> </w:t>
      </w:r>
      <w:r w:rsidRPr="00CF3EF9">
        <w:rPr>
          <w:rFonts w:cs="Times New Roman"/>
          <w:b/>
          <w:bCs/>
        </w:rPr>
        <w:t>90</w:t>
      </w:r>
      <w:r w:rsidRPr="00CF3EF9">
        <w:rPr>
          <w:rFonts w:cs="Times New Roman"/>
        </w:rPr>
        <w:t>, 44–54 (2018).</w:t>
      </w:r>
    </w:p>
    <w:p w14:paraId="6AE33734" w14:textId="77777777" w:rsidR="00CF3EF9" w:rsidRPr="00CF3EF9" w:rsidRDefault="00CF3EF9" w:rsidP="00CF3EF9">
      <w:pPr>
        <w:pStyle w:val="Bibliography"/>
        <w:rPr>
          <w:rFonts w:cs="Times New Roman"/>
        </w:rPr>
      </w:pPr>
      <w:r w:rsidRPr="00CF3EF9">
        <w:rPr>
          <w:rFonts w:cs="Times New Roman"/>
        </w:rPr>
        <w:lastRenderedPageBreak/>
        <w:t>20.</w:t>
      </w:r>
      <w:r w:rsidRPr="00CF3EF9">
        <w:rPr>
          <w:rFonts w:cs="Times New Roman"/>
        </w:rPr>
        <w:tab/>
        <w:t xml:space="preserve">Walden-Schreiner, C., Rossi, S. D., Barros, A., Pickering, C. &amp; Leung, Y.-F. Using crowd-sourced photos to assess seasonal patterns of visitor use in mountain-protected areas. </w:t>
      </w:r>
      <w:r w:rsidRPr="00CF3EF9">
        <w:rPr>
          <w:rFonts w:cs="Times New Roman"/>
          <w:i/>
          <w:iCs/>
        </w:rPr>
        <w:t>Ambio</w:t>
      </w:r>
      <w:r w:rsidRPr="00CF3EF9">
        <w:rPr>
          <w:rFonts w:cs="Times New Roman"/>
        </w:rPr>
        <w:t xml:space="preserve"> </w:t>
      </w:r>
      <w:r w:rsidRPr="00CF3EF9">
        <w:rPr>
          <w:rFonts w:cs="Times New Roman"/>
          <w:b/>
          <w:bCs/>
        </w:rPr>
        <w:t>47</w:t>
      </w:r>
      <w:r w:rsidRPr="00CF3EF9">
        <w:rPr>
          <w:rFonts w:cs="Times New Roman"/>
        </w:rPr>
        <w:t>, 781–793 (2018).</w:t>
      </w:r>
    </w:p>
    <w:p w14:paraId="29C9B0BD" w14:textId="77777777" w:rsidR="00CF3EF9" w:rsidRPr="00CF3EF9" w:rsidRDefault="00CF3EF9" w:rsidP="00CF3EF9">
      <w:pPr>
        <w:pStyle w:val="Bibliography"/>
        <w:rPr>
          <w:rFonts w:cs="Times New Roman"/>
        </w:rPr>
      </w:pPr>
      <w:r w:rsidRPr="00CF3EF9">
        <w:rPr>
          <w:rFonts w:cs="Times New Roman"/>
        </w:rPr>
        <w:t>21.</w:t>
      </w:r>
      <w:r w:rsidRPr="00CF3EF9">
        <w:rPr>
          <w:rFonts w:cs="Times New Roman"/>
        </w:rPr>
        <w:tab/>
        <w:t xml:space="preserve">Ghermandi, A. &amp; Sinclair, M. Passive crowdsourcing of social media in environmental research: A systematic map. </w:t>
      </w:r>
      <w:r w:rsidRPr="00CF3EF9">
        <w:rPr>
          <w:rFonts w:cs="Times New Roman"/>
          <w:i/>
          <w:iCs/>
        </w:rPr>
        <w:t>Glob. Environ. Change</w:t>
      </w:r>
      <w:r w:rsidRPr="00CF3EF9">
        <w:rPr>
          <w:rFonts w:cs="Times New Roman"/>
        </w:rPr>
        <w:t xml:space="preserve"> </w:t>
      </w:r>
      <w:r w:rsidRPr="00CF3EF9">
        <w:rPr>
          <w:rFonts w:cs="Times New Roman"/>
          <w:b/>
          <w:bCs/>
        </w:rPr>
        <w:t>55</w:t>
      </w:r>
      <w:r w:rsidRPr="00CF3EF9">
        <w:rPr>
          <w:rFonts w:cs="Times New Roman"/>
        </w:rPr>
        <w:t>, 36–47 (2019).</w:t>
      </w:r>
    </w:p>
    <w:p w14:paraId="398E1D40" w14:textId="77777777" w:rsidR="00CF3EF9" w:rsidRPr="00CF3EF9" w:rsidRDefault="00CF3EF9" w:rsidP="00CF3EF9">
      <w:pPr>
        <w:pStyle w:val="Bibliography"/>
        <w:rPr>
          <w:rFonts w:cs="Times New Roman"/>
        </w:rPr>
      </w:pPr>
      <w:r w:rsidRPr="00CF3EF9">
        <w:rPr>
          <w:rFonts w:cs="Times New Roman"/>
        </w:rPr>
        <w:t>22.</w:t>
      </w:r>
      <w:r w:rsidRPr="00CF3EF9">
        <w:rPr>
          <w:rFonts w:cs="Times New Roman"/>
        </w:rPr>
        <w:tab/>
        <w:t xml:space="preserve">Miller, Z. D., Taff, B. D., Newman, P. &amp; Lawhon, B. A Proposed Research Agenda on Social Media’s Role in Visitor Use and Experience in Parks and Protected Areas. </w:t>
      </w:r>
      <w:r w:rsidRPr="00CF3EF9">
        <w:rPr>
          <w:rFonts w:cs="Times New Roman"/>
          <w:i/>
          <w:iCs/>
        </w:rPr>
        <w:t>J. Park Recreat. Adm.</w:t>
      </w:r>
      <w:r w:rsidRPr="00CF3EF9">
        <w:rPr>
          <w:rFonts w:cs="Times New Roman"/>
        </w:rPr>
        <w:t xml:space="preserve"> (2019) doi:10.18666/JPRA-2019-9553.</w:t>
      </w:r>
    </w:p>
    <w:p w14:paraId="1C04EAE2" w14:textId="77777777" w:rsidR="00CF3EF9" w:rsidRPr="00CF3EF9" w:rsidRDefault="00CF3EF9" w:rsidP="00CF3EF9">
      <w:pPr>
        <w:pStyle w:val="Bibliography"/>
        <w:rPr>
          <w:rFonts w:cs="Times New Roman"/>
        </w:rPr>
      </w:pPr>
      <w:r w:rsidRPr="00CF3EF9">
        <w:rPr>
          <w:rFonts w:cs="Times New Roman"/>
        </w:rPr>
        <w:t>23.</w:t>
      </w:r>
      <w:r w:rsidRPr="00CF3EF9">
        <w:rPr>
          <w:rFonts w:cs="Times New Roman"/>
        </w:rPr>
        <w:tab/>
        <w:t xml:space="preserve">Stigler, G. J. The Economics of Information. </w:t>
      </w:r>
      <w:r w:rsidRPr="00CF3EF9">
        <w:rPr>
          <w:rFonts w:cs="Times New Roman"/>
          <w:i/>
          <w:iCs/>
        </w:rPr>
        <w:t>J. Polit. Econ.</w:t>
      </w:r>
      <w:r w:rsidRPr="00CF3EF9">
        <w:rPr>
          <w:rFonts w:cs="Times New Roman"/>
        </w:rPr>
        <w:t xml:space="preserve"> </w:t>
      </w:r>
      <w:r w:rsidRPr="00CF3EF9">
        <w:rPr>
          <w:rFonts w:cs="Times New Roman"/>
          <w:b/>
          <w:bCs/>
        </w:rPr>
        <w:t>69</w:t>
      </w:r>
      <w:r w:rsidRPr="00CF3EF9">
        <w:rPr>
          <w:rFonts w:cs="Times New Roman"/>
        </w:rPr>
        <w:t>, 213–225 (1961).</w:t>
      </w:r>
    </w:p>
    <w:p w14:paraId="03B39049" w14:textId="77777777" w:rsidR="00CF3EF9" w:rsidRPr="00CF3EF9" w:rsidRDefault="00CF3EF9" w:rsidP="00CF3EF9">
      <w:pPr>
        <w:pStyle w:val="Bibliography"/>
        <w:rPr>
          <w:rFonts w:cs="Times New Roman"/>
        </w:rPr>
      </w:pPr>
      <w:r w:rsidRPr="00CF3EF9">
        <w:rPr>
          <w:rFonts w:cs="Times New Roman"/>
        </w:rPr>
        <w:t>24.</w:t>
      </w:r>
      <w:r w:rsidRPr="00CF3EF9">
        <w:rPr>
          <w:rFonts w:cs="Times New Roman"/>
        </w:rPr>
        <w:tab/>
        <w:t xml:space="preserve">Leibenstein, H. Bandwagon, Snob, and Veblen Effects in the Theory of Consumers’ Demand. </w:t>
      </w:r>
      <w:r w:rsidRPr="00CF3EF9">
        <w:rPr>
          <w:rFonts w:cs="Times New Roman"/>
          <w:i/>
          <w:iCs/>
        </w:rPr>
        <w:t>Q. J. Econ.</w:t>
      </w:r>
      <w:r w:rsidRPr="00CF3EF9">
        <w:rPr>
          <w:rFonts w:cs="Times New Roman"/>
        </w:rPr>
        <w:t xml:space="preserve"> </w:t>
      </w:r>
      <w:r w:rsidRPr="00CF3EF9">
        <w:rPr>
          <w:rFonts w:cs="Times New Roman"/>
          <w:b/>
          <w:bCs/>
        </w:rPr>
        <w:t>64</w:t>
      </w:r>
      <w:r w:rsidRPr="00CF3EF9">
        <w:rPr>
          <w:rFonts w:cs="Times New Roman"/>
        </w:rPr>
        <w:t>, 183 (1950).</w:t>
      </w:r>
    </w:p>
    <w:p w14:paraId="1AB2EC21" w14:textId="77777777" w:rsidR="00CF3EF9" w:rsidRPr="00CF3EF9" w:rsidRDefault="00CF3EF9" w:rsidP="00CF3EF9">
      <w:pPr>
        <w:pStyle w:val="Bibliography"/>
        <w:rPr>
          <w:rFonts w:cs="Times New Roman"/>
        </w:rPr>
      </w:pPr>
      <w:r w:rsidRPr="00CF3EF9">
        <w:rPr>
          <w:rFonts w:cs="Times New Roman"/>
        </w:rPr>
        <w:t>25.</w:t>
      </w:r>
      <w:r w:rsidRPr="00CF3EF9">
        <w:rPr>
          <w:rFonts w:cs="Times New Roman"/>
        </w:rPr>
        <w:tab/>
        <w:t xml:space="preserve">Wichman, C. J. Social media influences National Park visitation. </w:t>
      </w:r>
      <w:r w:rsidRPr="00CF3EF9">
        <w:rPr>
          <w:rFonts w:cs="Times New Roman"/>
          <w:i/>
          <w:iCs/>
        </w:rPr>
        <w:t>Proc. Natl. Acad. Sci.</w:t>
      </w:r>
      <w:r w:rsidRPr="00CF3EF9">
        <w:rPr>
          <w:rFonts w:cs="Times New Roman"/>
        </w:rPr>
        <w:t xml:space="preserve"> </w:t>
      </w:r>
      <w:r w:rsidRPr="00CF3EF9">
        <w:rPr>
          <w:rFonts w:cs="Times New Roman"/>
          <w:b/>
          <w:bCs/>
        </w:rPr>
        <w:t>121</w:t>
      </w:r>
      <w:r w:rsidRPr="00CF3EF9">
        <w:rPr>
          <w:rFonts w:cs="Times New Roman"/>
        </w:rPr>
        <w:t>, e2310417121 (2024).</w:t>
      </w:r>
    </w:p>
    <w:p w14:paraId="5D197CE3" w14:textId="77777777" w:rsidR="00CF3EF9" w:rsidRPr="00CF3EF9" w:rsidRDefault="00CF3EF9" w:rsidP="00CF3EF9">
      <w:pPr>
        <w:pStyle w:val="Bibliography"/>
        <w:rPr>
          <w:rFonts w:cs="Times New Roman"/>
        </w:rPr>
      </w:pPr>
      <w:r w:rsidRPr="00CF3EF9">
        <w:rPr>
          <w:rFonts w:cs="Times New Roman"/>
        </w:rPr>
        <w:t>26.</w:t>
      </w:r>
      <w:r w:rsidRPr="00CF3EF9">
        <w:rPr>
          <w:rFonts w:cs="Times New Roman"/>
        </w:rPr>
        <w:tab/>
        <w:t>NPS.gov Homepage (U.S. National Park Service). https://www.nps.gov/index.htm.</w:t>
      </w:r>
    </w:p>
    <w:p w14:paraId="35D8F492" w14:textId="77777777" w:rsidR="00CF3EF9" w:rsidRPr="00CF3EF9" w:rsidRDefault="00CF3EF9" w:rsidP="00CF3EF9">
      <w:pPr>
        <w:pStyle w:val="Bibliography"/>
        <w:rPr>
          <w:rFonts w:cs="Times New Roman"/>
        </w:rPr>
      </w:pPr>
      <w:r w:rsidRPr="00CF3EF9">
        <w:rPr>
          <w:rFonts w:cs="Times New Roman"/>
        </w:rPr>
        <w:t>27.</w:t>
      </w:r>
      <w:r w:rsidRPr="00CF3EF9">
        <w:rPr>
          <w:rFonts w:cs="Times New Roman"/>
        </w:rPr>
        <w:tab/>
        <w:t xml:space="preserve">Allcott, H. &amp; Gentzkow, M. Social Media and Fake News in the 2016 Election. </w:t>
      </w:r>
      <w:r w:rsidRPr="00CF3EF9">
        <w:rPr>
          <w:rFonts w:cs="Times New Roman"/>
          <w:i/>
          <w:iCs/>
        </w:rPr>
        <w:t>J. Econ. Perspect.</w:t>
      </w:r>
      <w:r w:rsidRPr="00CF3EF9">
        <w:rPr>
          <w:rFonts w:cs="Times New Roman"/>
        </w:rPr>
        <w:t xml:space="preserve"> </w:t>
      </w:r>
      <w:r w:rsidRPr="00CF3EF9">
        <w:rPr>
          <w:rFonts w:cs="Times New Roman"/>
          <w:b/>
          <w:bCs/>
        </w:rPr>
        <w:t>31</w:t>
      </w:r>
      <w:r w:rsidRPr="00CF3EF9">
        <w:rPr>
          <w:rFonts w:cs="Times New Roman"/>
        </w:rPr>
        <w:t>, 211–236 (2017).</w:t>
      </w:r>
    </w:p>
    <w:p w14:paraId="5F2B524A" w14:textId="77777777" w:rsidR="00CF3EF9" w:rsidRPr="00CF3EF9" w:rsidRDefault="00CF3EF9" w:rsidP="00CF3EF9">
      <w:pPr>
        <w:pStyle w:val="Bibliography"/>
        <w:rPr>
          <w:rFonts w:cs="Times New Roman"/>
        </w:rPr>
      </w:pPr>
      <w:r w:rsidRPr="00CF3EF9">
        <w:rPr>
          <w:rFonts w:cs="Times New Roman"/>
        </w:rPr>
        <w:t>28.</w:t>
      </w:r>
      <w:r w:rsidRPr="00CF3EF9">
        <w:rPr>
          <w:rFonts w:cs="Times New Roman"/>
        </w:rPr>
        <w:tab/>
        <w:t xml:space="preserve">Flores, D. &amp; Kuhn, K. Latino Outdoors: Using Storytelling and Social Media to Increase Diversity on Public Lands. </w:t>
      </w:r>
      <w:r w:rsidRPr="00CF3EF9">
        <w:rPr>
          <w:rFonts w:cs="Times New Roman"/>
          <w:i/>
          <w:iCs/>
        </w:rPr>
        <w:t>J. Park Recreat. Adm.</w:t>
      </w:r>
      <w:r w:rsidRPr="00CF3EF9">
        <w:rPr>
          <w:rFonts w:cs="Times New Roman"/>
        </w:rPr>
        <w:t xml:space="preserve"> </w:t>
      </w:r>
      <w:r w:rsidRPr="00CF3EF9">
        <w:rPr>
          <w:rFonts w:cs="Times New Roman"/>
          <w:b/>
          <w:bCs/>
        </w:rPr>
        <w:t>36</w:t>
      </w:r>
      <w:r w:rsidRPr="00CF3EF9">
        <w:rPr>
          <w:rFonts w:cs="Times New Roman"/>
        </w:rPr>
        <w:t>, (2018).</w:t>
      </w:r>
    </w:p>
    <w:p w14:paraId="1C00C524" w14:textId="77777777" w:rsidR="00CF3EF9" w:rsidRPr="00CF3EF9" w:rsidRDefault="00CF3EF9" w:rsidP="00CF3EF9">
      <w:pPr>
        <w:pStyle w:val="Bibliography"/>
        <w:rPr>
          <w:rFonts w:cs="Times New Roman"/>
        </w:rPr>
      </w:pPr>
      <w:r w:rsidRPr="00CF3EF9">
        <w:rPr>
          <w:rFonts w:cs="Times New Roman"/>
        </w:rPr>
        <w:t>29.</w:t>
      </w:r>
      <w:r w:rsidRPr="00CF3EF9">
        <w:rPr>
          <w:rFonts w:cs="Times New Roman"/>
        </w:rPr>
        <w:tab/>
        <w:t>MacCarthy, M. Transparency Requirements for Digital Social Media Platforms: Recommendations for Policy Makers and Industry. SSRN Scholarly Paper at https://doi.org/10.2139/ssrn.3615726 (2020).</w:t>
      </w:r>
    </w:p>
    <w:p w14:paraId="6497AAE7" w14:textId="77777777" w:rsidR="00CF3EF9" w:rsidRPr="00CF3EF9" w:rsidRDefault="00CF3EF9" w:rsidP="00CF3EF9">
      <w:pPr>
        <w:pStyle w:val="Bibliography"/>
        <w:rPr>
          <w:rFonts w:cs="Times New Roman"/>
        </w:rPr>
      </w:pPr>
      <w:r w:rsidRPr="00CF3EF9">
        <w:rPr>
          <w:rFonts w:cs="Times New Roman"/>
        </w:rPr>
        <w:lastRenderedPageBreak/>
        <w:t>30.</w:t>
      </w:r>
      <w:r w:rsidRPr="00CF3EF9">
        <w:rPr>
          <w:rFonts w:cs="Times New Roman"/>
        </w:rPr>
        <w:tab/>
        <w:t xml:space="preserve">Krishnan, N., Gu, J., Tromble, R. &amp; Abroms, L. C. Research note: Examining how various social media platforms have responded to COVID-19 misinformation. </w:t>
      </w:r>
      <w:r w:rsidRPr="00CF3EF9">
        <w:rPr>
          <w:rFonts w:cs="Times New Roman"/>
          <w:i/>
          <w:iCs/>
        </w:rPr>
        <w:t>Harv. Kennedy Sch. Misinformation Rev.</w:t>
      </w:r>
      <w:r w:rsidRPr="00CF3EF9">
        <w:rPr>
          <w:rFonts w:cs="Times New Roman"/>
        </w:rPr>
        <w:t xml:space="preserve"> (2021) doi:10.37016/mr-2020-85.</w:t>
      </w:r>
    </w:p>
    <w:p w14:paraId="29843BEE" w14:textId="77777777" w:rsidR="00CF3EF9" w:rsidRPr="00CF3EF9" w:rsidRDefault="00CF3EF9" w:rsidP="00CF3EF9">
      <w:pPr>
        <w:pStyle w:val="Bibliography"/>
        <w:rPr>
          <w:rFonts w:cs="Times New Roman"/>
        </w:rPr>
      </w:pPr>
      <w:r w:rsidRPr="00CF3EF9">
        <w:rPr>
          <w:rFonts w:cs="Times New Roman"/>
        </w:rPr>
        <w:t>31.</w:t>
      </w:r>
      <w:r w:rsidRPr="00CF3EF9">
        <w:rPr>
          <w:rFonts w:cs="Times New Roman"/>
        </w:rPr>
        <w:tab/>
        <w:t>STATS - Welcome to Visitor Use Statistics. https://irma.nps.gov/Stats/.</w:t>
      </w:r>
    </w:p>
    <w:p w14:paraId="50FBF566" w14:textId="77777777" w:rsidR="00CF3EF9" w:rsidRPr="00CF3EF9" w:rsidRDefault="00CF3EF9" w:rsidP="00CF3EF9">
      <w:pPr>
        <w:pStyle w:val="Bibliography"/>
        <w:rPr>
          <w:rFonts w:cs="Times New Roman"/>
        </w:rPr>
      </w:pPr>
      <w:r w:rsidRPr="00CF3EF9">
        <w:rPr>
          <w:rFonts w:cs="Times New Roman"/>
        </w:rPr>
        <w:t>32.</w:t>
      </w:r>
      <w:r w:rsidRPr="00CF3EF9">
        <w:rPr>
          <w:rFonts w:cs="Times New Roman"/>
        </w:rPr>
        <w:tab/>
        <w:t>Federal Reserve Economic Data | FRED | St. Louis Fed. https://fred.stlouisfed.org/.</w:t>
      </w:r>
    </w:p>
    <w:p w14:paraId="6D021F05" w14:textId="77777777" w:rsidR="00CF3EF9" w:rsidRPr="00CF3EF9" w:rsidRDefault="00CF3EF9" w:rsidP="00CF3EF9">
      <w:pPr>
        <w:pStyle w:val="Bibliography"/>
        <w:rPr>
          <w:rFonts w:cs="Times New Roman"/>
        </w:rPr>
      </w:pPr>
      <w:r w:rsidRPr="00CF3EF9">
        <w:rPr>
          <w:rFonts w:cs="Times New Roman"/>
        </w:rPr>
        <w:t>33.</w:t>
      </w:r>
      <w:r w:rsidRPr="00CF3EF9">
        <w:rPr>
          <w:rFonts w:cs="Times New Roman"/>
        </w:rPr>
        <w:tab/>
        <w:t xml:space="preserve">McIntosh, C. R. &amp; Wilmot, N. An Empirical Study of the Influences of Recreational Park Visitation: The Case of US National Park Service Sites. </w:t>
      </w:r>
      <w:r w:rsidRPr="00CF3EF9">
        <w:rPr>
          <w:rFonts w:cs="Times New Roman"/>
          <w:i/>
          <w:iCs/>
        </w:rPr>
        <w:t>Tour. Econ.</w:t>
      </w:r>
      <w:r w:rsidRPr="00CF3EF9">
        <w:rPr>
          <w:rFonts w:cs="Times New Roman"/>
        </w:rPr>
        <w:t xml:space="preserve"> </w:t>
      </w:r>
      <w:r w:rsidRPr="00CF3EF9">
        <w:rPr>
          <w:rFonts w:cs="Times New Roman"/>
          <w:b/>
          <w:bCs/>
        </w:rPr>
        <w:t>17</w:t>
      </w:r>
      <w:r w:rsidRPr="00CF3EF9">
        <w:rPr>
          <w:rFonts w:cs="Times New Roman"/>
        </w:rPr>
        <w:t>, 425–435 (2011).</w:t>
      </w:r>
    </w:p>
    <w:p w14:paraId="056D0246" w14:textId="77777777" w:rsidR="00CF3EF9" w:rsidRPr="00CF3EF9" w:rsidRDefault="00CF3EF9" w:rsidP="00CF3EF9">
      <w:pPr>
        <w:pStyle w:val="Bibliography"/>
        <w:rPr>
          <w:rFonts w:cs="Times New Roman"/>
        </w:rPr>
      </w:pPr>
      <w:r w:rsidRPr="00CF3EF9">
        <w:rPr>
          <w:rFonts w:cs="Times New Roman"/>
        </w:rPr>
        <w:t>34.</w:t>
      </w:r>
      <w:r w:rsidRPr="00CF3EF9">
        <w:rPr>
          <w:rFonts w:cs="Times New Roman"/>
        </w:rPr>
        <w:tab/>
        <w:t xml:space="preserve">Bureau, U. C. Data. </w:t>
      </w:r>
      <w:r w:rsidRPr="00CF3EF9">
        <w:rPr>
          <w:rFonts w:cs="Times New Roman"/>
          <w:i/>
          <w:iCs/>
        </w:rPr>
        <w:t>Census.gov</w:t>
      </w:r>
      <w:r w:rsidRPr="00CF3EF9">
        <w:rPr>
          <w:rFonts w:cs="Times New Roman"/>
        </w:rPr>
        <w:t xml:space="preserve"> https://www.census.gov/data.</w:t>
      </w:r>
    </w:p>
    <w:p w14:paraId="41FCE9DB" w14:textId="77777777" w:rsidR="00CF3EF9" w:rsidRPr="00CF3EF9" w:rsidRDefault="00CF3EF9" w:rsidP="00CF3EF9">
      <w:pPr>
        <w:pStyle w:val="Bibliography"/>
        <w:rPr>
          <w:rFonts w:cs="Times New Roman"/>
        </w:rPr>
      </w:pPr>
      <w:r w:rsidRPr="00CF3EF9">
        <w:rPr>
          <w:rFonts w:cs="Times New Roman"/>
        </w:rPr>
        <w:t>35.</w:t>
      </w:r>
      <w:r w:rsidRPr="00CF3EF9">
        <w:rPr>
          <w:rFonts w:cs="Times New Roman"/>
        </w:rPr>
        <w:tab/>
        <w:t xml:space="preserve">What Does the Future Hold for U.S. National Park Visitation? Estimation and Assessment of Demand Determinants and New Projections. </w:t>
      </w:r>
      <w:r w:rsidRPr="00CF3EF9">
        <w:rPr>
          <w:rFonts w:cs="Times New Roman"/>
          <w:i/>
          <w:iCs/>
        </w:rPr>
        <w:t>J. Agric. Resour. Econ.</w:t>
      </w:r>
      <w:r w:rsidRPr="00CF3EF9">
        <w:rPr>
          <w:rFonts w:cs="Times New Roman"/>
        </w:rPr>
        <w:t xml:space="preserve"> (2020) doi:10.22004/ag.econ.298433.</w:t>
      </w:r>
    </w:p>
    <w:p w14:paraId="1EA459C4" w14:textId="77777777" w:rsidR="00CF3EF9" w:rsidRPr="00CF3EF9" w:rsidRDefault="00CF3EF9" w:rsidP="00CF3EF9">
      <w:pPr>
        <w:pStyle w:val="Bibliography"/>
        <w:rPr>
          <w:rFonts w:cs="Times New Roman"/>
        </w:rPr>
      </w:pPr>
      <w:r w:rsidRPr="00CF3EF9">
        <w:rPr>
          <w:rFonts w:cs="Times New Roman"/>
        </w:rPr>
        <w:t>36.</w:t>
      </w:r>
      <w:r w:rsidRPr="00CF3EF9">
        <w:rPr>
          <w:rFonts w:cs="Times New Roman"/>
        </w:rPr>
        <w:tab/>
        <w:t>Homepage - U.S. Energy Information Administration (EIA). https://www.eia.gov/.</w:t>
      </w:r>
    </w:p>
    <w:p w14:paraId="22147A90" w14:textId="77777777" w:rsidR="00CF3EF9" w:rsidRPr="00CF3EF9" w:rsidRDefault="00CF3EF9" w:rsidP="00CF3EF9">
      <w:pPr>
        <w:pStyle w:val="Bibliography"/>
        <w:rPr>
          <w:rFonts w:cs="Times New Roman"/>
        </w:rPr>
      </w:pPr>
      <w:r w:rsidRPr="00CF3EF9">
        <w:rPr>
          <w:rFonts w:cs="Times New Roman"/>
        </w:rPr>
        <w:t>37.</w:t>
      </w:r>
      <w:r w:rsidRPr="00CF3EF9">
        <w:rPr>
          <w:rFonts w:cs="Times New Roman"/>
        </w:rPr>
        <w:tab/>
        <w:t>PRISM Climate Group at Oregon State University. https://prism.oregonstate.edu/.</w:t>
      </w:r>
    </w:p>
    <w:p w14:paraId="06AEAF4C" w14:textId="77777777" w:rsidR="00CF3EF9" w:rsidRPr="00CF3EF9" w:rsidRDefault="00CF3EF9" w:rsidP="00CF3EF9">
      <w:pPr>
        <w:pStyle w:val="Bibliography"/>
        <w:rPr>
          <w:rFonts w:cs="Times New Roman"/>
        </w:rPr>
      </w:pPr>
      <w:r w:rsidRPr="00CF3EF9">
        <w:rPr>
          <w:rFonts w:cs="Times New Roman"/>
        </w:rPr>
        <w:t>38.</w:t>
      </w:r>
      <w:r w:rsidRPr="00CF3EF9">
        <w:rPr>
          <w:rFonts w:cs="Times New Roman"/>
        </w:rPr>
        <w:tab/>
        <w:t xml:space="preserve">Dundas, S. J. &amp; von Haefen, R. H. The Effects of Weather on Recreational Fishing Demand and Adaptation: Implications for a Changing Climate. </w:t>
      </w:r>
      <w:r w:rsidRPr="00CF3EF9">
        <w:rPr>
          <w:rFonts w:cs="Times New Roman"/>
          <w:i/>
          <w:iCs/>
        </w:rPr>
        <w:t>J. Assoc. Environ. Resour. Econ.</w:t>
      </w:r>
      <w:r w:rsidRPr="00CF3EF9">
        <w:rPr>
          <w:rFonts w:cs="Times New Roman"/>
        </w:rPr>
        <w:t xml:space="preserve"> </w:t>
      </w:r>
      <w:r w:rsidRPr="00CF3EF9">
        <w:rPr>
          <w:rFonts w:cs="Times New Roman"/>
          <w:b/>
          <w:bCs/>
        </w:rPr>
        <w:t>7</w:t>
      </w:r>
      <w:r w:rsidRPr="00CF3EF9">
        <w:rPr>
          <w:rFonts w:cs="Times New Roman"/>
        </w:rPr>
        <w:t>, 209–242 (2020).</w:t>
      </w:r>
    </w:p>
    <w:p w14:paraId="7687A6EF" w14:textId="77777777" w:rsidR="00CF3EF9" w:rsidRPr="00CF3EF9" w:rsidRDefault="00CF3EF9" w:rsidP="00CF3EF9">
      <w:pPr>
        <w:pStyle w:val="Bibliography"/>
        <w:rPr>
          <w:rFonts w:cs="Times New Roman"/>
        </w:rPr>
      </w:pPr>
      <w:r w:rsidRPr="00CF3EF9">
        <w:rPr>
          <w:rFonts w:cs="Times New Roman"/>
        </w:rPr>
        <w:t>39.</w:t>
      </w:r>
      <w:r w:rsidRPr="00CF3EF9">
        <w:rPr>
          <w:rFonts w:cs="Times New Roman"/>
        </w:rPr>
        <w:tab/>
        <w:t xml:space="preserve">Dundas, S. J. &amp; von Haefen, R. H. The importance of data structure and nonlinearities in estimating climate impacts on outdoor recreation. </w:t>
      </w:r>
      <w:r w:rsidRPr="00CF3EF9">
        <w:rPr>
          <w:rFonts w:cs="Times New Roman"/>
          <w:i/>
          <w:iCs/>
        </w:rPr>
        <w:t>Nat. Hazards</w:t>
      </w:r>
      <w:r w:rsidRPr="00CF3EF9">
        <w:rPr>
          <w:rFonts w:cs="Times New Roman"/>
        </w:rPr>
        <w:t xml:space="preserve"> </w:t>
      </w:r>
      <w:r w:rsidRPr="00CF3EF9">
        <w:rPr>
          <w:rFonts w:cs="Times New Roman"/>
          <w:b/>
          <w:bCs/>
        </w:rPr>
        <w:t>107</w:t>
      </w:r>
      <w:r w:rsidRPr="00CF3EF9">
        <w:rPr>
          <w:rFonts w:cs="Times New Roman"/>
        </w:rPr>
        <w:t>, 2053–2075 (2021).</w:t>
      </w:r>
    </w:p>
    <w:p w14:paraId="4D1C2518" w14:textId="77777777" w:rsidR="00CF3EF9" w:rsidRPr="00CF3EF9" w:rsidRDefault="00CF3EF9" w:rsidP="00CF3EF9">
      <w:pPr>
        <w:pStyle w:val="Bibliography"/>
        <w:rPr>
          <w:rFonts w:cs="Times New Roman"/>
        </w:rPr>
      </w:pPr>
      <w:r w:rsidRPr="00CF3EF9">
        <w:rPr>
          <w:rFonts w:cs="Times New Roman"/>
        </w:rPr>
        <w:t>40.</w:t>
      </w:r>
      <w:r w:rsidRPr="00CF3EF9">
        <w:rPr>
          <w:rFonts w:cs="Times New Roman"/>
        </w:rPr>
        <w:tab/>
        <w:t xml:space="preserve">Gentzkow, M., Kelly, B. &amp; Taddy, M. Text as Data. </w:t>
      </w:r>
      <w:r w:rsidRPr="00CF3EF9">
        <w:rPr>
          <w:rFonts w:cs="Times New Roman"/>
          <w:i/>
          <w:iCs/>
        </w:rPr>
        <w:t>J. Econ. Lit.</w:t>
      </w:r>
      <w:r w:rsidRPr="00CF3EF9">
        <w:rPr>
          <w:rFonts w:cs="Times New Roman"/>
        </w:rPr>
        <w:t xml:space="preserve"> </w:t>
      </w:r>
      <w:r w:rsidRPr="00CF3EF9">
        <w:rPr>
          <w:rFonts w:cs="Times New Roman"/>
          <w:b/>
          <w:bCs/>
        </w:rPr>
        <w:t>57</w:t>
      </w:r>
      <w:r w:rsidRPr="00CF3EF9">
        <w:rPr>
          <w:rFonts w:cs="Times New Roman"/>
        </w:rPr>
        <w:t>, 535–574 (2019).</w:t>
      </w:r>
    </w:p>
    <w:p w14:paraId="4BC7F6BD" w14:textId="77777777" w:rsidR="00CF3EF9" w:rsidRPr="00CF3EF9" w:rsidRDefault="00CF3EF9" w:rsidP="00CF3EF9">
      <w:pPr>
        <w:pStyle w:val="Bibliography"/>
        <w:rPr>
          <w:rFonts w:cs="Times New Roman"/>
        </w:rPr>
      </w:pPr>
      <w:r w:rsidRPr="00CF3EF9">
        <w:rPr>
          <w:rFonts w:cs="Times New Roman"/>
        </w:rPr>
        <w:t>41.</w:t>
      </w:r>
      <w:r w:rsidRPr="00CF3EF9">
        <w:rPr>
          <w:rFonts w:cs="Times New Roman"/>
        </w:rPr>
        <w:tab/>
        <w:t xml:space="preserve">Dugoua, E., Dumas, M. &amp; Noailly, J. Text as Data in Environmental Economics and Policy. </w:t>
      </w:r>
      <w:r w:rsidRPr="00CF3EF9">
        <w:rPr>
          <w:rFonts w:cs="Times New Roman"/>
          <w:i/>
          <w:iCs/>
        </w:rPr>
        <w:t>Rev. Environ. Econ. Policy</w:t>
      </w:r>
      <w:r w:rsidRPr="00CF3EF9">
        <w:rPr>
          <w:rFonts w:cs="Times New Roman"/>
        </w:rPr>
        <w:t xml:space="preserve"> </w:t>
      </w:r>
      <w:r w:rsidRPr="00CF3EF9">
        <w:rPr>
          <w:rFonts w:cs="Times New Roman"/>
          <w:b/>
          <w:bCs/>
        </w:rPr>
        <w:t>16</w:t>
      </w:r>
      <w:r w:rsidRPr="00CF3EF9">
        <w:rPr>
          <w:rFonts w:cs="Times New Roman"/>
        </w:rPr>
        <w:t>, 346–356 (2022).</w:t>
      </w:r>
    </w:p>
    <w:p w14:paraId="51519583" w14:textId="77777777" w:rsidR="00CF3EF9" w:rsidRPr="00CF3EF9" w:rsidRDefault="00CF3EF9" w:rsidP="00CF3EF9">
      <w:pPr>
        <w:pStyle w:val="Bibliography"/>
        <w:rPr>
          <w:rFonts w:cs="Times New Roman"/>
        </w:rPr>
      </w:pPr>
      <w:r w:rsidRPr="00CF3EF9">
        <w:rPr>
          <w:rFonts w:cs="Times New Roman"/>
        </w:rPr>
        <w:t>42.</w:t>
      </w:r>
      <w:r w:rsidRPr="00CF3EF9">
        <w:rPr>
          <w:rFonts w:cs="Times New Roman"/>
        </w:rPr>
        <w:tab/>
        <w:t xml:space="preserve">Hutto, C. &amp; Gilbert, E. VADER: A Parsimonious Rule-Based Model for Sentiment Analysis of Social Media Text. </w:t>
      </w:r>
      <w:r w:rsidRPr="00CF3EF9">
        <w:rPr>
          <w:rFonts w:cs="Times New Roman"/>
          <w:i/>
          <w:iCs/>
        </w:rPr>
        <w:t>Proc. Int. AAAI Conf. Web Soc. Media</w:t>
      </w:r>
      <w:r w:rsidRPr="00CF3EF9">
        <w:rPr>
          <w:rFonts w:cs="Times New Roman"/>
        </w:rPr>
        <w:t xml:space="preserve"> </w:t>
      </w:r>
      <w:r w:rsidRPr="00CF3EF9">
        <w:rPr>
          <w:rFonts w:cs="Times New Roman"/>
          <w:b/>
          <w:bCs/>
        </w:rPr>
        <w:t>8</w:t>
      </w:r>
      <w:r w:rsidRPr="00CF3EF9">
        <w:rPr>
          <w:rFonts w:cs="Times New Roman"/>
        </w:rPr>
        <w:t>, 216–225 (2014).</w:t>
      </w:r>
    </w:p>
    <w:p w14:paraId="41E1AF29" w14:textId="77777777" w:rsidR="00CF3EF9" w:rsidRPr="00CF3EF9" w:rsidRDefault="00CF3EF9" w:rsidP="00CF3EF9">
      <w:pPr>
        <w:pStyle w:val="Bibliography"/>
        <w:rPr>
          <w:rFonts w:cs="Times New Roman"/>
        </w:rPr>
      </w:pPr>
      <w:r w:rsidRPr="00CF3EF9">
        <w:rPr>
          <w:rFonts w:cs="Times New Roman"/>
        </w:rPr>
        <w:lastRenderedPageBreak/>
        <w:t>43.</w:t>
      </w:r>
      <w:r w:rsidRPr="00CF3EF9">
        <w:rPr>
          <w:rFonts w:cs="Times New Roman"/>
        </w:rPr>
        <w:tab/>
        <w:t>Wooldridge, J. Econometric Analysis of Cross Section and Panel Data. (2010).</w:t>
      </w:r>
    </w:p>
    <w:p w14:paraId="0A09994E" w14:textId="77777777" w:rsidR="00CF3EF9" w:rsidRPr="00CF3EF9" w:rsidRDefault="00CF3EF9" w:rsidP="00CF3EF9">
      <w:pPr>
        <w:pStyle w:val="Bibliography"/>
        <w:rPr>
          <w:rFonts w:cs="Times New Roman"/>
        </w:rPr>
      </w:pPr>
      <w:r w:rsidRPr="00CF3EF9">
        <w:rPr>
          <w:rFonts w:cs="Times New Roman"/>
        </w:rPr>
        <w:t>44.</w:t>
      </w:r>
      <w:r w:rsidRPr="00CF3EF9">
        <w:rPr>
          <w:rFonts w:cs="Times New Roman"/>
        </w:rPr>
        <w:tab/>
        <w:t xml:space="preserve">Breiman, L. Random Forests. </w:t>
      </w:r>
      <w:r w:rsidRPr="00CF3EF9">
        <w:rPr>
          <w:rFonts w:cs="Times New Roman"/>
          <w:i/>
          <w:iCs/>
        </w:rPr>
        <w:t>Mach. Learn.</w:t>
      </w:r>
      <w:r w:rsidRPr="00CF3EF9">
        <w:rPr>
          <w:rFonts w:cs="Times New Roman"/>
        </w:rPr>
        <w:t xml:space="preserve"> </w:t>
      </w:r>
      <w:r w:rsidRPr="00CF3EF9">
        <w:rPr>
          <w:rFonts w:cs="Times New Roman"/>
          <w:b/>
          <w:bCs/>
        </w:rPr>
        <w:t>45</w:t>
      </w:r>
      <w:r w:rsidRPr="00CF3EF9">
        <w:rPr>
          <w:rFonts w:cs="Times New Roman"/>
        </w:rPr>
        <w:t>, 5–32 (2001).</w:t>
      </w:r>
    </w:p>
    <w:p w14:paraId="2D4AFDE9" w14:textId="77777777" w:rsidR="00CF3EF9" w:rsidRPr="00CF3EF9" w:rsidRDefault="00CF3EF9" w:rsidP="00CF3EF9">
      <w:pPr>
        <w:pStyle w:val="Bibliography"/>
        <w:rPr>
          <w:rFonts w:cs="Times New Roman"/>
        </w:rPr>
      </w:pPr>
      <w:r w:rsidRPr="00CF3EF9">
        <w:rPr>
          <w:rFonts w:cs="Times New Roman"/>
        </w:rPr>
        <w:t>45.</w:t>
      </w:r>
      <w:r w:rsidRPr="00CF3EF9">
        <w:rPr>
          <w:rFonts w:cs="Times New Roman"/>
        </w:rPr>
        <w:tab/>
        <w:t xml:space="preserve">Greenwell, B., M. pdp: An R Package for Constructing Partial Dependence Plots. </w:t>
      </w:r>
      <w:r w:rsidRPr="00CF3EF9">
        <w:rPr>
          <w:rFonts w:cs="Times New Roman"/>
          <w:i/>
          <w:iCs/>
        </w:rPr>
        <w:t>R J.</w:t>
      </w:r>
      <w:r w:rsidRPr="00CF3EF9">
        <w:rPr>
          <w:rFonts w:cs="Times New Roman"/>
        </w:rPr>
        <w:t xml:space="preserve"> </w:t>
      </w:r>
      <w:r w:rsidRPr="00CF3EF9">
        <w:rPr>
          <w:rFonts w:cs="Times New Roman"/>
          <w:b/>
          <w:bCs/>
        </w:rPr>
        <w:t>9</w:t>
      </w:r>
      <w:r w:rsidRPr="00CF3EF9">
        <w:rPr>
          <w:rFonts w:cs="Times New Roman"/>
        </w:rPr>
        <w:t>, 421 (2017).</w:t>
      </w:r>
    </w:p>
    <w:p w14:paraId="30FB8C71" w14:textId="77777777" w:rsidR="00CF3EF9" w:rsidRPr="00CF3EF9" w:rsidRDefault="00CF3EF9" w:rsidP="00CF3EF9">
      <w:pPr>
        <w:pStyle w:val="Bibliography"/>
        <w:rPr>
          <w:rFonts w:cs="Times New Roman"/>
        </w:rPr>
      </w:pPr>
      <w:r w:rsidRPr="00CF3EF9">
        <w:rPr>
          <w:rFonts w:cs="Times New Roman"/>
        </w:rPr>
        <w:t>46.</w:t>
      </w:r>
      <w:r w:rsidRPr="00CF3EF9">
        <w:rPr>
          <w:rFonts w:cs="Times New Roman"/>
        </w:rPr>
        <w:tab/>
        <w:t xml:space="preserve">Lior Rokach &amp; Oded Z Maimon. </w:t>
      </w:r>
      <w:r w:rsidRPr="00CF3EF9">
        <w:rPr>
          <w:rFonts w:cs="Times New Roman"/>
          <w:i/>
          <w:iCs/>
        </w:rPr>
        <w:t>Data Mining With Decision Trees: Theory And Applications</w:t>
      </w:r>
      <w:r w:rsidRPr="00CF3EF9">
        <w:rPr>
          <w:rFonts w:cs="Times New Roman"/>
        </w:rPr>
        <w:t>. (World Scientific Publishing Company, Singapore, SINGAPORE, 2007).</w:t>
      </w:r>
    </w:p>
    <w:p w14:paraId="16B11CA0" w14:textId="37E43EEF" w:rsidR="006D7CD9" w:rsidRDefault="00756E0B" w:rsidP="00FE7E2B">
      <w:pPr>
        <w:spacing w:line="360" w:lineRule="auto"/>
        <w:sectPr w:rsidR="006D7CD9" w:rsidSect="00517B6B">
          <w:footerReference w:type="default" r:id="rId14"/>
          <w:type w:val="continuous"/>
          <w:pgSz w:w="12240" w:h="15840"/>
          <w:pgMar w:top="1440" w:right="1440" w:bottom="1440" w:left="1440" w:header="720" w:footer="720" w:gutter="0"/>
          <w:pgNumType w:start="1"/>
          <w:cols w:space="720"/>
          <w:titlePg/>
          <w:docGrid w:linePitch="360"/>
        </w:sectPr>
      </w:pPr>
      <w:r>
        <w:rPr>
          <w:b/>
        </w:rPr>
        <w:fldChar w:fldCharType="end"/>
      </w:r>
    </w:p>
    <w:p w14:paraId="564A8E9E" w14:textId="4AC535D6" w:rsidR="008D54E0" w:rsidRDefault="00B007AC" w:rsidP="008D54E0">
      <w:pPr>
        <w:rPr>
          <w:rFonts w:cs="Times New Roman"/>
          <w:bCs/>
        </w:rPr>
      </w:pPr>
      <w:bookmarkStart w:id="55" w:name="_Toc136336445"/>
      <w:bookmarkEnd w:id="54"/>
      <w:r>
        <w:rPr>
          <w:b/>
        </w:rPr>
        <w:lastRenderedPageBreak/>
        <w:t>|</w:t>
      </w:r>
      <w:r w:rsidR="00AB784F" w:rsidRPr="002C472E">
        <w:rPr>
          <w:b/>
        </w:rPr>
        <w:t xml:space="preserve"> </w:t>
      </w:r>
      <w:r w:rsidR="008D54E0" w:rsidRPr="00CC64CC">
        <w:rPr>
          <w:noProof/>
        </w:rPr>
        <w:t xml:space="preserve"> </w:t>
      </w:r>
      <w:r w:rsidR="008D54E0">
        <w:rPr>
          <w:noProof/>
        </w:rPr>
        <w:drawing>
          <wp:inline distT="0" distB="0" distL="0" distR="0" wp14:anchorId="03486F4F" wp14:editId="0CE2CCB2">
            <wp:extent cx="7866730" cy="3604437"/>
            <wp:effectExtent l="0" t="0" r="0" b="2540"/>
            <wp:docPr id="157180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00345" name=""/>
                    <pic:cNvPicPr/>
                  </pic:nvPicPr>
                  <pic:blipFill rotWithShape="1">
                    <a:blip r:embed="rId15"/>
                    <a:srcRect l="2713" t="14965" r="1661" b="6962"/>
                    <a:stretch/>
                  </pic:blipFill>
                  <pic:spPr bwMode="auto">
                    <a:xfrm>
                      <a:off x="0" y="0"/>
                      <a:ext cx="7869551" cy="3605730"/>
                    </a:xfrm>
                    <a:prstGeom prst="rect">
                      <a:avLst/>
                    </a:prstGeom>
                    <a:ln>
                      <a:noFill/>
                    </a:ln>
                    <a:extLst>
                      <a:ext uri="{53640926-AAD7-44D8-BBD7-CCE9431645EC}">
                        <a14:shadowObscured xmlns:a14="http://schemas.microsoft.com/office/drawing/2010/main"/>
                      </a:ext>
                    </a:extLst>
                  </pic:spPr>
                </pic:pic>
              </a:graphicData>
            </a:graphic>
          </wp:inline>
        </w:drawing>
      </w:r>
    </w:p>
    <w:p w14:paraId="5FAF505C" w14:textId="2FCBDEBB" w:rsidR="00182E8D" w:rsidRPr="008D54E0" w:rsidRDefault="008D54E0" w:rsidP="002C472E">
      <w:pPr>
        <w:pStyle w:val="Caption"/>
        <w:rPr>
          <w:b/>
          <w:iCs w:val="0"/>
        </w:rPr>
        <w:sectPr w:rsidR="00182E8D" w:rsidRPr="008D54E0" w:rsidSect="00517B6B">
          <w:pgSz w:w="15840" w:h="12240" w:orient="landscape"/>
          <w:pgMar w:top="1440" w:right="1440" w:bottom="1440" w:left="1440" w:header="720" w:footer="720" w:gutter="0"/>
          <w:cols w:space="720"/>
          <w:docGrid w:linePitch="360"/>
        </w:sectPr>
      </w:pPr>
      <w:r w:rsidRPr="002C472E">
        <w:rPr>
          <w:b/>
        </w:rPr>
        <w:t>Fig</w:t>
      </w:r>
      <w:r w:rsidR="00D01911">
        <w:rPr>
          <w:b/>
        </w:rPr>
        <w:t xml:space="preserve">. </w:t>
      </w:r>
      <w:r w:rsidR="009A4697">
        <w:rPr>
          <w:b/>
        </w:rPr>
        <w:t xml:space="preserve"> 1</w:t>
      </w:r>
      <w:r w:rsidR="009A4697">
        <w:rPr>
          <w:rFonts w:cs="Times New Roman"/>
          <w:b/>
          <w:iCs w:val="0"/>
        </w:rPr>
        <w:t xml:space="preserve"> </w:t>
      </w:r>
      <w:proofErr w:type="gramStart"/>
      <w:r w:rsidR="009A4697">
        <w:rPr>
          <w:rFonts w:cs="Times New Roman"/>
          <w:b/>
          <w:iCs w:val="0"/>
        </w:rPr>
        <w:t xml:space="preserve">| </w:t>
      </w:r>
      <w:r>
        <w:rPr>
          <w:b/>
          <w:iCs w:val="0"/>
        </w:rPr>
        <w:t xml:space="preserve"> </w:t>
      </w:r>
      <w:r w:rsidR="00D01911">
        <w:rPr>
          <w:b/>
          <w:iCs w:val="0"/>
        </w:rPr>
        <w:t>Annual</w:t>
      </w:r>
      <w:proofErr w:type="gramEnd"/>
      <w:r w:rsidR="005D0B3E" w:rsidRPr="002C472E">
        <w:rPr>
          <w:b/>
          <w:iCs w:val="0"/>
        </w:rPr>
        <w:t xml:space="preserve"> </w:t>
      </w:r>
      <w:r w:rsidR="005D0B3E">
        <w:rPr>
          <w:b/>
        </w:rPr>
        <w:t>r</w:t>
      </w:r>
      <w:r w:rsidR="005D0B3E" w:rsidRPr="002C472E">
        <w:rPr>
          <w:b/>
          <w:iCs w:val="0"/>
        </w:rPr>
        <w:t xml:space="preserve">ecreational </w:t>
      </w:r>
      <w:r w:rsidR="005D0B3E">
        <w:rPr>
          <w:b/>
        </w:rPr>
        <w:t>v</w:t>
      </w:r>
      <w:r w:rsidR="005D0B3E" w:rsidRPr="002C472E">
        <w:rPr>
          <w:b/>
          <w:iCs w:val="0"/>
        </w:rPr>
        <w:t xml:space="preserve">isits </w:t>
      </w:r>
      <w:r w:rsidR="00AB784F" w:rsidRPr="002C472E">
        <w:rPr>
          <w:b/>
          <w:iCs w:val="0"/>
        </w:rPr>
        <w:t>at U</w:t>
      </w:r>
      <w:r w:rsidR="005D0B3E">
        <w:rPr>
          <w:b/>
        </w:rPr>
        <w:t>.</w:t>
      </w:r>
      <w:r w:rsidR="00AB784F" w:rsidRPr="002C472E">
        <w:rPr>
          <w:b/>
          <w:iCs w:val="0"/>
        </w:rPr>
        <w:t>S</w:t>
      </w:r>
      <w:r w:rsidR="005D0B3E">
        <w:rPr>
          <w:b/>
        </w:rPr>
        <w:t>.</w:t>
      </w:r>
      <w:r w:rsidR="00AB784F" w:rsidRPr="002C472E">
        <w:rPr>
          <w:b/>
          <w:iCs w:val="0"/>
        </w:rPr>
        <w:t xml:space="preserve"> National Parks 1904 to 2020</w:t>
      </w:r>
      <w:bookmarkEnd w:id="55"/>
      <w:r w:rsidR="005D0B3E">
        <w:rPr>
          <w:b/>
        </w:rPr>
        <w:t xml:space="preserve">. </w:t>
      </w:r>
      <w:r w:rsidR="00AB784F" w:rsidRPr="002C472E">
        <w:rPr>
          <w:rFonts w:cs="Times New Roman"/>
          <w:iCs w:val="0"/>
          <w:sz w:val="20"/>
          <w:szCs w:val="20"/>
        </w:rPr>
        <w:t xml:space="preserve">Left </w:t>
      </w:r>
      <w:r w:rsidR="005D0B3E" w:rsidRPr="002C472E">
        <w:rPr>
          <w:rFonts w:cs="Times New Roman"/>
          <w:iCs w:val="0"/>
          <w:sz w:val="20"/>
          <w:szCs w:val="20"/>
        </w:rPr>
        <w:t xml:space="preserve">y-axis </w:t>
      </w:r>
      <w:r w:rsidR="00AB784F" w:rsidRPr="002C472E">
        <w:rPr>
          <w:rFonts w:cs="Times New Roman"/>
          <w:iCs w:val="0"/>
          <w:sz w:val="20"/>
          <w:szCs w:val="20"/>
        </w:rPr>
        <w:t xml:space="preserve">scale is total </w:t>
      </w:r>
      <w:r w:rsidR="00D01911">
        <w:rPr>
          <w:rFonts w:cs="Times New Roman"/>
          <w:iCs w:val="0"/>
          <w:sz w:val="20"/>
          <w:szCs w:val="20"/>
        </w:rPr>
        <w:t xml:space="preserve">annual </w:t>
      </w:r>
      <w:r w:rsidR="00AB784F" w:rsidRPr="002C472E">
        <w:rPr>
          <w:rFonts w:cs="Times New Roman"/>
          <w:iCs w:val="0"/>
          <w:sz w:val="20"/>
          <w:szCs w:val="20"/>
        </w:rPr>
        <w:t xml:space="preserve">recreation visitors </w:t>
      </w:r>
      <w:r w:rsidR="00B007AC">
        <w:rPr>
          <w:rFonts w:cs="Times New Roman"/>
          <w:iCs w:val="0"/>
          <w:sz w:val="20"/>
          <w:szCs w:val="20"/>
        </w:rPr>
        <w:t xml:space="preserve">in millions </w:t>
      </w:r>
      <w:r w:rsidR="00AB784F" w:rsidRPr="002C472E">
        <w:rPr>
          <w:rFonts w:cs="Times New Roman"/>
          <w:iCs w:val="0"/>
          <w:sz w:val="20"/>
          <w:szCs w:val="20"/>
        </w:rPr>
        <w:t xml:space="preserve">and </w:t>
      </w:r>
      <w:r w:rsidR="00D01911">
        <w:rPr>
          <w:rFonts w:cs="Times New Roman"/>
          <w:iCs w:val="0"/>
          <w:sz w:val="20"/>
          <w:szCs w:val="20"/>
        </w:rPr>
        <w:t xml:space="preserve">the </w:t>
      </w:r>
      <w:r w:rsidR="00AB784F" w:rsidRPr="002C472E">
        <w:rPr>
          <w:rFonts w:cs="Times New Roman"/>
          <w:iCs w:val="0"/>
          <w:sz w:val="20"/>
          <w:szCs w:val="20"/>
        </w:rPr>
        <w:t xml:space="preserve">right </w:t>
      </w:r>
      <w:r w:rsidR="005D0B3E" w:rsidRPr="002C472E">
        <w:rPr>
          <w:rFonts w:cs="Times New Roman"/>
          <w:iCs w:val="0"/>
          <w:sz w:val="20"/>
          <w:szCs w:val="20"/>
        </w:rPr>
        <w:t xml:space="preserve">y-axis </w:t>
      </w:r>
      <w:r w:rsidR="00B007AC">
        <w:rPr>
          <w:rFonts w:cs="Times New Roman"/>
          <w:iCs w:val="0"/>
          <w:sz w:val="20"/>
          <w:szCs w:val="20"/>
        </w:rPr>
        <w:t xml:space="preserve">is </w:t>
      </w:r>
      <w:r w:rsidR="00D01911">
        <w:rPr>
          <w:rFonts w:cs="Times New Roman"/>
          <w:iCs w:val="0"/>
          <w:sz w:val="20"/>
          <w:szCs w:val="20"/>
        </w:rPr>
        <w:t>the</w:t>
      </w:r>
      <w:r w:rsidR="00B007AC">
        <w:rPr>
          <w:rFonts w:cs="Times New Roman"/>
          <w:iCs w:val="0"/>
          <w:sz w:val="20"/>
          <w:szCs w:val="20"/>
        </w:rPr>
        <w:t xml:space="preserve"> percent</w:t>
      </w:r>
      <w:r w:rsidR="00D01911">
        <w:rPr>
          <w:rFonts w:cs="Times New Roman"/>
          <w:iCs w:val="0"/>
          <w:sz w:val="20"/>
          <w:szCs w:val="20"/>
        </w:rPr>
        <w:t>age</w:t>
      </w:r>
      <w:r w:rsidR="00B007AC">
        <w:rPr>
          <w:rFonts w:cs="Times New Roman"/>
          <w:iCs w:val="0"/>
          <w:sz w:val="20"/>
          <w:szCs w:val="20"/>
        </w:rPr>
        <w:t xml:space="preserve"> of the US population 65 or older</w:t>
      </w:r>
      <w:r w:rsidR="005D0B3E">
        <w:rPr>
          <w:rFonts w:cs="Times New Roman"/>
          <w:iCs w:val="0"/>
          <w:sz w:val="20"/>
          <w:szCs w:val="20"/>
        </w:rPr>
        <w:t>.</w:t>
      </w:r>
    </w:p>
    <w:p w14:paraId="588636F8" w14:textId="3ABD2358" w:rsidR="00822F51" w:rsidRDefault="00822F51" w:rsidP="00AB784F">
      <w:pPr>
        <w:jc w:val="both"/>
        <w:rPr>
          <w:rFonts w:cs="Times New Roman"/>
          <w:iCs/>
          <w:sz w:val="18"/>
          <w:szCs w:val="20"/>
        </w:rPr>
      </w:pPr>
    </w:p>
    <w:p w14:paraId="43F357F4" w14:textId="1C71D9A0" w:rsidR="002D0488" w:rsidRDefault="00F6079A" w:rsidP="00AB784F">
      <w:pPr>
        <w:jc w:val="both"/>
        <w:rPr>
          <w:rFonts w:cs="Times New Roman"/>
          <w:iCs/>
          <w:sz w:val="18"/>
          <w:szCs w:val="20"/>
        </w:rPr>
      </w:pPr>
      <w:commentRangeStart w:id="56"/>
      <w:commentRangeStart w:id="57"/>
      <w:r>
        <w:rPr>
          <w:rFonts w:cs="Times New Roman"/>
          <w:iCs/>
          <w:noProof/>
          <w:sz w:val="18"/>
          <w:szCs w:val="20"/>
        </w:rPr>
        <w:drawing>
          <wp:inline distT="0" distB="0" distL="0" distR="0" wp14:anchorId="5A3B617F" wp14:editId="473C0EE3">
            <wp:extent cx="5943600" cy="5058477"/>
            <wp:effectExtent l="0" t="0" r="0" b="8890"/>
            <wp:docPr id="110813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35130" name="Picture 1108135130"/>
                    <pic:cNvPicPr/>
                  </pic:nvPicPr>
                  <pic:blipFill rotWithShape="1">
                    <a:blip r:embed="rId16" cstate="print">
                      <a:extLst>
                        <a:ext uri="{28A0092B-C50C-407E-A947-70E740481C1C}">
                          <a14:useLocalDpi xmlns:a14="http://schemas.microsoft.com/office/drawing/2010/main" val="0"/>
                        </a:ext>
                      </a:extLst>
                    </a:blip>
                    <a:srcRect l="16642" r="17268"/>
                    <a:stretch/>
                  </pic:blipFill>
                  <pic:spPr bwMode="auto">
                    <a:xfrm>
                      <a:off x="0" y="0"/>
                      <a:ext cx="5943600" cy="5058477"/>
                    </a:xfrm>
                    <a:prstGeom prst="rect">
                      <a:avLst/>
                    </a:prstGeom>
                    <a:ln>
                      <a:noFill/>
                    </a:ln>
                    <a:extLst>
                      <a:ext uri="{53640926-AAD7-44D8-BBD7-CCE9431645EC}">
                        <a14:shadowObscured xmlns:a14="http://schemas.microsoft.com/office/drawing/2010/main"/>
                      </a:ext>
                    </a:extLst>
                  </pic:spPr>
                </pic:pic>
              </a:graphicData>
            </a:graphic>
          </wp:inline>
        </w:drawing>
      </w:r>
      <w:commentRangeEnd w:id="56"/>
      <w:r w:rsidR="00942DE8">
        <w:rPr>
          <w:rStyle w:val="CommentReference"/>
        </w:rPr>
        <w:commentReference w:id="56"/>
      </w:r>
      <w:commentRangeEnd w:id="57"/>
      <w:r w:rsidR="009A4697">
        <w:rPr>
          <w:rStyle w:val="CommentReference"/>
        </w:rPr>
        <w:commentReference w:id="57"/>
      </w:r>
    </w:p>
    <w:p w14:paraId="3D66825B" w14:textId="20A3A4C4" w:rsidR="002D0488" w:rsidRDefault="002D0488" w:rsidP="00AB784F">
      <w:pPr>
        <w:jc w:val="both"/>
        <w:rPr>
          <w:rFonts w:cs="Times New Roman"/>
          <w:iCs/>
          <w:sz w:val="18"/>
          <w:szCs w:val="20"/>
        </w:rPr>
      </w:pPr>
    </w:p>
    <w:p w14:paraId="40F4C686" w14:textId="32465A72" w:rsidR="004D1100" w:rsidRDefault="00B007AC" w:rsidP="00AB784F">
      <w:pPr>
        <w:jc w:val="both"/>
        <w:rPr>
          <w:rFonts w:cs="Times New Roman"/>
          <w:iCs/>
          <w:sz w:val="20"/>
        </w:rPr>
      </w:pPr>
      <w:r w:rsidRPr="002C472E">
        <w:rPr>
          <w:rFonts w:cs="Times New Roman"/>
          <w:b/>
          <w:iCs/>
        </w:rPr>
        <w:t>Fig</w:t>
      </w:r>
      <w:r>
        <w:rPr>
          <w:rFonts w:cs="Times New Roman"/>
          <w:b/>
          <w:iCs/>
        </w:rPr>
        <w:t>.</w:t>
      </w:r>
      <w:r w:rsidRPr="002C472E">
        <w:rPr>
          <w:rFonts w:cs="Times New Roman"/>
          <w:b/>
          <w:iCs/>
        </w:rPr>
        <w:t xml:space="preserve"> </w:t>
      </w:r>
      <w:r w:rsidR="002D0488" w:rsidRPr="002C472E">
        <w:rPr>
          <w:rFonts w:cs="Times New Roman"/>
          <w:b/>
          <w:iCs/>
        </w:rPr>
        <w:t>2</w:t>
      </w:r>
      <w:r>
        <w:rPr>
          <w:rFonts w:cs="Times New Roman"/>
          <w:b/>
          <w:iCs/>
        </w:rPr>
        <w:t xml:space="preserve"> </w:t>
      </w:r>
      <w:proofErr w:type="gramStart"/>
      <w:r>
        <w:rPr>
          <w:rFonts w:cs="Times New Roman"/>
          <w:b/>
          <w:iCs/>
        </w:rPr>
        <w:t>|</w:t>
      </w:r>
      <w:r w:rsidR="002D0488" w:rsidRPr="002C472E">
        <w:rPr>
          <w:rFonts w:cs="Times New Roman"/>
          <w:b/>
          <w:iCs/>
        </w:rPr>
        <w:t xml:space="preserve">  Conceptual</w:t>
      </w:r>
      <w:proofErr w:type="gramEnd"/>
      <w:r w:rsidR="002D0488" w:rsidRPr="002C472E">
        <w:rPr>
          <w:rFonts w:cs="Times New Roman"/>
          <w:b/>
          <w:iCs/>
        </w:rPr>
        <w:t xml:space="preserve"> diagram of Instagram’s influence of visitation to public lands. </w:t>
      </w:r>
      <w:r w:rsidR="002D0488" w:rsidRPr="002C472E">
        <w:rPr>
          <w:rFonts w:cs="Times New Roman"/>
          <w:iCs/>
          <w:sz w:val="20"/>
        </w:rPr>
        <w:t xml:space="preserve">When social media </w:t>
      </w:r>
      <w:r>
        <w:rPr>
          <w:rFonts w:cs="Times New Roman"/>
          <w:iCs/>
          <w:sz w:val="20"/>
        </w:rPr>
        <w:t xml:space="preserve">platforms begin, </w:t>
      </w:r>
      <w:r w:rsidR="002D0488" w:rsidRPr="002C472E">
        <w:rPr>
          <w:rFonts w:cs="Times New Roman"/>
          <w:iCs/>
          <w:sz w:val="20"/>
        </w:rPr>
        <w:t xml:space="preserve">it takes time to develop a user base </w:t>
      </w:r>
      <w:r>
        <w:rPr>
          <w:rFonts w:cs="Times New Roman"/>
          <w:iCs/>
          <w:sz w:val="20"/>
        </w:rPr>
        <w:t>that</w:t>
      </w:r>
      <w:r w:rsidR="00B339BE" w:rsidRPr="002C472E">
        <w:rPr>
          <w:rFonts w:cs="Times New Roman"/>
          <w:iCs/>
          <w:sz w:val="20"/>
        </w:rPr>
        <w:t xml:space="preserve"> upload</w:t>
      </w:r>
      <w:r>
        <w:rPr>
          <w:rFonts w:cs="Times New Roman"/>
          <w:iCs/>
          <w:sz w:val="20"/>
        </w:rPr>
        <w:t>s</w:t>
      </w:r>
      <w:r w:rsidR="00B339BE" w:rsidRPr="002C472E">
        <w:rPr>
          <w:rFonts w:cs="Times New Roman"/>
          <w:iCs/>
          <w:sz w:val="20"/>
        </w:rPr>
        <w:t xml:space="preserve"> </w:t>
      </w:r>
      <w:r w:rsidR="002D0488" w:rsidRPr="002C472E">
        <w:rPr>
          <w:rFonts w:cs="Times New Roman"/>
          <w:iCs/>
          <w:sz w:val="20"/>
        </w:rPr>
        <w:t>content and engage</w:t>
      </w:r>
      <w:r>
        <w:rPr>
          <w:rFonts w:cs="Times New Roman"/>
          <w:iCs/>
          <w:sz w:val="20"/>
        </w:rPr>
        <w:t>s</w:t>
      </w:r>
      <w:r w:rsidR="002D0488" w:rsidRPr="002C472E">
        <w:rPr>
          <w:rFonts w:cs="Times New Roman"/>
          <w:iCs/>
          <w:sz w:val="20"/>
        </w:rPr>
        <w:t xml:space="preserve"> with other</w:t>
      </w:r>
      <w:r>
        <w:rPr>
          <w:rFonts w:cs="Times New Roman"/>
          <w:iCs/>
          <w:sz w:val="20"/>
        </w:rPr>
        <w:t xml:space="preserve"> users</w:t>
      </w:r>
      <w:r w:rsidR="00D63302">
        <w:rPr>
          <w:rFonts w:cs="Times New Roman"/>
          <w:iCs/>
          <w:sz w:val="20"/>
        </w:rPr>
        <w:t>’</w:t>
      </w:r>
      <w:r w:rsidR="002D0488" w:rsidRPr="002C472E">
        <w:rPr>
          <w:rFonts w:cs="Times New Roman"/>
          <w:iCs/>
          <w:sz w:val="20"/>
        </w:rPr>
        <w:t xml:space="preserve"> content. </w:t>
      </w:r>
      <w:r w:rsidR="00B339BE" w:rsidRPr="002C472E">
        <w:rPr>
          <w:rFonts w:cs="Times New Roman"/>
          <w:iCs/>
          <w:sz w:val="20"/>
        </w:rPr>
        <w:t>Instagram launched in October 2010 and reached 50</w:t>
      </w:r>
      <w:r>
        <w:rPr>
          <w:rFonts w:cs="Times New Roman"/>
          <w:iCs/>
          <w:sz w:val="20"/>
        </w:rPr>
        <w:t xml:space="preserve"> </w:t>
      </w:r>
      <w:r w:rsidR="00B339BE" w:rsidRPr="002C472E">
        <w:rPr>
          <w:rFonts w:cs="Times New Roman"/>
          <w:iCs/>
          <w:sz w:val="20"/>
        </w:rPr>
        <w:t xml:space="preserve">million users by April 2012. </w:t>
      </w:r>
      <w:r w:rsidR="002D0488" w:rsidRPr="002C472E">
        <w:rPr>
          <w:rFonts w:cs="Times New Roman"/>
          <w:iCs/>
          <w:sz w:val="20"/>
        </w:rPr>
        <w:t xml:space="preserve">As </w:t>
      </w:r>
      <w:r w:rsidR="00B339BE" w:rsidRPr="002C472E">
        <w:rPr>
          <w:rFonts w:cs="Times New Roman"/>
          <w:iCs/>
          <w:sz w:val="20"/>
        </w:rPr>
        <w:t>content is uploaded to the platform</w:t>
      </w:r>
      <w:r>
        <w:rPr>
          <w:rFonts w:cs="Times New Roman"/>
          <w:iCs/>
          <w:sz w:val="20"/>
        </w:rPr>
        <w:t>, specific</w:t>
      </w:r>
      <w:r w:rsidR="00B339BE" w:rsidRPr="002C472E">
        <w:rPr>
          <w:rFonts w:cs="Times New Roman"/>
          <w:iCs/>
          <w:sz w:val="20"/>
        </w:rPr>
        <w:t xml:space="preserve"> content engage</w:t>
      </w:r>
      <w:r>
        <w:rPr>
          <w:rFonts w:cs="Times New Roman"/>
          <w:iCs/>
          <w:sz w:val="20"/>
        </w:rPr>
        <w:t>s the user base</w:t>
      </w:r>
      <w:r w:rsidR="00B339BE" w:rsidRPr="002C472E">
        <w:rPr>
          <w:rFonts w:cs="Times New Roman"/>
          <w:iCs/>
          <w:sz w:val="20"/>
        </w:rPr>
        <w:t xml:space="preserve"> at higher levels than other</w:t>
      </w:r>
      <w:r>
        <w:rPr>
          <w:rFonts w:cs="Times New Roman"/>
          <w:iCs/>
          <w:sz w:val="20"/>
        </w:rPr>
        <w:t>s</w:t>
      </w:r>
      <w:r w:rsidR="00B339BE" w:rsidRPr="002C472E">
        <w:rPr>
          <w:rFonts w:cs="Times New Roman"/>
          <w:iCs/>
          <w:sz w:val="20"/>
        </w:rPr>
        <w:t xml:space="preserve">. </w:t>
      </w:r>
      <w:r w:rsidR="00B96266" w:rsidRPr="002C472E">
        <w:rPr>
          <w:rFonts w:cs="Times New Roman"/>
          <w:iCs/>
          <w:sz w:val="20"/>
        </w:rPr>
        <w:t xml:space="preserve">There are many </w:t>
      </w:r>
      <w:r w:rsidR="00D63C09">
        <w:rPr>
          <w:rFonts w:cs="Times New Roman"/>
          <w:iCs/>
          <w:sz w:val="20"/>
        </w:rPr>
        <w:t xml:space="preserve">potential </w:t>
      </w:r>
      <w:r w:rsidR="00B96266" w:rsidRPr="002C472E">
        <w:rPr>
          <w:rFonts w:cs="Times New Roman"/>
          <w:iCs/>
          <w:sz w:val="20"/>
        </w:rPr>
        <w:t>motivations</w:t>
      </w:r>
      <w:r w:rsidR="00D63C09">
        <w:rPr>
          <w:rFonts w:cs="Times New Roman"/>
          <w:iCs/>
          <w:sz w:val="20"/>
        </w:rPr>
        <w:t xml:space="preserve"> and outcomes associated with user engagement</w:t>
      </w:r>
      <w:r w:rsidR="00B96266" w:rsidRPr="002C472E">
        <w:rPr>
          <w:rFonts w:cs="Times New Roman"/>
          <w:iCs/>
          <w:sz w:val="20"/>
        </w:rPr>
        <w:t xml:space="preserve"> and th</w:t>
      </w:r>
      <w:r w:rsidR="00D63C09">
        <w:rPr>
          <w:rFonts w:cs="Times New Roman"/>
          <w:iCs/>
          <w:sz w:val="20"/>
        </w:rPr>
        <w:t>e resulting</w:t>
      </w:r>
      <w:r w:rsidR="00B96266" w:rsidRPr="002C472E">
        <w:rPr>
          <w:rFonts w:cs="Times New Roman"/>
          <w:iCs/>
          <w:sz w:val="20"/>
        </w:rPr>
        <w:t xml:space="preserve"> influential content </w:t>
      </w:r>
      <w:r w:rsidR="00D63C09">
        <w:rPr>
          <w:rFonts w:cs="Times New Roman"/>
          <w:iCs/>
          <w:sz w:val="20"/>
        </w:rPr>
        <w:t xml:space="preserve">may </w:t>
      </w:r>
      <w:r w:rsidR="00D63302">
        <w:rPr>
          <w:rFonts w:cs="Times New Roman"/>
          <w:iCs/>
          <w:sz w:val="20"/>
        </w:rPr>
        <w:t>affect</w:t>
      </w:r>
      <w:r w:rsidR="00D63302" w:rsidRPr="002C472E">
        <w:rPr>
          <w:rFonts w:cs="Times New Roman"/>
          <w:iCs/>
          <w:sz w:val="20"/>
        </w:rPr>
        <w:t xml:space="preserve"> </w:t>
      </w:r>
      <w:r w:rsidR="00B96266" w:rsidRPr="002C472E">
        <w:rPr>
          <w:rFonts w:cs="Times New Roman"/>
          <w:iCs/>
          <w:sz w:val="20"/>
        </w:rPr>
        <w:t xml:space="preserve">some </w:t>
      </w:r>
      <w:r w:rsidR="00D63C09">
        <w:rPr>
          <w:rFonts w:cs="Times New Roman"/>
          <w:iCs/>
          <w:sz w:val="20"/>
        </w:rPr>
        <w:t xml:space="preserve">user </w:t>
      </w:r>
      <w:r w:rsidR="00B96266" w:rsidRPr="002C472E">
        <w:rPr>
          <w:rFonts w:cs="Times New Roman"/>
          <w:iCs/>
          <w:sz w:val="20"/>
        </w:rPr>
        <w:t>decision</w:t>
      </w:r>
      <w:r w:rsidR="00D63C09">
        <w:rPr>
          <w:rFonts w:cs="Times New Roman"/>
          <w:iCs/>
          <w:sz w:val="20"/>
        </w:rPr>
        <w:t>s outside of the app</w:t>
      </w:r>
      <w:r w:rsidR="00B339BE" w:rsidRPr="002C472E">
        <w:rPr>
          <w:rFonts w:cs="Times New Roman"/>
          <w:iCs/>
          <w:sz w:val="20"/>
        </w:rPr>
        <w:t xml:space="preserve">. </w:t>
      </w:r>
      <w:commentRangeStart w:id="58"/>
      <w:r w:rsidR="00B339BE" w:rsidRPr="002C472E">
        <w:rPr>
          <w:rFonts w:cs="Times New Roman"/>
          <w:iCs/>
          <w:sz w:val="20"/>
        </w:rPr>
        <w:t>In context of visitation to public lands, viral content could influence those exposed</w:t>
      </w:r>
      <w:r w:rsidR="00B96266" w:rsidRPr="002C472E">
        <w:rPr>
          <w:rFonts w:cs="Times New Roman"/>
          <w:iCs/>
          <w:sz w:val="20"/>
        </w:rPr>
        <w:t xml:space="preserve"> to </w:t>
      </w:r>
      <w:r w:rsidR="00D63C09">
        <w:rPr>
          <w:rFonts w:cs="Times New Roman"/>
          <w:iCs/>
          <w:sz w:val="20"/>
        </w:rPr>
        <w:t>a new location</w:t>
      </w:r>
      <w:r w:rsidR="00B96266" w:rsidRPr="002C472E">
        <w:rPr>
          <w:rFonts w:cs="Times New Roman"/>
          <w:iCs/>
          <w:sz w:val="20"/>
        </w:rPr>
        <w:t xml:space="preserve"> to want to see </w:t>
      </w:r>
      <w:r w:rsidR="00D63C09">
        <w:rPr>
          <w:rFonts w:cs="Times New Roman"/>
          <w:iCs/>
          <w:sz w:val="20"/>
        </w:rPr>
        <w:t>it in person</w:t>
      </w:r>
      <w:r w:rsidR="00B339BE" w:rsidRPr="002C472E">
        <w:rPr>
          <w:rFonts w:cs="Times New Roman"/>
          <w:iCs/>
          <w:sz w:val="20"/>
        </w:rPr>
        <w:t xml:space="preserve">. </w:t>
      </w:r>
      <w:r w:rsidR="00B96266" w:rsidRPr="002C472E">
        <w:rPr>
          <w:rFonts w:cs="Times New Roman"/>
          <w:iCs/>
          <w:sz w:val="20"/>
        </w:rPr>
        <w:t>Content with locational</w:t>
      </w:r>
      <w:r w:rsidR="00B339BE" w:rsidRPr="002C472E">
        <w:rPr>
          <w:rFonts w:cs="Times New Roman"/>
          <w:iCs/>
          <w:sz w:val="20"/>
        </w:rPr>
        <w:t xml:space="preserve"> information</w:t>
      </w:r>
      <w:r w:rsidR="00B96266" w:rsidRPr="002C472E">
        <w:rPr>
          <w:rFonts w:cs="Times New Roman"/>
          <w:iCs/>
          <w:sz w:val="20"/>
        </w:rPr>
        <w:t>,</w:t>
      </w:r>
      <w:r w:rsidR="00B339BE" w:rsidRPr="002C472E">
        <w:rPr>
          <w:rFonts w:cs="Times New Roman"/>
          <w:iCs/>
          <w:sz w:val="20"/>
        </w:rPr>
        <w:t xml:space="preserve"> such as GPS</w:t>
      </w:r>
      <w:r w:rsidR="00B96266" w:rsidRPr="002C472E">
        <w:rPr>
          <w:rFonts w:cs="Times New Roman"/>
          <w:iCs/>
          <w:sz w:val="20"/>
        </w:rPr>
        <w:t xml:space="preserve"> </w:t>
      </w:r>
      <w:r w:rsidR="00D63C09">
        <w:rPr>
          <w:rFonts w:cs="Times New Roman"/>
          <w:iCs/>
          <w:sz w:val="20"/>
        </w:rPr>
        <w:t>coordinated (geotags)</w:t>
      </w:r>
      <w:r w:rsidR="00B96266" w:rsidRPr="002C472E">
        <w:rPr>
          <w:rFonts w:cs="Times New Roman"/>
          <w:iCs/>
          <w:sz w:val="20"/>
        </w:rPr>
        <w:t xml:space="preserve">, provides information on where to go to </w:t>
      </w:r>
      <w:r w:rsidR="00D63C09">
        <w:rPr>
          <w:rFonts w:cs="Times New Roman"/>
          <w:iCs/>
          <w:sz w:val="20"/>
        </w:rPr>
        <w:t xml:space="preserve">find a location or </w:t>
      </w:r>
      <w:r w:rsidR="00B96266" w:rsidRPr="002C472E">
        <w:rPr>
          <w:rFonts w:cs="Times New Roman"/>
          <w:iCs/>
          <w:sz w:val="20"/>
        </w:rPr>
        <w:t>get a similar photo</w:t>
      </w:r>
      <w:r w:rsidR="00D63C09">
        <w:rPr>
          <w:rFonts w:cs="Times New Roman"/>
          <w:iCs/>
          <w:sz w:val="20"/>
        </w:rPr>
        <w:t xml:space="preserve"> and may contain information about the q</w:t>
      </w:r>
      <w:r w:rsidR="00B96266" w:rsidRPr="002C472E">
        <w:rPr>
          <w:rFonts w:cs="Times New Roman"/>
          <w:iCs/>
          <w:sz w:val="20"/>
        </w:rPr>
        <w:t>uality of the location.</w:t>
      </w:r>
    </w:p>
    <w:p w14:paraId="7139057F" w14:textId="77777777" w:rsidR="004D1100" w:rsidRDefault="004D1100">
      <w:pPr>
        <w:spacing w:after="160" w:line="259" w:lineRule="auto"/>
        <w:rPr>
          <w:rFonts w:cs="Times New Roman"/>
          <w:iCs/>
          <w:sz w:val="20"/>
        </w:rPr>
      </w:pPr>
      <w:r>
        <w:rPr>
          <w:rFonts w:cs="Times New Roman"/>
          <w:iCs/>
          <w:sz w:val="20"/>
        </w:rPr>
        <w:br w:type="page"/>
      </w:r>
      <w:commentRangeEnd w:id="58"/>
      <w:r w:rsidR="00D63302">
        <w:rPr>
          <w:rStyle w:val="CommentReference"/>
        </w:rPr>
        <w:commentReference w:id="58"/>
      </w:r>
    </w:p>
    <w:p w14:paraId="2D371C87" w14:textId="6F3C6DF5" w:rsidR="002D0488" w:rsidRPr="002C472E" w:rsidRDefault="002D0488" w:rsidP="00AB784F">
      <w:pPr>
        <w:jc w:val="both"/>
        <w:rPr>
          <w:rFonts w:cs="Times New Roman"/>
          <w:iCs/>
          <w:sz w:val="20"/>
        </w:rPr>
        <w:sectPr w:rsidR="002D0488" w:rsidRPr="002C472E" w:rsidSect="00517B6B">
          <w:pgSz w:w="12240" w:h="15840"/>
          <w:pgMar w:top="1440" w:right="1440" w:bottom="1440" w:left="1440" w:header="720" w:footer="720" w:gutter="0"/>
          <w:cols w:space="720"/>
          <w:docGrid w:linePitch="360"/>
        </w:sectPr>
      </w:pPr>
    </w:p>
    <w:p w14:paraId="26C9397F" w14:textId="7D83D9E8" w:rsidR="00F6079A" w:rsidRPr="00380E3C" w:rsidRDefault="00B00F38" w:rsidP="00F6079A">
      <w:pPr>
        <w:rPr>
          <w:rFonts w:cs="Times New Roman"/>
          <w:iCs/>
        </w:rPr>
      </w:pPr>
      <w:r>
        <w:rPr>
          <w:rFonts w:cs="Times New Roman"/>
          <w:iCs/>
          <w:noProof/>
        </w:rPr>
        <w:lastRenderedPageBreak/>
        <w:drawing>
          <wp:anchor distT="0" distB="0" distL="114300" distR="114300" simplePos="0" relativeHeight="251721728" behindDoc="0" locked="0" layoutInCell="1" allowOverlap="1" wp14:anchorId="51641FEB" wp14:editId="7C533980">
            <wp:simplePos x="0" y="0"/>
            <wp:positionH relativeFrom="column">
              <wp:posOffset>4157330</wp:posOffset>
            </wp:positionH>
            <wp:positionV relativeFrom="paragraph">
              <wp:posOffset>116958</wp:posOffset>
            </wp:positionV>
            <wp:extent cx="3891517" cy="2360428"/>
            <wp:effectExtent l="0" t="0" r="0" b="1905"/>
            <wp:wrapNone/>
            <wp:docPr id="2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4"/>
                    <pic:cNvPicPr>
                      <a:picLocks/>
                    </pic:cNvPicPr>
                  </pic:nvPicPr>
                  <pic:blipFill rotWithShape="1">
                    <a:blip r:embed="rId17" cstate="print">
                      <a:extLst>
                        <a:ext uri="{28A0092B-C50C-407E-A947-70E740481C1C}">
                          <a14:useLocalDpi xmlns:a14="http://schemas.microsoft.com/office/drawing/2010/main" val="0"/>
                        </a:ext>
                      </a:extLst>
                    </a:blip>
                    <a:srcRect l="3815" t="8590" r="13828" b="4550"/>
                    <a:stretch/>
                  </pic:blipFill>
                  <pic:spPr bwMode="auto">
                    <a:xfrm>
                      <a:off x="0" y="0"/>
                      <a:ext cx="3896730" cy="2363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079A">
        <w:rPr>
          <w:rFonts w:cs="Times New Roman"/>
          <w:iCs/>
        </w:rPr>
        <w:t>a.</w:t>
      </w:r>
      <w:r w:rsidR="00F6079A">
        <w:rPr>
          <w:rFonts w:cs="Times New Roman"/>
          <w:iCs/>
          <w:lang w:val="haw-US"/>
        </w:rPr>
        <w:t xml:space="preserve">                                                                                    </w:t>
      </w:r>
      <w:r w:rsidR="00F6079A">
        <w:rPr>
          <w:rFonts w:cs="Times New Roman"/>
          <w:iCs/>
          <w:lang w:val="haw-US"/>
        </w:rPr>
        <w:tab/>
      </w:r>
      <w:r w:rsidR="00F6079A">
        <w:rPr>
          <w:rFonts w:cs="Times New Roman"/>
          <w:iCs/>
          <w:lang w:val="haw-US"/>
        </w:rPr>
        <w:tab/>
      </w:r>
      <w:r w:rsidR="00F6079A">
        <w:rPr>
          <w:rFonts w:cs="Times New Roman"/>
          <w:iCs/>
        </w:rPr>
        <w:t xml:space="preserve">          b.</w:t>
      </w:r>
    </w:p>
    <w:p w14:paraId="10AF799B" w14:textId="4BF47D9D" w:rsidR="00F6079A" w:rsidRDefault="00F6079A" w:rsidP="00F6079A">
      <w:pPr>
        <w:jc w:val="both"/>
        <w:rPr>
          <w:rFonts w:cs="Times New Roman"/>
          <w:iCs/>
        </w:rPr>
      </w:pPr>
      <w:r>
        <w:rPr>
          <w:rFonts w:cs="Times New Roman"/>
          <w:iCs/>
          <w:noProof/>
        </w:rPr>
        <w:drawing>
          <wp:inline distT="0" distB="0" distL="0" distR="0" wp14:anchorId="64D6C6E8" wp14:editId="61B3CF1C">
            <wp:extent cx="3494700" cy="2097635"/>
            <wp:effectExtent l="0" t="0" r="0" b="0"/>
            <wp:docPr id="5380016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01605"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94700" cy="2097635"/>
                    </a:xfrm>
                    <a:prstGeom prst="rect">
                      <a:avLst/>
                    </a:prstGeom>
                  </pic:spPr>
                </pic:pic>
              </a:graphicData>
            </a:graphic>
          </wp:inline>
        </w:drawing>
      </w:r>
    </w:p>
    <w:p w14:paraId="36D8F930" w14:textId="3D526A57" w:rsidR="00F6079A" w:rsidRDefault="00F6079A" w:rsidP="00F6079A">
      <w:pPr>
        <w:jc w:val="both"/>
        <w:rPr>
          <w:rFonts w:cs="Times New Roman"/>
          <w:iCs/>
        </w:rPr>
      </w:pPr>
      <w:r>
        <w:rPr>
          <w:rFonts w:cs="Times New Roman"/>
          <w:iCs/>
          <w:noProof/>
        </w:rPr>
        <w:drawing>
          <wp:anchor distT="0" distB="0" distL="114300" distR="114300" simplePos="0" relativeHeight="251722752" behindDoc="0" locked="0" layoutInCell="1" allowOverlap="1" wp14:anchorId="60744BF1" wp14:editId="3074576B">
            <wp:simplePos x="0" y="0"/>
            <wp:positionH relativeFrom="column">
              <wp:posOffset>4152900</wp:posOffset>
            </wp:positionH>
            <wp:positionV relativeFrom="paragraph">
              <wp:posOffset>173990</wp:posOffset>
            </wp:positionV>
            <wp:extent cx="4097933" cy="2459990"/>
            <wp:effectExtent l="0" t="0" r="0" b="0"/>
            <wp:wrapNone/>
            <wp:docPr id="531501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0110"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00742" cy="2461676"/>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iCs/>
        </w:rPr>
        <w:t>c.</w:t>
      </w:r>
      <w:r>
        <w:rPr>
          <w:rFonts w:cs="Times New Roman"/>
          <w:iCs/>
        </w:rPr>
        <w:tab/>
      </w:r>
      <w:r>
        <w:rPr>
          <w:rFonts w:cs="Times New Roman"/>
          <w:iCs/>
        </w:rPr>
        <w:tab/>
      </w:r>
      <w:r>
        <w:rPr>
          <w:rFonts w:cs="Times New Roman"/>
          <w:iCs/>
        </w:rPr>
        <w:tab/>
        <w:t xml:space="preserve"> </w:t>
      </w:r>
      <w:r>
        <w:rPr>
          <w:rFonts w:cs="Times New Roman"/>
          <w:iCs/>
        </w:rPr>
        <w:tab/>
        <w:t xml:space="preserve">                                                                                              d.</w:t>
      </w:r>
    </w:p>
    <w:p w14:paraId="3CDC8406" w14:textId="636C4188" w:rsidR="00F6079A" w:rsidRDefault="00F6079A" w:rsidP="00F6079A">
      <w:pPr>
        <w:tabs>
          <w:tab w:val="left" w:pos="720"/>
          <w:tab w:val="left" w:pos="1440"/>
          <w:tab w:val="left" w:pos="2160"/>
          <w:tab w:val="left" w:pos="2880"/>
          <w:tab w:val="left" w:pos="3600"/>
          <w:tab w:val="left" w:pos="4320"/>
          <w:tab w:val="left" w:pos="5040"/>
          <w:tab w:val="left" w:pos="5760"/>
          <w:tab w:val="left" w:pos="11269"/>
        </w:tabs>
        <w:rPr>
          <w:rFonts w:cs="Times New Roman"/>
          <w:iCs/>
        </w:rPr>
      </w:pPr>
    </w:p>
    <w:p w14:paraId="72C1AEFF" w14:textId="216BBD85" w:rsidR="00F6079A" w:rsidRDefault="00F6079A" w:rsidP="00F6079A">
      <w:pPr>
        <w:tabs>
          <w:tab w:val="left" w:pos="720"/>
          <w:tab w:val="left" w:pos="1440"/>
          <w:tab w:val="left" w:pos="2160"/>
          <w:tab w:val="left" w:pos="2880"/>
          <w:tab w:val="left" w:pos="3600"/>
          <w:tab w:val="left" w:pos="4320"/>
          <w:tab w:val="left" w:pos="5040"/>
          <w:tab w:val="left" w:pos="5760"/>
          <w:tab w:val="left" w:pos="11269"/>
        </w:tabs>
        <w:rPr>
          <w:rFonts w:cs="Times New Roman"/>
          <w:iCs/>
        </w:rPr>
      </w:pPr>
      <w:r>
        <w:rPr>
          <w:b/>
          <w:noProof/>
        </w:rPr>
        <w:drawing>
          <wp:inline distT="0" distB="0" distL="0" distR="0" wp14:anchorId="085B7C7E" wp14:editId="2E8DC4FC">
            <wp:extent cx="3890875" cy="2333625"/>
            <wp:effectExtent l="0" t="0" r="0" b="0"/>
            <wp:docPr id="1793569993" name="Picture 15"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69993" name="Picture 15" descr="A graph with lines and numbe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07887" cy="2343828"/>
                    </a:xfrm>
                    <a:prstGeom prst="rect">
                      <a:avLst/>
                    </a:prstGeom>
                  </pic:spPr>
                </pic:pic>
              </a:graphicData>
            </a:graphic>
          </wp:inline>
        </w:drawing>
      </w:r>
    </w:p>
    <w:p w14:paraId="7E1FDF32" w14:textId="6FB6FDFC" w:rsidR="00F6079A" w:rsidRDefault="00F6079A" w:rsidP="00F6079A">
      <w:pPr>
        <w:tabs>
          <w:tab w:val="left" w:pos="720"/>
          <w:tab w:val="left" w:pos="1440"/>
          <w:tab w:val="left" w:pos="2160"/>
          <w:tab w:val="left" w:pos="2880"/>
          <w:tab w:val="left" w:pos="3600"/>
          <w:tab w:val="left" w:pos="4320"/>
          <w:tab w:val="left" w:pos="5040"/>
          <w:tab w:val="left" w:pos="5760"/>
          <w:tab w:val="left" w:pos="11269"/>
        </w:tabs>
        <w:rPr>
          <w:rFonts w:cs="Times New Roman"/>
          <w:iCs/>
        </w:rPr>
      </w:pPr>
    </w:p>
    <w:p w14:paraId="27C289FC" w14:textId="61B8A7DB" w:rsidR="00F6079A" w:rsidRDefault="00F6079A" w:rsidP="00F6079A">
      <w:pPr>
        <w:jc w:val="both"/>
        <w:rPr>
          <w:rFonts w:cs="Times New Roman"/>
          <w:sz w:val="20"/>
          <w:szCs w:val="20"/>
        </w:rPr>
        <w:sectPr w:rsidR="00F6079A" w:rsidSect="00517B6B">
          <w:pgSz w:w="15840" w:h="12240" w:orient="landscape"/>
          <w:pgMar w:top="1440" w:right="1440" w:bottom="1440" w:left="1440" w:header="720" w:footer="720" w:gutter="0"/>
          <w:cols w:space="720"/>
          <w:docGrid w:linePitch="360"/>
        </w:sectPr>
      </w:pPr>
      <w:r w:rsidRPr="002C472E">
        <w:rPr>
          <w:rFonts w:cs="Times New Roman"/>
          <w:b/>
          <w:iCs/>
        </w:rPr>
        <w:t>Fi</w:t>
      </w:r>
      <w:r>
        <w:rPr>
          <w:rFonts w:cs="Times New Roman"/>
          <w:b/>
          <w:iCs/>
        </w:rPr>
        <w:t>g.</w:t>
      </w:r>
      <w:r w:rsidRPr="002C472E">
        <w:rPr>
          <w:rFonts w:cs="Times New Roman"/>
          <w:b/>
          <w:iCs/>
        </w:rPr>
        <w:t xml:space="preserve"> </w:t>
      </w:r>
      <w:r>
        <w:rPr>
          <w:rFonts w:cs="Times New Roman"/>
          <w:b/>
          <w:iCs/>
        </w:rPr>
        <w:t>3 | Factors</w:t>
      </w:r>
      <w:r w:rsidRPr="002C472E">
        <w:rPr>
          <w:rFonts w:cs="Times New Roman"/>
          <w:b/>
          <w:iCs/>
        </w:rPr>
        <w:t xml:space="preserve"> i</w:t>
      </w:r>
      <w:r>
        <w:rPr>
          <w:rFonts w:cs="Times New Roman"/>
          <w:b/>
          <w:iCs/>
        </w:rPr>
        <w:t>nfluencing</w:t>
      </w:r>
      <w:r w:rsidRPr="002C472E">
        <w:rPr>
          <w:rFonts w:cs="Times New Roman"/>
          <w:b/>
          <w:iCs/>
        </w:rPr>
        <w:t xml:space="preserve"> visitation</w:t>
      </w:r>
      <w:r>
        <w:rPr>
          <w:rFonts w:cs="Times New Roman"/>
          <w:b/>
          <w:iCs/>
        </w:rPr>
        <w:t xml:space="preserve"> trends. </w:t>
      </w:r>
      <w:r w:rsidRPr="002C472E">
        <w:rPr>
          <w:rFonts w:cs="Times New Roman"/>
          <w:iCs/>
          <w:sz w:val="20"/>
          <w:szCs w:val="18"/>
        </w:rPr>
        <w:t>Panel (</w:t>
      </w:r>
      <w:r w:rsidRPr="002C472E">
        <w:rPr>
          <w:rFonts w:cs="Times New Roman"/>
          <w:b/>
          <w:iCs/>
          <w:sz w:val="20"/>
          <w:szCs w:val="18"/>
        </w:rPr>
        <w:t>a)</w:t>
      </w:r>
      <w:r w:rsidRPr="002C472E">
        <w:rPr>
          <w:rFonts w:cs="Times New Roman"/>
          <w:iCs/>
          <w:sz w:val="20"/>
          <w:szCs w:val="18"/>
        </w:rPr>
        <w:t xml:space="preserve"> examines the </w:t>
      </w:r>
      <w:r w:rsidR="00D63302">
        <w:rPr>
          <w:rFonts w:cs="Times New Roman"/>
          <w:iCs/>
          <w:sz w:val="20"/>
          <w:szCs w:val="18"/>
        </w:rPr>
        <w:t xml:space="preserve">effect of the </w:t>
      </w:r>
      <w:r w:rsidRPr="002C472E">
        <w:rPr>
          <w:rFonts w:cs="Times New Roman"/>
          <w:iCs/>
          <w:sz w:val="20"/>
          <w:szCs w:val="18"/>
        </w:rPr>
        <w:t>timing of</w:t>
      </w:r>
      <w:r w:rsidR="00D63302">
        <w:rPr>
          <w:rFonts w:cs="Times New Roman"/>
          <w:iCs/>
          <w:sz w:val="20"/>
          <w:szCs w:val="18"/>
        </w:rPr>
        <w:t xml:space="preserve"> Instagram on USNP</w:t>
      </w:r>
      <w:r w:rsidRPr="002C472E">
        <w:rPr>
          <w:rFonts w:cs="Times New Roman"/>
          <w:iCs/>
          <w:sz w:val="20"/>
          <w:szCs w:val="18"/>
        </w:rPr>
        <w:t xml:space="preserve"> visitation. </w:t>
      </w:r>
      <w:r>
        <w:rPr>
          <w:rFonts w:cs="Times New Roman"/>
          <w:iCs/>
          <w:sz w:val="20"/>
          <w:szCs w:val="18"/>
        </w:rPr>
        <w:t xml:space="preserve">Panel </w:t>
      </w:r>
      <w:r w:rsidRPr="002C472E">
        <w:rPr>
          <w:rFonts w:cs="Times New Roman"/>
          <w:iCs/>
          <w:sz w:val="20"/>
          <w:szCs w:val="18"/>
        </w:rPr>
        <w:t>(</w:t>
      </w:r>
      <w:r w:rsidRPr="002C472E">
        <w:rPr>
          <w:rFonts w:cs="Times New Roman"/>
          <w:b/>
          <w:iCs/>
          <w:sz w:val="20"/>
          <w:szCs w:val="18"/>
        </w:rPr>
        <w:t>b)</w:t>
      </w:r>
      <w:r w:rsidRPr="002C472E">
        <w:rPr>
          <w:rFonts w:cs="Times New Roman"/>
          <w:iCs/>
          <w:sz w:val="20"/>
          <w:szCs w:val="18"/>
        </w:rPr>
        <w:t xml:space="preserve"> plots all covariates estimated as controls for </w:t>
      </w:r>
      <w:r w:rsidR="00D63302">
        <w:rPr>
          <w:rFonts w:cs="Times New Roman"/>
          <w:iCs/>
          <w:sz w:val="20"/>
          <w:szCs w:val="18"/>
        </w:rPr>
        <w:t>our baseline visitation model (</w:t>
      </w:r>
      <w:r w:rsidR="00D63302" w:rsidRPr="00227800">
        <w:rPr>
          <w:rFonts w:cs="Times New Roman"/>
          <w:b/>
          <w:iCs/>
          <w:sz w:val="20"/>
          <w:szCs w:val="18"/>
        </w:rPr>
        <w:t>eq. 2</w:t>
      </w:r>
      <w:r w:rsidR="00D63302">
        <w:rPr>
          <w:rFonts w:cs="Times New Roman"/>
          <w:iCs/>
          <w:sz w:val="20"/>
          <w:szCs w:val="18"/>
        </w:rPr>
        <w:t>)</w:t>
      </w:r>
      <w:r w:rsidRPr="002C472E">
        <w:rPr>
          <w:rFonts w:cs="Times New Roman"/>
          <w:iCs/>
          <w:sz w:val="20"/>
          <w:szCs w:val="18"/>
        </w:rPr>
        <w:t xml:space="preserve">. </w:t>
      </w:r>
      <w:r>
        <w:rPr>
          <w:rFonts w:cs="Times New Roman"/>
          <w:iCs/>
          <w:sz w:val="20"/>
          <w:szCs w:val="18"/>
        </w:rPr>
        <w:t xml:space="preserve">Panel </w:t>
      </w:r>
      <w:r w:rsidRPr="002C472E">
        <w:rPr>
          <w:rFonts w:cs="Times New Roman"/>
          <w:iCs/>
          <w:sz w:val="20"/>
          <w:szCs w:val="18"/>
        </w:rPr>
        <w:t>(</w:t>
      </w:r>
      <w:r w:rsidRPr="002C472E">
        <w:rPr>
          <w:rFonts w:cs="Times New Roman"/>
          <w:b/>
          <w:iCs/>
          <w:sz w:val="20"/>
          <w:szCs w:val="18"/>
        </w:rPr>
        <w:t xml:space="preserve">c) </w:t>
      </w:r>
      <w:r w:rsidRPr="002C472E">
        <w:rPr>
          <w:rFonts w:cs="Times New Roman"/>
          <w:iCs/>
          <w:sz w:val="20"/>
          <w:szCs w:val="18"/>
        </w:rPr>
        <w:t xml:space="preserve">plots the contemporaneous effect of </w:t>
      </w:r>
      <w:r w:rsidR="00D63302">
        <w:rPr>
          <w:rFonts w:cs="Times New Roman"/>
          <w:iCs/>
          <w:sz w:val="20"/>
          <w:szCs w:val="18"/>
        </w:rPr>
        <w:t>PUD</w:t>
      </w:r>
      <w:r w:rsidRPr="002C472E">
        <w:rPr>
          <w:rFonts w:cs="Times New Roman"/>
          <w:iCs/>
          <w:sz w:val="20"/>
          <w:szCs w:val="18"/>
        </w:rPr>
        <w:t xml:space="preserve"> per month for all parks</w:t>
      </w:r>
      <w:r w:rsidR="00D63302">
        <w:rPr>
          <w:rFonts w:cs="Times New Roman"/>
          <w:iCs/>
          <w:sz w:val="20"/>
          <w:szCs w:val="18"/>
        </w:rPr>
        <w:t xml:space="preserve"> (</w:t>
      </w:r>
      <w:r w:rsidR="00D63302" w:rsidRPr="00227800">
        <w:rPr>
          <w:rFonts w:cs="Times New Roman"/>
          <w:b/>
          <w:iCs/>
          <w:sz w:val="20"/>
          <w:szCs w:val="18"/>
        </w:rPr>
        <w:t>eq. 3</w:t>
      </w:r>
      <w:r w:rsidR="00D63302">
        <w:rPr>
          <w:rFonts w:cs="Times New Roman"/>
          <w:iCs/>
          <w:sz w:val="20"/>
          <w:szCs w:val="18"/>
        </w:rPr>
        <w:t>)</w:t>
      </w:r>
      <w:r w:rsidRPr="002C472E">
        <w:rPr>
          <w:rFonts w:cs="Times New Roman"/>
          <w:iCs/>
          <w:sz w:val="20"/>
          <w:szCs w:val="18"/>
        </w:rPr>
        <w:t xml:space="preserve"> and through groups determined by viral moments plotted in </w:t>
      </w:r>
      <w:r w:rsidR="00D63302" w:rsidRPr="00227800">
        <w:rPr>
          <w:rFonts w:cs="Times New Roman"/>
          <w:b/>
          <w:iCs/>
          <w:sz w:val="20"/>
          <w:szCs w:val="18"/>
        </w:rPr>
        <w:t>Fig. 4</w:t>
      </w:r>
      <w:r w:rsidRPr="002C472E">
        <w:rPr>
          <w:rFonts w:cs="Times New Roman"/>
          <w:iCs/>
          <w:sz w:val="20"/>
          <w:szCs w:val="18"/>
        </w:rPr>
        <w:t>.</w:t>
      </w:r>
      <w:r>
        <w:rPr>
          <w:rFonts w:cs="Times New Roman"/>
          <w:iCs/>
          <w:sz w:val="20"/>
          <w:szCs w:val="18"/>
        </w:rPr>
        <w:t xml:space="preserve"> Panel</w:t>
      </w:r>
      <w:r w:rsidRPr="002C472E">
        <w:rPr>
          <w:rFonts w:cs="Times New Roman"/>
          <w:iCs/>
          <w:sz w:val="20"/>
          <w:szCs w:val="18"/>
        </w:rPr>
        <w:t xml:space="preserve"> (</w:t>
      </w:r>
      <w:r w:rsidRPr="002C472E">
        <w:rPr>
          <w:rFonts w:cs="Times New Roman"/>
          <w:b/>
          <w:iCs/>
          <w:sz w:val="20"/>
          <w:szCs w:val="18"/>
        </w:rPr>
        <w:t xml:space="preserve">d) </w:t>
      </w:r>
      <w:r w:rsidR="00D63302" w:rsidRPr="00227800">
        <w:rPr>
          <w:rFonts w:cs="Times New Roman"/>
          <w:iCs/>
          <w:sz w:val="20"/>
          <w:szCs w:val="18"/>
        </w:rPr>
        <w:t>plots</w:t>
      </w:r>
      <w:r w:rsidR="00D63302">
        <w:rPr>
          <w:rFonts w:cs="Times New Roman"/>
          <w:b/>
          <w:iCs/>
          <w:sz w:val="20"/>
          <w:szCs w:val="18"/>
        </w:rPr>
        <w:t xml:space="preserve"> </w:t>
      </w:r>
      <w:r w:rsidR="00D63302">
        <w:rPr>
          <w:rFonts w:cs="Times New Roman"/>
          <w:iCs/>
          <w:sz w:val="20"/>
          <w:szCs w:val="18"/>
        </w:rPr>
        <w:t xml:space="preserve">impact of </w:t>
      </w:r>
      <w:r w:rsidRPr="002C472E">
        <w:rPr>
          <w:rFonts w:cs="Times New Roman"/>
          <w:iCs/>
          <w:sz w:val="20"/>
          <w:szCs w:val="18"/>
        </w:rPr>
        <w:t xml:space="preserve">the cumulative impact of engaging content by park group </w:t>
      </w:r>
      <w:r w:rsidR="00D63302">
        <w:rPr>
          <w:rFonts w:cs="Times New Roman"/>
          <w:iCs/>
          <w:sz w:val="20"/>
          <w:szCs w:val="18"/>
        </w:rPr>
        <w:t>(</w:t>
      </w:r>
      <w:r w:rsidR="00D63302" w:rsidRPr="00227800">
        <w:rPr>
          <w:rFonts w:cs="Times New Roman"/>
          <w:b/>
          <w:iCs/>
          <w:sz w:val="20"/>
          <w:szCs w:val="18"/>
        </w:rPr>
        <w:t>eq. 4</w:t>
      </w:r>
      <w:r w:rsidR="00D63302">
        <w:rPr>
          <w:rFonts w:cs="Times New Roman"/>
          <w:iCs/>
          <w:sz w:val="20"/>
          <w:szCs w:val="18"/>
        </w:rPr>
        <w:t>)</w:t>
      </w:r>
      <w:r w:rsidRPr="002C472E">
        <w:rPr>
          <w:rFonts w:cs="Times New Roman"/>
          <w:iCs/>
          <w:sz w:val="20"/>
          <w:szCs w:val="18"/>
        </w:rPr>
        <w:t xml:space="preserve">. </w:t>
      </w:r>
    </w:p>
    <w:p w14:paraId="6D345618" w14:textId="19F77AB5" w:rsidR="00F6079A" w:rsidRDefault="008F3244" w:rsidP="00F6079A">
      <w:pPr>
        <w:jc w:val="both"/>
        <w:rPr>
          <w:rFonts w:cs="Times New Roman"/>
          <w:i/>
          <w:iCs/>
          <w:noProof/>
        </w:rPr>
      </w:pPr>
      <w:r>
        <w:rPr>
          <w:rFonts w:cs="Times New Roman"/>
          <w:i/>
          <w:iCs/>
          <w:noProof/>
        </w:rPr>
        <w:lastRenderedPageBreak/>
        <mc:AlternateContent>
          <mc:Choice Requires="wps">
            <w:drawing>
              <wp:anchor distT="0" distB="0" distL="114300" distR="114300" simplePos="0" relativeHeight="251728896" behindDoc="0" locked="0" layoutInCell="1" allowOverlap="1" wp14:anchorId="4617D0CC" wp14:editId="29DC9D8C">
                <wp:simplePos x="0" y="0"/>
                <wp:positionH relativeFrom="column">
                  <wp:posOffset>1515200</wp:posOffset>
                </wp:positionH>
                <wp:positionV relativeFrom="paragraph">
                  <wp:posOffset>3315335</wp:posOffset>
                </wp:positionV>
                <wp:extent cx="90" cy="956097"/>
                <wp:effectExtent l="12700" t="0" r="12700" b="22225"/>
                <wp:wrapNone/>
                <wp:docPr id="417564566" name="Straight Connector 1"/>
                <wp:cNvGraphicFramePr/>
                <a:graphic xmlns:a="http://schemas.openxmlformats.org/drawingml/2006/main">
                  <a:graphicData uri="http://schemas.microsoft.com/office/word/2010/wordprocessingShape">
                    <wps:wsp>
                      <wps:cNvCnPr/>
                      <wps:spPr>
                        <a:xfrm>
                          <a:off x="0" y="0"/>
                          <a:ext cx="90" cy="956097"/>
                        </a:xfrm>
                        <a:prstGeom prst="line">
                          <a:avLst/>
                        </a:prstGeom>
                        <a:ln w="1905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216A9468">
              <v:line id="Straight Connector 1"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1.5pt" from="119.3pt,261.05pt" to="119.3pt,336.35pt" w14:anchorId="406507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">
                <v:stroke joinstyle="miter" dashstyle="dash"/>
              </v:line>
            </w:pict>
          </mc:Fallback>
        </mc:AlternateContent>
      </w:r>
      <w:r>
        <w:rPr>
          <w:rFonts w:cs="Times New Roman"/>
          <w:i/>
          <w:iCs/>
          <w:noProof/>
        </w:rPr>
        <mc:AlternateContent>
          <mc:Choice Requires="wps">
            <w:drawing>
              <wp:anchor distT="0" distB="0" distL="114300" distR="114300" simplePos="0" relativeHeight="251726848" behindDoc="0" locked="0" layoutInCell="1" allowOverlap="1" wp14:anchorId="270898BD" wp14:editId="2712E83D">
                <wp:simplePos x="0" y="0"/>
                <wp:positionH relativeFrom="column">
                  <wp:posOffset>657770</wp:posOffset>
                </wp:positionH>
                <wp:positionV relativeFrom="paragraph">
                  <wp:posOffset>3255010</wp:posOffset>
                </wp:positionV>
                <wp:extent cx="857462" cy="0"/>
                <wp:effectExtent l="0" t="12700" r="19050" b="12700"/>
                <wp:wrapNone/>
                <wp:docPr id="235565328" name="Straight Connector 1"/>
                <wp:cNvGraphicFramePr/>
                <a:graphic xmlns:a="http://schemas.openxmlformats.org/drawingml/2006/main">
                  <a:graphicData uri="http://schemas.microsoft.com/office/word/2010/wordprocessingShape">
                    <wps:wsp>
                      <wps:cNvCnPr/>
                      <wps:spPr>
                        <a:xfrm>
                          <a:off x="0" y="0"/>
                          <a:ext cx="857462" cy="0"/>
                        </a:xfrm>
                        <a:prstGeom prst="line">
                          <a:avLst/>
                        </a:prstGeom>
                        <a:ln w="1905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15BAFE26">
              <v:line id="Straight Connector 1" style="position:absolute;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red" strokeweight="1.5pt" from="51.8pt,256.3pt" to="119.3pt,256.3pt" w14:anchorId="15A9F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">
                <v:stroke joinstyle="miter" dashstyle="dash"/>
              </v:line>
            </w:pict>
          </mc:Fallback>
        </mc:AlternateContent>
      </w:r>
      <w:r w:rsidR="00F6079A">
        <w:rPr>
          <w:rFonts w:cs="Times New Roman"/>
          <w:i/>
          <w:iCs/>
          <w:noProof/>
        </w:rPr>
        <mc:AlternateContent>
          <mc:Choice Requires="wps">
            <w:drawing>
              <wp:anchor distT="0" distB="0" distL="114300" distR="114300" simplePos="0" relativeHeight="251708416" behindDoc="0" locked="0" layoutInCell="1" allowOverlap="1" wp14:anchorId="20A77951" wp14:editId="53E5E84C">
                <wp:simplePos x="0" y="0"/>
                <wp:positionH relativeFrom="margin">
                  <wp:posOffset>4238078</wp:posOffset>
                </wp:positionH>
                <wp:positionV relativeFrom="paragraph">
                  <wp:posOffset>-344476</wp:posOffset>
                </wp:positionV>
                <wp:extent cx="875563" cy="2928620"/>
                <wp:effectExtent l="0" t="709295" r="0" b="714375"/>
                <wp:wrapNone/>
                <wp:docPr id="1" name="Flowchart: Alternate Process 3"/>
                <wp:cNvGraphicFramePr/>
                <a:graphic xmlns:a="http://schemas.openxmlformats.org/drawingml/2006/main">
                  <a:graphicData uri="http://schemas.microsoft.com/office/word/2010/wordprocessingShape">
                    <wps:wsp>
                      <wps:cNvSpPr/>
                      <wps:spPr>
                        <a:xfrm rot="18276353">
                          <a:off x="0" y="0"/>
                          <a:ext cx="875563" cy="2928620"/>
                        </a:xfrm>
                        <a:prstGeom prst="flowChartAlternateProcess">
                          <a:avLst/>
                        </a:prstGeom>
                        <a:noFill/>
                        <a:ln w="9525" cap="flat" cmpd="sng" algn="ctr">
                          <a:solidFill>
                            <a:srgbClr val="94165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56BC4A3D">
              <v:shapetype id="_x0000_t176" coordsize="21600,21600" o:spt="176" adj="2700" path="m@0,qx0@0l0@2qy@0,21600l@1,21600qx21600@2l21600@0qy@1,xe" w14:anchorId="6848B8E8">
                <v:stroke joinstyle="miter"/>
                <v:formulas>
                  <v:f eqn="val #0"/>
                  <v:f eqn="sum width 0 #0"/>
                  <v:f eqn="sum height 0 #0"/>
                  <v:f eqn="prod @0 2929 10000"/>
                  <v:f eqn="sum width 0 @3"/>
                  <v:f eqn="sum height 0 @3"/>
                  <v:f eqn="val width"/>
                  <v:f eqn="val height"/>
                  <v:f eqn="prod width 1 2"/>
                  <v:f eqn="prod height 1 2"/>
                </v:formulas>
                <v:path limo="10800,10800" textboxrect="@3,@3,@4,@5" gradientshapeok="t" o:connecttype="custom" o:connectlocs="@8,0;0,@9;@8,@7;@6,@9"/>
              </v:shapetype>
              <v:shape id="Flowchart: Alternate Process 3" style="position:absolute;margin-left:333.7pt;margin-top:-27.1pt;width:68.95pt;height:230.6pt;rotation:-3630309fd;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941651" type="#_x0000_t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">
                <v:stroke joinstyle="round"/>
                <w10:wrap anchorx="margin"/>
              </v:shape>
            </w:pict>
          </mc:Fallback>
        </mc:AlternateContent>
      </w:r>
      <w:r w:rsidR="00F6079A">
        <w:rPr>
          <w:rFonts w:cs="Times New Roman"/>
          <w:i/>
          <w:iCs/>
          <w:noProof/>
        </w:rPr>
        <mc:AlternateContent>
          <mc:Choice Requires="wps">
            <w:drawing>
              <wp:anchor distT="0" distB="0" distL="114300" distR="114300" simplePos="0" relativeHeight="251709440" behindDoc="0" locked="0" layoutInCell="1" allowOverlap="1" wp14:anchorId="360D9D94" wp14:editId="4362F4CE">
                <wp:simplePos x="0" y="0"/>
                <wp:positionH relativeFrom="column">
                  <wp:posOffset>448807</wp:posOffset>
                </wp:positionH>
                <wp:positionV relativeFrom="paragraph">
                  <wp:posOffset>3061142</wp:posOffset>
                </wp:positionV>
                <wp:extent cx="1453550" cy="1528206"/>
                <wp:effectExtent l="191453" t="227647" r="198437" b="223838"/>
                <wp:wrapNone/>
                <wp:docPr id="3" name="Flowchart: Alternate Process 3"/>
                <wp:cNvGraphicFramePr/>
                <a:graphic xmlns:a="http://schemas.openxmlformats.org/drawingml/2006/main">
                  <a:graphicData uri="http://schemas.microsoft.com/office/word/2010/wordprocessingShape">
                    <wps:wsp>
                      <wps:cNvSpPr/>
                      <wps:spPr>
                        <a:xfrm rot="18245428">
                          <a:off x="0" y="0"/>
                          <a:ext cx="1453550" cy="1528206"/>
                        </a:xfrm>
                        <a:prstGeom prst="flowChartAlternateProcess">
                          <a:avLst/>
                        </a:prstGeom>
                        <a:noFill/>
                        <a:ln w="9525" cap="flat" cmpd="sng" algn="ctr">
                          <a:solidFill>
                            <a:srgbClr val="02473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1CD27E5A">
              <v:shape id="Flowchart: Alternate Process 3" style="position:absolute;margin-left:35.35pt;margin-top:241.05pt;width:114.45pt;height:120.35pt;rotation:-3664087fd;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024731" type="#_x0000_t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" w14:anchorId="7F50E692">
                <v:stroke joinstyle="round"/>
              </v:shape>
            </w:pict>
          </mc:Fallback>
        </mc:AlternateContent>
      </w:r>
      <w:r w:rsidR="00F6079A" w:rsidRPr="00772B96">
        <w:rPr>
          <w:rFonts w:cs="Times New Roman"/>
          <w:i/>
          <w:iCs/>
          <w:noProof/>
        </w:rPr>
        <w:drawing>
          <wp:anchor distT="0" distB="0" distL="114300" distR="114300" simplePos="0" relativeHeight="251719680" behindDoc="0" locked="0" layoutInCell="1" allowOverlap="1" wp14:anchorId="46566BF6" wp14:editId="2398AEE2">
            <wp:simplePos x="0" y="0"/>
            <wp:positionH relativeFrom="column">
              <wp:posOffset>4635038</wp:posOffset>
            </wp:positionH>
            <wp:positionV relativeFrom="paragraph">
              <wp:posOffset>2727152</wp:posOffset>
            </wp:positionV>
            <wp:extent cx="868045" cy="1560195"/>
            <wp:effectExtent l="0" t="0" r="0" b="1905"/>
            <wp:wrapNone/>
            <wp:docPr id="23" name="Picture 3" descr="A grid with many dots&#10;&#10;Description automatically generated with medium confidence">
              <a:extLst xmlns:a="http://schemas.openxmlformats.org/drawingml/2006/main">
                <a:ext uri="{FF2B5EF4-FFF2-40B4-BE49-F238E27FC236}">
                  <a16:creationId xmlns:a16="http://schemas.microsoft.com/office/drawing/2014/main" id="{40C1BEFA-F403-2AEA-C2EC-5D762D98A3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id with many dots&#10;&#10;Description automatically generated with medium confidence">
                      <a:extLst>
                        <a:ext uri="{FF2B5EF4-FFF2-40B4-BE49-F238E27FC236}">
                          <a16:creationId xmlns:a16="http://schemas.microsoft.com/office/drawing/2014/main" id="{40C1BEFA-F403-2AEA-C2EC-5D762D98A3B9}"/>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78365" t="50664" r="11382" b="22850"/>
                    <a:stretch/>
                  </pic:blipFill>
                  <pic:spPr bwMode="auto">
                    <a:xfrm>
                      <a:off x="0" y="0"/>
                      <a:ext cx="868045" cy="1560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6079A">
        <w:rPr>
          <w:rFonts w:cs="Times New Roman"/>
          <w:i/>
          <w:iCs/>
          <w:noProof/>
        </w:rPr>
        <mc:AlternateContent>
          <mc:Choice Requires="wps">
            <w:drawing>
              <wp:anchor distT="0" distB="0" distL="114300" distR="114300" simplePos="0" relativeHeight="251715584" behindDoc="0" locked="0" layoutInCell="1" allowOverlap="1" wp14:anchorId="383E6B67" wp14:editId="4DAB1C6B">
                <wp:simplePos x="0" y="0"/>
                <wp:positionH relativeFrom="column">
                  <wp:posOffset>3942080</wp:posOffset>
                </wp:positionH>
                <wp:positionV relativeFrom="paragraph">
                  <wp:posOffset>3268345</wp:posOffset>
                </wp:positionV>
                <wp:extent cx="751205" cy="321310"/>
                <wp:effectExtent l="0" t="0" r="0" b="0"/>
                <wp:wrapNone/>
                <wp:docPr id="10" name="Text Box 9"/>
                <wp:cNvGraphicFramePr/>
                <a:graphic xmlns:a="http://schemas.openxmlformats.org/drawingml/2006/main">
                  <a:graphicData uri="http://schemas.microsoft.com/office/word/2010/wordprocessingShape">
                    <wps:wsp>
                      <wps:cNvSpPr txBox="1"/>
                      <wps:spPr>
                        <a:xfrm>
                          <a:off x="0" y="0"/>
                          <a:ext cx="751205" cy="3213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78EE7E" w14:textId="77777777" w:rsidR="00D63302" w:rsidRPr="00772B96" w:rsidRDefault="00D63302" w:rsidP="00F6079A">
                            <w:pPr>
                              <w:rPr>
                                <w:rFonts w:cs="Times New Roman"/>
                                <w:sz w:val="16"/>
                                <w:szCs w:val="16"/>
                                <w:lang w:val="haw-US"/>
                              </w:rPr>
                            </w:pPr>
                            <w:r>
                              <w:rPr>
                                <w:rFonts w:cs="Times New Roman"/>
                                <w:sz w:val="16"/>
                                <w:szCs w:val="16"/>
                                <w:lang w:val="haw-US"/>
                              </w:rPr>
                              <w:t>Avg. Visits Per Month</w:t>
                            </w:r>
                            <w:r>
                              <w:rPr>
                                <w:noProof/>
                              </w:rPr>
                              <w:drawing>
                                <wp:inline distT="0" distB="0" distL="0" distR="0" wp14:anchorId="206008F2" wp14:editId="1F43FC64">
                                  <wp:extent cx="561975" cy="113030"/>
                                  <wp:effectExtent l="0" t="0" r="0" b="1270"/>
                                  <wp:docPr id="1396705194" name="Picture 1396705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23047" name=""/>
                                          <pic:cNvPicPr/>
                                        </pic:nvPicPr>
                                        <pic:blipFill>
                                          <a:blip r:embed="rId22"/>
                                          <a:stretch>
                                            <a:fillRect/>
                                          </a:stretch>
                                        </pic:blipFill>
                                        <pic:spPr>
                                          <a:xfrm>
                                            <a:off x="0" y="0"/>
                                            <a:ext cx="561975" cy="113030"/>
                                          </a:xfrm>
                                          <a:prstGeom prst="rect">
                                            <a:avLst/>
                                          </a:prstGeom>
                                        </pic:spPr>
                                      </pic:pic>
                                    </a:graphicData>
                                  </a:graphic>
                                </wp:inline>
                              </w:drawing>
                            </w:r>
                            <w:r>
                              <w:rPr>
                                <w:rFonts w:cs="Times New Roman"/>
                                <w:sz w:val="16"/>
                                <w:szCs w:val="16"/>
                                <w:lang w:val="haw-US"/>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3E6B67" id="_x0000_t202" coordsize="21600,21600" o:spt="202" path="m,l,21600r21600,l21600,xe">
                <v:stroke joinstyle="miter"/>
                <v:path gradientshapeok="t" o:connecttype="rect"/>
              </v:shapetype>
              <v:shape id="Text Box 9" o:spid="_x0000_s1026" type="#_x0000_t202" style="position:absolute;left:0;text-align:left;margin-left:310.4pt;margin-top:257.35pt;width:59.15pt;height:25.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" filled="f" stroked="f">
                <v:textbox>
                  <w:txbxContent>
                    <w:p w14:paraId="7F78EE7E" w14:textId="77777777" w:rsidR="00D63302" w:rsidRPr="00772B96" w:rsidRDefault="00D63302" w:rsidP="00F6079A">
                      <w:pPr>
                        <w:rPr>
                          <w:rFonts w:cs="Times New Roman"/>
                          <w:sz w:val="16"/>
                          <w:szCs w:val="16"/>
                          <w:lang w:val="haw-US"/>
                        </w:rPr>
                      </w:pPr>
                      <w:r>
                        <w:rPr>
                          <w:rFonts w:cs="Times New Roman"/>
                          <w:sz w:val="16"/>
                          <w:szCs w:val="16"/>
                          <w:lang w:val="haw-US"/>
                        </w:rPr>
                        <w:t>Avg. Visits Per Month</w:t>
                      </w:r>
                      <w:r>
                        <w:rPr>
                          <w:noProof/>
                        </w:rPr>
                        <w:drawing>
                          <wp:inline distT="0" distB="0" distL="0" distR="0" wp14:anchorId="206008F2" wp14:editId="1F43FC64">
                            <wp:extent cx="561975" cy="113030"/>
                            <wp:effectExtent l="0" t="0" r="0" b="1270"/>
                            <wp:docPr id="1396705194" name="Picture 1396705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23047" name=""/>
                                    <pic:cNvPicPr/>
                                  </pic:nvPicPr>
                                  <pic:blipFill>
                                    <a:blip r:embed="rId23"/>
                                    <a:stretch>
                                      <a:fillRect/>
                                    </a:stretch>
                                  </pic:blipFill>
                                  <pic:spPr>
                                    <a:xfrm>
                                      <a:off x="0" y="0"/>
                                      <a:ext cx="561975" cy="113030"/>
                                    </a:xfrm>
                                    <a:prstGeom prst="rect">
                                      <a:avLst/>
                                    </a:prstGeom>
                                  </pic:spPr>
                                </pic:pic>
                              </a:graphicData>
                            </a:graphic>
                          </wp:inline>
                        </w:drawing>
                      </w:r>
                      <w:r>
                        <w:rPr>
                          <w:rFonts w:cs="Times New Roman"/>
                          <w:sz w:val="16"/>
                          <w:szCs w:val="16"/>
                          <w:lang w:val="haw-US"/>
                        </w:rPr>
                        <w:t>h</w:t>
                      </w:r>
                    </w:p>
                  </w:txbxContent>
                </v:textbox>
              </v:shape>
            </w:pict>
          </mc:Fallback>
        </mc:AlternateContent>
      </w:r>
      <w:r w:rsidR="00F6079A">
        <w:rPr>
          <w:rFonts w:cs="Times New Roman"/>
          <w:i/>
          <w:iCs/>
          <w:noProof/>
        </w:rPr>
        <mc:AlternateContent>
          <mc:Choice Requires="wps">
            <w:drawing>
              <wp:anchor distT="0" distB="0" distL="114300" distR="114300" simplePos="0" relativeHeight="251718656" behindDoc="0" locked="0" layoutInCell="1" allowOverlap="1" wp14:anchorId="386E1215" wp14:editId="71B887F7">
                <wp:simplePos x="0" y="0"/>
                <wp:positionH relativeFrom="column">
                  <wp:posOffset>4077309</wp:posOffset>
                </wp:positionH>
                <wp:positionV relativeFrom="paragraph">
                  <wp:posOffset>4014547</wp:posOffset>
                </wp:positionV>
                <wp:extent cx="438912" cy="212141"/>
                <wp:effectExtent l="0" t="0" r="0" b="0"/>
                <wp:wrapNone/>
                <wp:docPr id="12" name="Text Box 9"/>
                <wp:cNvGraphicFramePr/>
                <a:graphic xmlns:a="http://schemas.openxmlformats.org/drawingml/2006/main">
                  <a:graphicData uri="http://schemas.microsoft.com/office/word/2010/wordprocessingShape">
                    <wps:wsp>
                      <wps:cNvSpPr txBox="1"/>
                      <wps:spPr>
                        <a:xfrm>
                          <a:off x="0" y="0"/>
                          <a:ext cx="438912" cy="21214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363EF4" w14:textId="77777777" w:rsidR="00D63302" w:rsidRPr="00772B96" w:rsidRDefault="00D63302" w:rsidP="00F6079A">
                            <w:pPr>
                              <w:rPr>
                                <w:rFonts w:cs="Times New Roman"/>
                                <w:sz w:val="16"/>
                                <w:szCs w:val="16"/>
                                <w:lang w:val="haw-US"/>
                              </w:rPr>
                            </w:pPr>
                            <w:r>
                              <w:rPr>
                                <w:rFonts w:cs="Times New Roman"/>
                                <w:sz w:val="16"/>
                                <w:szCs w:val="16"/>
                                <w:lang w:val="haw-US"/>
                              </w:rPr>
                              <w:t>200K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E1215" id="_x0000_s1027" type="#_x0000_t202" style="position:absolute;left:0;text-align:left;margin-left:321.05pt;margin-top:316.1pt;width:34.55pt;height:16.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" filled="f" stroked="f">
                <v:textbox>
                  <w:txbxContent>
                    <w:p w14:paraId="0E363EF4" w14:textId="77777777" w:rsidR="00D63302" w:rsidRPr="00772B96" w:rsidRDefault="00D63302" w:rsidP="00F6079A">
                      <w:pPr>
                        <w:rPr>
                          <w:rFonts w:cs="Times New Roman"/>
                          <w:sz w:val="16"/>
                          <w:szCs w:val="16"/>
                          <w:lang w:val="haw-US"/>
                        </w:rPr>
                      </w:pPr>
                      <w:r>
                        <w:rPr>
                          <w:rFonts w:cs="Times New Roman"/>
                          <w:sz w:val="16"/>
                          <w:szCs w:val="16"/>
                          <w:lang w:val="haw-US"/>
                        </w:rPr>
                        <w:t>200K</w:t>
                      </w:r>
                    </w:p>
                  </w:txbxContent>
                </v:textbox>
              </v:shape>
            </w:pict>
          </mc:Fallback>
        </mc:AlternateContent>
      </w:r>
      <w:r w:rsidR="00F6079A">
        <w:rPr>
          <w:rFonts w:cs="Times New Roman"/>
          <w:i/>
          <w:iCs/>
          <w:noProof/>
        </w:rPr>
        <mc:AlternateContent>
          <mc:Choice Requires="wps">
            <w:drawing>
              <wp:anchor distT="0" distB="0" distL="114300" distR="114300" simplePos="0" relativeHeight="251717632" behindDoc="0" locked="0" layoutInCell="1" allowOverlap="1" wp14:anchorId="4F4514DA" wp14:editId="283DCE6E">
                <wp:simplePos x="0" y="0"/>
                <wp:positionH relativeFrom="column">
                  <wp:posOffset>4072940</wp:posOffset>
                </wp:positionH>
                <wp:positionV relativeFrom="paragraph">
                  <wp:posOffset>3787775</wp:posOffset>
                </wp:positionV>
                <wp:extent cx="438912" cy="212141"/>
                <wp:effectExtent l="0" t="0" r="0" b="0"/>
                <wp:wrapNone/>
                <wp:docPr id="13" name="Text Box 9"/>
                <wp:cNvGraphicFramePr/>
                <a:graphic xmlns:a="http://schemas.openxmlformats.org/drawingml/2006/main">
                  <a:graphicData uri="http://schemas.microsoft.com/office/word/2010/wordprocessingShape">
                    <wps:wsp>
                      <wps:cNvSpPr txBox="1"/>
                      <wps:spPr>
                        <a:xfrm>
                          <a:off x="0" y="0"/>
                          <a:ext cx="438912" cy="21214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CFF706" w14:textId="77777777" w:rsidR="00D63302" w:rsidRPr="00772B96" w:rsidRDefault="00D63302" w:rsidP="00F6079A">
                            <w:pPr>
                              <w:rPr>
                                <w:rFonts w:cs="Times New Roman"/>
                                <w:sz w:val="16"/>
                                <w:szCs w:val="16"/>
                                <w:lang w:val="haw-US"/>
                              </w:rPr>
                            </w:pPr>
                            <w:r>
                              <w:rPr>
                                <w:rFonts w:cs="Times New Roman"/>
                                <w:sz w:val="16"/>
                                <w:szCs w:val="16"/>
                                <w:lang w:val="haw-US"/>
                              </w:rPr>
                              <w:t>400K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514DA" id="_x0000_s1028" type="#_x0000_t202" style="position:absolute;left:0;text-align:left;margin-left:320.7pt;margin-top:298.25pt;width:34.55pt;height:16.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" filled="f" stroked="f">
                <v:textbox>
                  <w:txbxContent>
                    <w:p w14:paraId="44CFF706" w14:textId="77777777" w:rsidR="00D63302" w:rsidRPr="00772B96" w:rsidRDefault="00D63302" w:rsidP="00F6079A">
                      <w:pPr>
                        <w:rPr>
                          <w:rFonts w:cs="Times New Roman"/>
                          <w:sz w:val="16"/>
                          <w:szCs w:val="16"/>
                          <w:lang w:val="haw-US"/>
                        </w:rPr>
                      </w:pPr>
                      <w:r>
                        <w:rPr>
                          <w:rFonts w:cs="Times New Roman"/>
                          <w:sz w:val="16"/>
                          <w:szCs w:val="16"/>
                          <w:lang w:val="haw-US"/>
                        </w:rPr>
                        <w:t>400K</w:t>
                      </w:r>
                    </w:p>
                  </w:txbxContent>
                </v:textbox>
              </v:shape>
            </w:pict>
          </mc:Fallback>
        </mc:AlternateContent>
      </w:r>
      <w:r w:rsidR="00F6079A">
        <w:rPr>
          <w:rFonts w:cs="Times New Roman"/>
          <w:i/>
          <w:iCs/>
          <w:noProof/>
        </w:rPr>
        <mc:AlternateContent>
          <mc:Choice Requires="wps">
            <w:drawing>
              <wp:anchor distT="0" distB="0" distL="114300" distR="114300" simplePos="0" relativeHeight="251716608" behindDoc="0" locked="0" layoutInCell="1" allowOverlap="1" wp14:anchorId="662526A1" wp14:editId="3A47D212">
                <wp:simplePos x="0" y="0"/>
                <wp:positionH relativeFrom="column">
                  <wp:posOffset>4074566</wp:posOffset>
                </wp:positionH>
                <wp:positionV relativeFrom="paragraph">
                  <wp:posOffset>3635654</wp:posOffset>
                </wp:positionV>
                <wp:extent cx="438912" cy="212141"/>
                <wp:effectExtent l="0" t="0" r="0" b="0"/>
                <wp:wrapNone/>
                <wp:docPr id="15" name="Text Box 9"/>
                <wp:cNvGraphicFramePr/>
                <a:graphic xmlns:a="http://schemas.openxmlformats.org/drawingml/2006/main">
                  <a:graphicData uri="http://schemas.microsoft.com/office/word/2010/wordprocessingShape">
                    <wps:wsp>
                      <wps:cNvSpPr txBox="1"/>
                      <wps:spPr>
                        <a:xfrm>
                          <a:off x="0" y="0"/>
                          <a:ext cx="438912" cy="21214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CE5960" w14:textId="77777777" w:rsidR="00D63302" w:rsidRPr="00772B96" w:rsidRDefault="00D63302" w:rsidP="00F6079A">
                            <w:pPr>
                              <w:rPr>
                                <w:rFonts w:cs="Times New Roman"/>
                                <w:sz w:val="16"/>
                                <w:szCs w:val="16"/>
                                <w:lang w:val="haw-US"/>
                              </w:rPr>
                            </w:pPr>
                            <w:r>
                              <w:rPr>
                                <w:rFonts w:cs="Times New Roman"/>
                                <w:sz w:val="16"/>
                                <w:szCs w:val="16"/>
                                <w:lang w:val="haw-US"/>
                              </w:rPr>
                              <w:t>600K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526A1" id="_x0000_s1029" type="#_x0000_t202" style="position:absolute;left:0;text-align:left;margin-left:320.85pt;margin-top:286.25pt;width:34.55pt;height:16.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" filled="f" stroked="f">
                <v:textbox>
                  <w:txbxContent>
                    <w:p w14:paraId="53CE5960" w14:textId="77777777" w:rsidR="00D63302" w:rsidRPr="00772B96" w:rsidRDefault="00D63302" w:rsidP="00F6079A">
                      <w:pPr>
                        <w:rPr>
                          <w:rFonts w:cs="Times New Roman"/>
                          <w:sz w:val="16"/>
                          <w:szCs w:val="16"/>
                          <w:lang w:val="haw-US"/>
                        </w:rPr>
                      </w:pPr>
                      <w:r>
                        <w:rPr>
                          <w:rFonts w:cs="Times New Roman"/>
                          <w:sz w:val="16"/>
                          <w:szCs w:val="16"/>
                          <w:lang w:val="haw-US"/>
                        </w:rPr>
                        <w:t>600K</w:t>
                      </w:r>
                    </w:p>
                  </w:txbxContent>
                </v:textbox>
              </v:shape>
            </w:pict>
          </mc:Fallback>
        </mc:AlternateContent>
      </w:r>
      <w:r w:rsidR="00F6079A">
        <w:rPr>
          <w:rFonts w:cs="Times New Roman"/>
          <w:i/>
          <w:iCs/>
          <w:noProof/>
        </w:rPr>
        <mc:AlternateContent>
          <mc:Choice Requires="wps">
            <w:drawing>
              <wp:anchor distT="0" distB="0" distL="114300" distR="114300" simplePos="0" relativeHeight="251710464" behindDoc="0" locked="0" layoutInCell="1" allowOverlap="1" wp14:anchorId="7052BF5F" wp14:editId="3184A09D">
                <wp:simplePos x="0" y="0"/>
                <wp:positionH relativeFrom="column">
                  <wp:posOffset>3938905</wp:posOffset>
                </wp:positionH>
                <wp:positionV relativeFrom="paragraph">
                  <wp:posOffset>3633470</wp:posOffset>
                </wp:positionV>
                <wp:extent cx="700405" cy="657860"/>
                <wp:effectExtent l="0" t="0" r="10795" b="15240"/>
                <wp:wrapNone/>
                <wp:docPr id="16" name="Oval 7"/>
                <wp:cNvGraphicFramePr/>
                <a:graphic xmlns:a="http://schemas.openxmlformats.org/drawingml/2006/main">
                  <a:graphicData uri="http://schemas.microsoft.com/office/word/2010/wordprocessingShape">
                    <wps:wsp>
                      <wps:cNvSpPr/>
                      <wps:spPr>
                        <a:xfrm>
                          <a:off x="0" y="0"/>
                          <a:ext cx="700405" cy="65786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5B8A70A7">
              <v:oval id="Oval 7" style="position:absolute;margin-left:310.15pt;margin-top:286.1pt;width:55.15pt;height:51.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black [3200]" w14:anchorId="063AD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"/>
            </w:pict>
          </mc:Fallback>
        </mc:AlternateContent>
      </w:r>
      <w:r w:rsidR="00F6079A">
        <w:rPr>
          <w:rFonts w:cs="Times New Roman"/>
          <w:i/>
          <w:iCs/>
          <w:noProof/>
        </w:rPr>
        <mc:AlternateContent>
          <mc:Choice Requires="wps">
            <w:drawing>
              <wp:anchor distT="0" distB="0" distL="114300" distR="114300" simplePos="0" relativeHeight="251711488" behindDoc="0" locked="0" layoutInCell="1" allowOverlap="1" wp14:anchorId="48127FAD" wp14:editId="08B8E51F">
                <wp:simplePos x="0" y="0"/>
                <wp:positionH relativeFrom="column">
                  <wp:posOffset>4033520</wp:posOffset>
                </wp:positionH>
                <wp:positionV relativeFrom="paragraph">
                  <wp:posOffset>3801745</wp:posOffset>
                </wp:positionV>
                <wp:extent cx="487045" cy="490220"/>
                <wp:effectExtent l="0" t="0" r="8255" b="17780"/>
                <wp:wrapNone/>
                <wp:docPr id="17" name="Oval 7"/>
                <wp:cNvGraphicFramePr/>
                <a:graphic xmlns:a="http://schemas.openxmlformats.org/drawingml/2006/main">
                  <a:graphicData uri="http://schemas.microsoft.com/office/word/2010/wordprocessingShape">
                    <wps:wsp>
                      <wps:cNvSpPr/>
                      <wps:spPr>
                        <a:xfrm>
                          <a:off x="0" y="0"/>
                          <a:ext cx="487045" cy="49022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02134AA8">
              <v:oval id="Oval 7" style="position:absolute;margin-left:317.6pt;margin-top:299.35pt;width:38.35pt;height:38.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black [3200]" w14:anchorId="7493D5A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"/>
            </w:pict>
          </mc:Fallback>
        </mc:AlternateContent>
      </w:r>
      <w:r w:rsidR="00F6079A">
        <w:rPr>
          <w:rFonts w:cs="Times New Roman"/>
          <w:i/>
          <w:iCs/>
          <w:noProof/>
        </w:rPr>
        <mc:AlternateContent>
          <mc:Choice Requires="wps">
            <w:drawing>
              <wp:anchor distT="0" distB="0" distL="114300" distR="114300" simplePos="0" relativeHeight="251712512" behindDoc="0" locked="0" layoutInCell="1" allowOverlap="1" wp14:anchorId="383A7E80" wp14:editId="3713BCBB">
                <wp:simplePos x="0" y="0"/>
                <wp:positionH relativeFrom="column">
                  <wp:posOffset>4103269</wp:posOffset>
                </wp:positionH>
                <wp:positionV relativeFrom="paragraph">
                  <wp:posOffset>3950310</wp:posOffset>
                </wp:positionV>
                <wp:extent cx="353122" cy="341676"/>
                <wp:effectExtent l="0" t="0" r="15240" b="13970"/>
                <wp:wrapNone/>
                <wp:docPr id="18" name="Oval 7"/>
                <wp:cNvGraphicFramePr/>
                <a:graphic xmlns:a="http://schemas.openxmlformats.org/drawingml/2006/main">
                  <a:graphicData uri="http://schemas.microsoft.com/office/word/2010/wordprocessingShape">
                    <wps:wsp>
                      <wps:cNvSpPr/>
                      <wps:spPr>
                        <a:xfrm>
                          <a:off x="0" y="0"/>
                          <a:ext cx="353122" cy="34167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7B646545">
              <v:oval id="Oval 7" style="position:absolute;margin-left:323.1pt;margin-top:311.05pt;width:27.8pt;height:26.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black [3200]" w14:anchorId="42F25BC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"/>
            </w:pict>
          </mc:Fallback>
        </mc:AlternateContent>
      </w:r>
      <w:r w:rsidR="00F6079A">
        <w:rPr>
          <w:rFonts w:cs="Times New Roman"/>
          <w:i/>
          <w:iCs/>
          <w:noProof/>
        </w:rPr>
        <mc:AlternateContent>
          <mc:Choice Requires="wps">
            <w:drawing>
              <wp:anchor distT="0" distB="0" distL="114300" distR="114300" simplePos="0" relativeHeight="251714560" behindDoc="0" locked="0" layoutInCell="1" allowOverlap="1" wp14:anchorId="0B3C2FAC" wp14:editId="1EFD95E1">
                <wp:simplePos x="0" y="0"/>
                <wp:positionH relativeFrom="column">
                  <wp:posOffset>-856992</wp:posOffset>
                </wp:positionH>
                <wp:positionV relativeFrom="paragraph">
                  <wp:posOffset>1126807</wp:posOffset>
                </wp:positionV>
                <wp:extent cx="2067810" cy="243637"/>
                <wp:effectExtent l="0" t="2223" r="318" b="317"/>
                <wp:wrapNone/>
                <wp:docPr id="19" name="Text Box 9"/>
                <wp:cNvGraphicFramePr/>
                <a:graphic xmlns:a="http://schemas.openxmlformats.org/drawingml/2006/main">
                  <a:graphicData uri="http://schemas.microsoft.com/office/word/2010/wordprocessingShape">
                    <wps:wsp>
                      <wps:cNvSpPr txBox="1"/>
                      <wps:spPr>
                        <a:xfrm rot="16200000">
                          <a:off x="0" y="0"/>
                          <a:ext cx="2067810" cy="243637"/>
                        </a:xfrm>
                        <a:prstGeom prst="rect">
                          <a:avLst/>
                        </a:prstGeom>
                        <a:solidFill>
                          <a:schemeClr val="lt1"/>
                        </a:solidFill>
                        <a:ln w="6350">
                          <a:noFill/>
                        </a:ln>
                      </wps:spPr>
                      <wps:txbx>
                        <w:txbxContent>
                          <w:p w14:paraId="0B26A5B9" w14:textId="77777777" w:rsidR="00D63302" w:rsidRPr="00772B96" w:rsidRDefault="00D63302" w:rsidP="00F6079A">
                            <w:pPr>
                              <w:rPr>
                                <w:rFonts w:cs="Times New Roman"/>
                                <w:sz w:val="16"/>
                                <w:szCs w:val="16"/>
                                <w:lang w:val="haw-US"/>
                              </w:rPr>
                            </w:pPr>
                            <w:r>
                              <w:rPr>
                                <w:rFonts w:cs="Times New Roman"/>
                                <w:sz w:val="16"/>
                                <w:szCs w:val="16"/>
                                <w:lang w:val="haw-US"/>
                              </w:rPr>
                              <w:t>Likes</w:t>
                            </w:r>
                            <w:r w:rsidRPr="00772B96">
                              <w:rPr>
                                <w:rFonts w:cs="Times New Roman"/>
                                <w:sz w:val="16"/>
                                <w:szCs w:val="16"/>
                                <w:lang w:val="haw-US"/>
                              </w:rPr>
                              <w:t xml:space="preserve"> on Most </w:t>
                            </w:r>
                            <w:r>
                              <w:rPr>
                                <w:rFonts w:cs="Times New Roman"/>
                                <w:sz w:val="16"/>
                                <w:szCs w:val="16"/>
                                <w:lang w:val="haw-US"/>
                              </w:rPr>
                              <w:t>Liked</w:t>
                            </w:r>
                            <w:r w:rsidRPr="00772B96">
                              <w:rPr>
                                <w:rFonts w:cs="Times New Roman"/>
                                <w:sz w:val="16"/>
                                <w:szCs w:val="16"/>
                                <w:lang w:val="haw-US"/>
                              </w:rPr>
                              <w:t xml:space="preserve"> Upload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C2FAC" id="_x0000_s1030" type="#_x0000_t202" style="position:absolute;left:0;text-align:left;margin-left:-67.5pt;margin-top:88.7pt;width:162.8pt;height:19.2pt;rotation:-9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" fillcolor="white [3201]" stroked="f" strokeweight=".5pt">
                <v:textbox>
                  <w:txbxContent>
                    <w:p w14:paraId="0B26A5B9" w14:textId="77777777" w:rsidR="00D63302" w:rsidRPr="00772B96" w:rsidRDefault="00D63302" w:rsidP="00F6079A">
                      <w:pPr>
                        <w:rPr>
                          <w:rFonts w:cs="Times New Roman"/>
                          <w:sz w:val="16"/>
                          <w:szCs w:val="16"/>
                          <w:lang w:val="haw-US"/>
                        </w:rPr>
                      </w:pPr>
                      <w:r>
                        <w:rPr>
                          <w:rFonts w:cs="Times New Roman"/>
                          <w:sz w:val="16"/>
                          <w:szCs w:val="16"/>
                          <w:lang w:val="haw-US"/>
                        </w:rPr>
                        <w:t>Likes</w:t>
                      </w:r>
                      <w:r w:rsidRPr="00772B96">
                        <w:rPr>
                          <w:rFonts w:cs="Times New Roman"/>
                          <w:sz w:val="16"/>
                          <w:szCs w:val="16"/>
                          <w:lang w:val="haw-US"/>
                        </w:rPr>
                        <w:t xml:space="preserve"> on Most </w:t>
                      </w:r>
                      <w:r>
                        <w:rPr>
                          <w:rFonts w:cs="Times New Roman"/>
                          <w:sz w:val="16"/>
                          <w:szCs w:val="16"/>
                          <w:lang w:val="haw-US"/>
                        </w:rPr>
                        <w:t>Liked</w:t>
                      </w:r>
                      <w:r w:rsidRPr="00772B96">
                        <w:rPr>
                          <w:rFonts w:cs="Times New Roman"/>
                          <w:sz w:val="16"/>
                          <w:szCs w:val="16"/>
                          <w:lang w:val="haw-US"/>
                        </w:rPr>
                        <w:t xml:space="preserve"> Upload</w:t>
                      </w:r>
                    </w:p>
                  </w:txbxContent>
                </v:textbox>
              </v:shape>
            </w:pict>
          </mc:Fallback>
        </mc:AlternateContent>
      </w:r>
      <w:r w:rsidR="00F6079A">
        <w:rPr>
          <w:rFonts w:cs="Times New Roman"/>
          <w:i/>
          <w:iCs/>
          <w:noProof/>
        </w:rPr>
        <mc:AlternateContent>
          <mc:Choice Requires="wps">
            <w:drawing>
              <wp:anchor distT="0" distB="0" distL="114300" distR="114300" simplePos="0" relativeHeight="251713536" behindDoc="0" locked="0" layoutInCell="1" allowOverlap="1" wp14:anchorId="016B9BA7" wp14:editId="32062FF8">
                <wp:simplePos x="0" y="0"/>
                <wp:positionH relativeFrom="column">
                  <wp:posOffset>3854153</wp:posOffset>
                </wp:positionH>
                <wp:positionV relativeFrom="paragraph">
                  <wp:posOffset>4503634</wp:posOffset>
                </wp:positionV>
                <wp:extent cx="2067810" cy="410198"/>
                <wp:effectExtent l="0" t="0" r="2540" b="0"/>
                <wp:wrapNone/>
                <wp:docPr id="20" name="Text Box 9"/>
                <wp:cNvGraphicFramePr/>
                <a:graphic xmlns:a="http://schemas.openxmlformats.org/drawingml/2006/main">
                  <a:graphicData uri="http://schemas.microsoft.com/office/word/2010/wordprocessingShape">
                    <wps:wsp>
                      <wps:cNvSpPr txBox="1"/>
                      <wps:spPr>
                        <a:xfrm>
                          <a:off x="0" y="0"/>
                          <a:ext cx="2067810" cy="410198"/>
                        </a:xfrm>
                        <a:prstGeom prst="rect">
                          <a:avLst/>
                        </a:prstGeom>
                        <a:solidFill>
                          <a:schemeClr val="lt1"/>
                        </a:solidFill>
                        <a:ln w="6350">
                          <a:noFill/>
                        </a:ln>
                      </wps:spPr>
                      <wps:txbx>
                        <w:txbxContent>
                          <w:p w14:paraId="5FC434B0" w14:textId="77777777" w:rsidR="00D63302" w:rsidRPr="00772B96" w:rsidRDefault="00D63302" w:rsidP="00F6079A">
                            <w:pPr>
                              <w:rPr>
                                <w:rFonts w:cs="Times New Roman"/>
                                <w:sz w:val="16"/>
                                <w:szCs w:val="16"/>
                                <w:lang w:val="haw-US"/>
                              </w:rPr>
                            </w:pPr>
                            <w:r w:rsidRPr="00772B96">
                              <w:rPr>
                                <w:rFonts w:cs="Times New Roman"/>
                                <w:sz w:val="16"/>
                                <w:szCs w:val="16"/>
                                <w:lang w:val="haw-US"/>
                              </w:rPr>
                              <w:t>Comments on Most Commented Upload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B9BA7" id="_x0000_s1031" type="#_x0000_t202" style="position:absolute;left:0;text-align:left;margin-left:303.5pt;margin-top:354.6pt;width:162.8pt;height:32.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" fillcolor="white [3201]" stroked="f" strokeweight=".5pt">
                <v:textbox>
                  <w:txbxContent>
                    <w:p w14:paraId="5FC434B0" w14:textId="77777777" w:rsidR="00D63302" w:rsidRPr="00772B96" w:rsidRDefault="00D63302" w:rsidP="00F6079A">
                      <w:pPr>
                        <w:rPr>
                          <w:rFonts w:cs="Times New Roman"/>
                          <w:sz w:val="16"/>
                          <w:szCs w:val="16"/>
                          <w:lang w:val="haw-US"/>
                        </w:rPr>
                      </w:pPr>
                      <w:r w:rsidRPr="00772B96">
                        <w:rPr>
                          <w:rFonts w:cs="Times New Roman"/>
                          <w:sz w:val="16"/>
                          <w:szCs w:val="16"/>
                          <w:lang w:val="haw-US"/>
                        </w:rPr>
                        <w:t>Comments on Most Commented Upload</w:t>
                      </w:r>
                    </w:p>
                  </w:txbxContent>
                </v:textbox>
              </v:shape>
            </w:pict>
          </mc:Fallback>
        </mc:AlternateContent>
      </w:r>
      <w:r w:rsidR="00F6079A">
        <w:rPr>
          <w:rFonts w:cs="Times New Roman"/>
          <w:i/>
          <w:iCs/>
          <w:noProof/>
        </w:rPr>
        <mc:AlternateContent>
          <mc:Choice Requires="wps">
            <w:drawing>
              <wp:anchor distT="0" distB="0" distL="114300" distR="114300" simplePos="0" relativeHeight="251707392" behindDoc="0" locked="0" layoutInCell="1" allowOverlap="1" wp14:anchorId="467C7489" wp14:editId="0DDE3CE0">
                <wp:simplePos x="0" y="0"/>
                <wp:positionH relativeFrom="column">
                  <wp:posOffset>1108121</wp:posOffset>
                </wp:positionH>
                <wp:positionV relativeFrom="paragraph">
                  <wp:posOffset>745974</wp:posOffset>
                </wp:positionV>
                <wp:extent cx="2422123" cy="3002316"/>
                <wp:effectExtent l="281305" t="480695" r="272415" b="475615"/>
                <wp:wrapNone/>
                <wp:docPr id="22" name="Flowchart: Alternate Process 3"/>
                <wp:cNvGraphicFramePr/>
                <a:graphic xmlns:a="http://schemas.openxmlformats.org/drawingml/2006/main">
                  <a:graphicData uri="http://schemas.microsoft.com/office/word/2010/wordprocessingShape">
                    <wps:wsp>
                      <wps:cNvSpPr/>
                      <wps:spPr>
                        <a:xfrm rot="18187088">
                          <a:off x="0" y="0"/>
                          <a:ext cx="2422123" cy="3002316"/>
                        </a:xfrm>
                        <a:prstGeom prst="flowChartAlternateProcess">
                          <a:avLst/>
                        </a:prstGeom>
                        <a:noFill/>
                        <a:ln w="9525" cap="flat" cmpd="sng" algn="ctr">
                          <a:solidFill>
                            <a:srgbClr val="FF93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50D864C1">
              <v:shapetype id="_x0000_t176" coordsize="21600,21600" o:spt="176" adj="2700" path="m@0,qx0@0l0@2qy@0,21600l@1,21600qx21600@2l21600@0qy@1,xe" w14:anchorId="69B322D6">
                <v:stroke joinstyle="miter"/>
                <v:formulas>
                  <v:f eqn="val #0"/>
                  <v:f eqn="sum width 0 #0"/>
                  <v:f eqn="sum height 0 #0"/>
                  <v:f eqn="prod @0 2929 10000"/>
                  <v:f eqn="sum width 0 @3"/>
                  <v:f eqn="sum height 0 @3"/>
                  <v:f eqn="val width"/>
                  <v:f eqn="val height"/>
                  <v:f eqn="prod width 1 2"/>
                  <v:f eqn="prod height 1 2"/>
                </v:formulas>
                <v:path limo="10800,10800" textboxrect="@3,@3,@4,@5" gradientshapeok="t" o:connecttype="custom" o:connectlocs="@8,0;0,@9;@8,@7;@6,@9"/>
              </v:shapetype>
              <v:shape id="Flowchart: Alternate Process 3" style="position:absolute;margin-left:87.25pt;margin-top:58.75pt;width:190.7pt;height:236.4pt;rotation:-3727810fd;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ff9300" type="#_x0000_t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">
                <v:stroke joinstyle="round"/>
              </v:shape>
            </w:pict>
          </mc:Fallback>
        </mc:AlternateContent>
      </w:r>
      <w:r w:rsidR="00F6079A">
        <w:rPr>
          <w:rFonts w:cs="Times New Roman"/>
          <w:i/>
          <w:iCs/>
          <w:noProof/>
        </w:rPr>
        <w:drawing>
          <wp:inline distT="0" distB="0" distL="0" distR="0" wp14:anchorId="301272BA" wp14:editId="4EC80CEE">
            <wp:extent cx="6099142" cy="4813852"/>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92383"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6099142" cy="4813852"/>
                    </a:xfrm>
                    <a:prstGeom prst="rect">
                      <a:avLst/>
                    </a:prstGeom>
                    <a:noFill/>
                    <a:ln>
                      <a:noFill/>
                    </a:ln>
                  </pic:spPr>
                </pic:pic>
              </a:graphicData>
            </a:graphic>
          </wp:inline>
        </w:drawing>
      </w:r>
    </w:p>
    <w:p w14:paraId="0BD7D6DA" w14:textId="439CD9FF" w:rsidR="00F6079A" w:rsidRDefault="00F6079A" w:rsidP="00F6079A">
      <w:pPr>
        <w:jc w:val="both"/>
        <w:rPr>
          <w:rFonts w:cs="Times New Roman"/>
          <w:i/>
          <w:iCs/>
          <w:noProof/>
        </w:rPr>
      </w:pPr>
    </w:p>
    <w:p w14:paraId="725A0DAF" w14:textId="666F70D8" w:rsidR="00F6079A" w:rsidRDefault="00F6079A" w:rsidP="00F6079A">
      <w:pPr>
        <w:pStyle w:val="Caption"/>
        <w:rPr>
          <w:rFonts w:cs="Times New Roman"/>
          <w:b/>
          <w:bCs/>
          <w:noProof/>
          <w:sz w:val="20"/>
        </w:rPr>
      </w:pPr>
      <w:r w:rsidRPr="002C472E">
        <w:rPr>
          <w:b/>
        </w:rPr>
        <w:t>Fig</w:t>
      </w:r>
      <w:r>
        <w:rPr>
          <w:b/>
        </w:rPr>
        <w:t>.</w:t>
      </w:r>
      <w:r w:rsidRPr="002C472E">
        <w:rPr>
          <w:b/>
        </w:rPr>
        <w:t xml:space="preserve"> </w:t>
      </w:r>
      <w:r>
        <w:rPr>
          <w:b/>
        </w:rPr>
        <w:t>4 |</w:t>
      </w:r>
      <w:r w:rsidRPr="002C472E">
        <w:rPr>
          <w:b/>
        </w:rPr>
        <w:t xml:space="preserve"> Modeling </w:t>
      </w:r>
      <w:r>
        <w:rPr>
          <w:b/>
        </w:rPr>
        <w:t>v</w:t>
      </w:r>
      <w:r w:rsidRPr="002C472E">
        <w:rPr>
          <w:b/>
        </w:rPr>
        <w:t xml:space="preserve">iral </w:t>
      </w:r>
      <w:r>
        <w:rPr>
          <w:b/>
        </w:rPr>
        <w:t>m</w:t>
      </w:r>
      <w:r w:rsidRPr="002C472E">
        <w:rPr>
          <w:b/>
        </w:rPr>
        <w:t xml:space="preserve">oments and </w:t>
      </w:r>
      <w:r>
        <w:rPr>
          <w:b/>
        </w:rPr>
        <w:t>v</w:t>
      </w:r>
      <w:r w:rsidRPr="002C472E">
        <w:rPr>
          <w:b/>
        </w:rPr>
        <w:t xml:space="preserve">isitation </w:t>
      </w:r>
      <w:r>
        <w:rPr>
          <w:b/>
        </w:rPr>
        <w:t xml:space="preserve">at US National Parks 201 - 2019. </w:t>
      </w:r>
      <w:r w:rsidRPr="00BF652F">
        <w:rPr>
          <w:rFonts w:cs="Times New Roman"/>
          <w:noProof/>
          <w:sz w:val="20"/>
        </w:rPr>
        <w:t xml:space="preserve">Y-axis is the number of likes </w:t>
      </w:r>
      <w:r>
        <w:rPr>
          <w:rFonts w:cs="Times New Roman"/>
          <w:noProof/>
          <w:sz w:val="20"/>
        </w:rPr>
        <w:t xml:space="preserve">that </w:t>
      </w:r>
      <w:r w:rsidRPr="00BF652F">
        <w:rPr>
          <w:rFonts w:cs="Times New Roman"/>
          <w:noProof/>
          <w:sz w:val="20"/>
        </w:rPr>
        <w:t xml:space="preserve">the most liked photo from each park received. X-axis is the number of comments the most </w:t>
      </w:r>
      <w:r>
        <w:rPr>
          <w:rFonts w:cs="Times New Roman"/>
          <w:noProof/>
          <w:sz w:val="20"/>
        </w:rPr>
        <w:t>commented</w:t>
      </w:r>
      <w:r w:rsidRPr="00BF652F">
        <w:rPr>
          <w:rFonts w:cs="Times New Roman"/>
          <w:noProof/>
          <w:sz w:val="20"/>
        </w:rPr>
        <w:t xml:space="preserve"> photo from each park received.</w:t>
      </w:r>
      <w:r>
        <w:rPr>
          <w:rFonts w:cs="Times New Roman"/>
          <w:noProof/>
          <w:sz w:val="20"/>
        </w:rPr>
        <w:t xml:space="preserve"> The size of the circle indicates average monthly visitation to park. Color represent the standard deviation (SD) of the number of likes a park recieves on all photos uploaded. Three grouping strategies are suggested in this plot. A High Engagement Group (red rectangle)</w:t>
      </w:r>
      <w:r w:rsidRPr="00BF652F">
        <w:rPr>
          <w:rFonts w:cs="Times New Roman"/>
          <w:noProof/>
          <w:sz w:val="20"/>
        </w:rPr>
        <w:t xml:space="preserve"> </w:t>
      </w:r>
      <w:r>
        <w:rPr>
          <w:rFonts w:cs="Times New Roman"/>
          <w:noProof/>
          <w:sz w:val="20"/>
        </w:rPr>
        <w:t>had the most</w:t>
      </w:r>
      <w:r w:rsidRPr="00BF652F">
        <w:rPr>
          <w:rFonts w:cs="Times New Roman"/>
          <w:noProof/>
          <w:sz w:val="20"/>
        </w:rPr>
        <w:t xml:space="preserve"> viral content</w:t>
      </w:r>
      <w:r>
        <w:rPr>
          <w:rFonts w:cs="Times New Roman"/>
          <w:noProof/>
          <w:sz w:val="20"/>
        </w:rPr>
        <w:t xml:space="preserve"> on the app (</w:t>
      </w:r>
      <w:r w:rsidRPr="00BF652F">
        <w:rPr>
          <w:rFonts w:cs="Times New Roman"/>
          <w:noProof/>
          <w:sz w:val="20"/>
        </w:rPr>
        <w:t>Zion &amp; Yosemite</w:t>
      </w:r>
      <w:r>
        <w:rPr>
          <w:rFonts w:cs="Times New Roman"/>
          <w:noProof/>
          <w:sz w:val="20"/>
        </w:rPr>
        <w:t xml:space="preserve"> NPs)</w:t>
      </w:r>
      <w:r w:rsidRPr="00BF652F">
        <w:rPr>
          <w:rFonts w:cs="Times New Roman"/>
          <w:noProof/>
          <w:sz w:val="20"/>
        </w:rPr>
        <w:t>.</w:t>
      </w:r>
      <w:r>
        <w:rPr>
          <w:rFonts w:cs="Times New Roman"/>
          <w:noProof/>
          <w:sz w:val="20"/>
        </w:rPr>
        <w:t xml:space="preserve"> A Middle Engagement Group (orange rectangle) contains parks with less viral content than Zion or Yosemite, but still higher than many parks (</w:t>
      </w:r>
      <w:r w:rsidRPr="00BF652F">
        <w:rPr>
          <w:rFonts w:cs="Times New Roman"/>
          <w:noProof/>
          <w:sz w:val="20"/>
        </w:rPr>
        <w:t>Kings Canyon</w:t>
      </w:r>
      <w:r>
        <w:rPr>
          <w:rFonts w:cs="Times New Roman"/>
          <w:noProof/>
          <w:sz w:val="20"/>
        </w:rPr>
        <w:t>,</w:t>
      </w:r>
      <w:r w:rsidRPr="00BF652F">
        <w:rPr>
          <w:rFonts w:cs="Times New Roman"/>
          <w:noProof/>
          <w:sz w:val="20"/>
        </w:rPr>
        <w:t xml:space="preserve"> Sequoia</w:t>
      </w:r>
      <w:r>
        <w:rPr>
          <w:rFonts w:cs="Times New Roman"/>
          <w:noProof/>
          <w:sz w:val="20"/>
        </w:rPr>
        <w:t xml:space="preserve">, </w:t>
      </w:r>
      <w:r w:rsidRPr="00BF652F">
        <w:rPr>
          <w:rFonts w:cs="Times New Roman"/>
          <w:noProof/>
          <w:sz w:val="20"/>
        </w:rPr>
        <w:t>Grand Canyon</w:t>
      </w:r>
      <w:r>
        <w:rPr>
          <w:rFonts w:cs="Times New Roman"/>
          <w:noProof/>
          <w:sz w:val="20"/>
        </w:rPr>
        <w:t>,</w:t>
      </w:r>
      <w:r w:rsidRPr="00BF652F">
        <w:rPr>
          <w:rFonts w:cs="Times New Roman"/>
          <w:noProof/>
          <w:sz w:val="20"/>
        </w:rPr>
        <w:t xml:space="preserve"> Joshua Tree</w:t>
      </w:r>
      <w:r>
        <w:rPr>
          <w:rFonts w:cs="Times New Roman"/>
          <w:noProof/>
          <w:sz w:val="20"/>
        </w:rPr>
        <w:t>, Great</w:t>
      </w:r>
      <w:r w:rsidRPr="00BF652F">
        <w:rPr>
          <w:rFonts w:cs="Times New Roman"/>
          <w:noProof/>
          <w:sz w:val="20"/>
        </w:rPr>
        <w:t xml:space="preserve"> Smoky Mountians, Everglades &amp; Death Valley</w:t>
      </w:r>
      <w:r>
        <w:rPr>
          <w:rFonts w:cs="Times New Roman"/>
          <w:noProof/>
          <w:sz w:val="20"/>
        </w:rPr>
        <w:t xml:space="preserve">, </w:t>
      </w:r>
      <w:r w:rsidRPr="00BF652F">
        <w:rPr>
          <w:rFonts w:cs="Times New Roman"/>
          <w:noProof/>
          <w:sz w:val="20"/>
        </w:rPr>
        <w:t>Olympic, Carlsbad Caverns, Guadalupe Mountains, Glacier, Grand Teton, Bryce Canyon</w:t>
      </w:r>
      <w:r>
        <w:rPr>
          <w:rFonts w:cs="Times New Roman"/>
          <w:noProof/>
          <w:sz w:val="20"/>
        </w:rPr>
        <w:t xml:space="preserve">, </w:t>
      </w:r>
      <w:r w:rsidRPr="00BF652F">
        <w:rPr>
          <w:rFonts w:cs="Times New Roman"/>
          <w:noProof/>
          <w:sz w:val="20"/>
        </w:rPr>
        <w:t>Mount Rainer</w:t>
      </w:r>
      <w:r>
        <w:rPr>
          <w:rFonts w:cs="Times New Roman"/>
          <w:noProof/>
          <w:sz w:val="20"/>
        </w:rPr>
        <w:t xml:space="preserve">, </w:t>
      </w:r>
      <w:r w:rsidRPr="00CD5599">
        <w:rPr>
          <w:rFonts w:cs="Times New Roman"/>
          <w:noProof/>
          <w:sz w:val="20"/>
        </w:rPr>
        <w:t>Rocky Mo</w:t>
      </w:r>
      <w:r>
        <w:rPr>
          <w:rFonts w:cs="Times New Roman"/>
          <w:noProof/>
          <w:sz w:val="20"/>
        </w:rPr>
        <w:t>u</w:t>
      </w:r>
      <w:r w:rsidRPr="00CD5599">
        <w:rPr>
          <w:rFonts w:cs="Times New Roman"/>
          <w:noProof/>
          <w:sz w:val="20"/>
        </w:rPr>
        <w:t xml:space="preserve">ntain </w:t>
      </w:r>
      <w:r>
        <w:rPr>
          <w:rFonts w:cs="Times New Roman"/>
          <w:noProof/>
          <w:sz w:val="20"/>
        </w:rPr>
        <w:t xml:space="preserve">and </w:t>
      </w:r>
      <w:r w:rsidRPr="00CD5599">
        <w:rPr>
          <w:rFonts w:cs="Times New Roman"/>
          <w:noProof/>
          <w:sz w:val="20"/>
        </w:rPr>
        <w:t>Arches</w:t>
      </w:r>
      <w:r>
        <w:rPr>
          <w:rFonts w:cs="Times New Roman"/>
          <w:noProof/>
          <w:sz w:val="20"/>
        </w:rPr>
        <w:t xml:space="preserve"> NPs)</w:t>
      </w:r>
      <w:r>
        <w:rPr>
          <w:rFonts w:cs="Times New Roman"/>
          <w:bCs/>
          <w:noProof/>
          <w:sz w:val="20"/>
        </w:rPr>
        <w:t xml:space="preserve">. A Low Engagement group (green rectangle) contains all other parks in our study area. </w:t>
      </w:r>
      <w:r w:rsidR="008F3244">
        <w:rPr>
          <w:rFonts w:cs="Times New Roman"/>
          <w:noProof/>
          <w:sz w:val="20"/>
        </w:rPr>
        <w:t xml:space="preserve">Dotted red line represents </w:t>
      </w:r>
      <w:r w:rsidR="00D63302">
        <w:rPr>
          <w:rFonts w:cs="Times New Roman"/>
          <w:noProof/>
          <w:sz w:val="20"/>
        </w:rPr>
        <w:t xml:space="preserve">the </w:t>
      </w:r>
      <w:r w:rsidR="008F3244">
        <w:rPr>
          <w:rFonts w:cs="Times New Roman"/>
          <w:noProof/>
          <w:sz w:val="20"/>
        </w:rPr>
        <w:t xml:space="preserve">same thresholds represented in </w:t>
      </w:r>
      <w:r w:rsidR="008F3244" w:rsidRPr="00227800">
        <w:rPr>
          <w:rFonts w:cs="Times New Roman"/>
          <w:b/>
          <w:noProof/>
          <w:sz w:val="20"/>
        </w:rPr>
        <w:t xml:space="preserve">Extended </w:t>
      </w:r>
      <w:r w:rsidR="00D63302" w:rsidRPr="00227800">
        <w:rPr>
          <w:rFonts w:cs="Times New Roman"/>
          <w:b/>
          <w:noProof/>
          <w:sz w:val="20"/>
        </w:rPr>
        <w:t xml:space="preserve">Data </w:t>
      </w:r>
      <w:r w:rsidR="008F3244" w:rsidRPr="00227800">
        <w:rPr>
          <w:rFonts w:cs="Times New Roman"/>
          <w:b/>
          <w:noProof/>
          <w:sz w:val="20"/>
        </w:rPr>
        <w:t>Fig</w:t>
      </w:r>
      <w:r w:rsidR="00D63302" w:rsidRPr="00227800">
        <w:rPr>
          <w:rFonts w:cs="Times New Roman"/>
          <w:b/>
          <w:noProof/>
          <w:sz w:val="20"/>
        </w:rPr>
        <w:t>s.</w:t>
      </w:r>
      <w:r w:rsidR="008F3244" w:rsidRPr="00227800">
        <w:rPr>
          <w:rFonts w:cs="Times New Roman"/>
          <w:b/>
          <w:noProof/>
          <w:sz w:val="20"/>
        </w:rPr>
        <w:t xml:space="preserve"> 3-4</w:t>
      </w:r>
      <w:r w:rsidR="008F3244">
        <w:rPr>
          <w:rFonts w:cs="Times New Roman"/>
          <w:noProof/>
          <w:sz w:val="20"/>
        </w:rPr>
        <w:t xml:space="preserve"> </w:t>
      </w:r>
      <w:r w:rsidR="00D63302">
        <w:rPr>
          <w:rFonts w:cs="Times New Roman"/>
          <w:noProof/>
          <w:sz w:val="20"/>
        </w:rPr>
        <w:t>(</w:t>
      </w:r>
      <w:r w:rsidR="008F3244">
        <w:rPr>
          <w:rFonts w:cs="Times New Roman"/>
          <w:noProof/>
          <w:sz w:val="20"/>
        </w:rPr>
        <w:t>5</w:t>
      </w:r>
      <w:r w:rsidR="00D63302">
        <w:rPr>
          <w:rFonts w:cs="Times New Roman"/>
          <w:noProof/>
          <w:sz w:val="20"/>
        </w:rPr>
        <w:t>00,000 l</w:t>
      </w:r>
      <w:r w:rsidR="008F3244">
        <w:rPr>
          <w:rFonts w:cs="Times New Roman"/>
          <w:noProof/>
          <w:sz w:val="20"/>
        </w:rPr>
        <w:t>ikes and 5</w:t>
      </w:r>
      <w:r w:rsidR="00D63302">
        <w:rPr>
          <w:rFonts w:cs="Times New Roman"/>
          <w:noProof/>
          <w:sz w:val="20"/>
        </w:rPr>
        <w:t>,000 c</w:t>
      </w:r>
      <w:r w:rsidR="008F3244">
        <w:rPr>
          <w:rFonts w:cs="Times New Roman"/>
          <w:noProof/>
          <w:sz w:val="20"/>
        </w:rPr>
        <w:t>omments</w:t>
      </w:r>
      <w:r w:rsidR="00D63302">
        <w:rPr>
          <w:rFonts w:cs="Times New Roman"/>
          <w:noProof/>
          <w:sz w:val="20"/>
        </w:rPr>
        <w:t>)</w:t>
      </w:r>
      <w:r w:rsidR="008F3244">
        <w:rPr>
          <w:rFonts w:cs="Times New Roman"/>
          <w:noProof/>
          <w:sz w:val="20"/>
        </w:rPr>
        <w:t>.</w:t>
      </w:r>
    </w:p>
    <w:p w14:paraId="66D2BEB3" w14:textId="77777777" w:rsidR="00BB5BC2" w:rsidRDefault="00BB5BC2" w:rsidP="00BB5BC2"/>
    <w:p w14:paraId="03F1906E" w14:textId="77777777" w:rsidR="00DE0607" w:rsidRDefault="00DE0607" w:rsidP="00DE0607">
      <w:pPr>
        <w:spacing w:after="160" w:line="259" w:lineRule="auto"/>
      </w:pPr>
    </w:p>
    <w:p w14:paraId="3F1151F0" w14:textId="49F6E8F1" w:rsidR="00F6079A" w:rsidRPr="008069EC" w:rsidRDefault="00F6079A" w:rsidP="00227800">
      <w:pPr>
        <w:spacing w:after="160" w:line="259" w:lineRule="auto"/>
        <w:rPr>
          <w:rFonts w:cs="Times New Roman"/>
          <w:iCs/>
          <w:noProof/>
          <w:sz w:val="20"/>
        </w:rPr>
        <w:sectPr w:rsidR="00F6079A" w:rsidRPr="008069EC" w:rsidSect="00517B6B">
          <w:pgSz w:w="12240" w:h="15840"/>
          <w:pgMar w:top="1440" w:right="1440" w:bottom="1440" w:left="1440" w:header="720" w:footer="720" w:gutter="0"/>
          <w:cols w:space="720"/>
          <w:docGrid w:linePitch="360"/>
        </w:sectPr>
      </w:pPr>
    </w:p>
    <w:p w14:paraId="16814227" w14:textId="59FCDF0B" w:rsidR="00F6079A" w:rsidRDefault="005D627E" w:rsidP="00F6079A">
      <w:pPr>
        <w:pStyle w:val="Heading2"/>
        <w:numPr>
          <w:ilvl w:val="0"/>
          <w:numId w:val="0"/>
        </w:numPr>
        <w:rPr>
          <w:rFonts w:cs="Times New Roman"/>
        </w:rPr>
      </w:pPr>
      <w:r>
        <w:rPr>
          <w:noProof/>
        </w:rPr>
        <w:lastRenderedPageBreak/>
        <mc:AlternateContent>
          <mc:Choice Requires="wps">
            <w:drawing>
              <wp:anchor distT="0" distB="0" distL="114300" distR="114300" simplePos="0" relativeHeight="251723776" behindDoc="0" locked="0" layoutInCell="1" allowOverlap="1" wp14:anchorId="4C3AB6CF" wp14:editId="79D58BAF">
                <wp:simplePos x="0" y="0"/>
                <wp:positionH relativeFrom="column">
                  <wp:posOffset>4431824</wp:posOffset>
                </wp:positionH>
                <wp:positionV relativeFrom="paragraph">
                  <wp:posOffset>476885</wp:posOffset>
                </wp:positionV>
                <wp:extent cx="0" cy="3638550"/>
                <wp:effectExtent l="0" t="0" r="38100" b="19050"/>
                <wp:wrapNone/>
                <wp:docPr id="1969903520" name="Straight Connector 1969903520"/>
                <wp:cNvGraphicFramePr/>
                <a:graphic xmlns:a="http://schemas.openxmlformats.org/drawingml/2006/main">
                  <a:graphicData uri="http://schemas.microsoft.com/office/word/2010/wordprocessingShape">
                    <wps:wsp>
                      <wps:cNvCnPr/>
                      <wps:spPr>
                        <a:xfrm flipV="1">
                          <a:off x="0" y="0"/>
                          <a:ext cx="0" cy="3638550"/>
                        </a:xfrm>
                        <a:prstGeom prst="line">
                          <a:avLst/>
                        </a:prstGeom>
                        <a:ln w="19050">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418A8CAA">
              <v:line id="Straight Connector 1969903520" style="position:absolute;flip:y;z-index:25172377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1.5pt" from="348.95pt,37.55pt" to="348.95pt,324.05pt" w14:anchorId="6BBAB7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">
                <v:stroke joinstyle="miter" dashstyle="longDash"/>
              </v:line>
            </w:pict>
          </mc:Fallback>
        </mc:AlternateContent>
      </w:r>
      <w:r w:rsidRPr="005D627E">
        <w:rPr>
          <w:rFonts w:cs="Times New Roman"/>
          <w:noProof/>
        </w:rPr>
        <mc:AlternateContent>
          <mc:Choice Requires="wps">
            <w:drawing>
              <wp:anchor distT="45720" distB="45720" distL="114300" distR="114300" simplePos="0" relativeHeight="251725824" behindDoc="0" locked="0" layoutInCell="1" allowOverlap="1" wp14:anchorId="41BC2CBC" wp14:editId="55059DF5">
                <wp:simplePos x="0" y="0"/>
                <wp:positionH relativeFrom="column">
                  <wp:posOffset>3952875</wp:posOffset>
                </wp:positionH>
                <wp:positionV relativeFrom="paragraph">
                  <wp:posOffset>152400</wp:posOffset>
                </wp:positionV>
                <wp:extent cx="923925" cy="140462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4620"/>
                        </a:xfrm>
                        <a:prstGeom prst="rect">
                          <a:avLst/>
                        </a:prstGeom>
                        <a:solidFill>
                          <a:srgbClr val="FFFFFF"/>
                        </a:solidFill>
                        <a:ln w="9525">
                          <a:noFill/>
                          <a:miter lim="800000"/>
                          <a:headEnd/>
                          <a:tailEnd/>
                        </a:ln>
                      </wps:spPr>
                      <wps:txbx>
                        <w:txbxContent>
                          <w:p w14:paraId="2E18AA0C" w14:textId="76F1F925" w:rsidR="00D63302" w:rsidRDefault="00D63302">
                            <w:r>
                              <w:t>April 2012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BC2CBC" id="Text Box 2" o:spid="_x0000_s1032" type="#_x0000_t202" style="position:absolute;margin-left:311.25pt;margin-top:12pt;width:72.75pt;height:110.6pt;z-index:251725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" stroked="f">
                <v:textbox style="mso-fit-shape-to-text:t">
                  <w:txbxContent>
                    <w:p w14:paraId="2E18AA0C" w14:textId="76F1F925" w:rsidR="00D63302" w:rsidRDefault="00D63302">
                      <w:r>
                        <w:t>April 2012</w:t>
                      </w:r>
                    </w:p>
                  </w:txbxContent>
                </v:textbox>
              </v:shape>
            </w:pict>
          </mc:Fallback>
        </mc:AlternateContent>
      </w:r>
      <w:r w:rsidR="00F6079A">
        <w:rPr>
          <w:noProof/>
        </w:rPr>
        <w:drawing>
          <wp:inline distT="0" distB="0" distL="0" distR="0" wp14:anchorId="6BA4EB9D" wp14:editId="7408D68C">
            <wp:extent cx="5943600" cy="4619625"/>
            <wp:effectExtent l="0" t="0" r="0" b="3175"/>
            <wp:docPr id="25" name="Chart 1">
              <a:extLst xmlns:a="http://schemas.openxmlformats.org/drawingml/2006/main">
                <a:ext uri="{FF2B5EF4-FFF2-40B4-BE49-F238E27FC236}">
                  <a16:creationId xmlns:a16="http://schemas.microsoft.com/office/drawing/2014/main" id="{2AA42384-688C-53D1-6C1D-8CB38F1C5C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7D37D19" w14:textId="0646F470" w:rsidR="00F6079A" w:rsidRPr="002C472E" w:rsidRDefault="00F6079A" w:rsidP="00F6079A">
      <w:pPr>
        <w:pStyle w:val="Caption"/>
        <w:rPr>
          <w:sz w:val="20"/>
        </w:rPr>
      </w:pPr>
      <w:r w:rsidRPr="002C472E">
        <w:rPr>
          <w:b/>
          <w:iCs w:val="0"/>
        </w:rPr>
        <w:t>Fig</w:t>
      </w:r>
      <w:r w:rsidR="00E43053">
        <w:rPr>
          <w:b/>
          <w:iCs w:val="0"/>
        </w:rPr>
        <w:t>.</w:t>
      </w:r>
      <w:r w:rsidRPr="002C472E">
        <w:rPr>
          <w:b/>
          <w:iCs w:val="0"/>
        </w:rPr>
        <w:t xml:space="preserve"> </w:t>
      </w:r>
      <w:r>
        <w:rPr>
          <w:b/>
          <w:iCs w:val="0"/>
        </w:rPr>
        <w:t>5 |</w:t>
      </w:r>
      <w:r w:rsidRPr="002C472E">
        <w:rPr>
          <w:b/>
          <w:iCs w:val="0"/>
        </w:rPr>
        <w:t xml:space="preserve"> Visitation </w:t>
      </w:r>
      <w:r>
        <w:rPr>
          <w:b/>
          <w:iCs w:val="0"/>
        </w:rPr>
        <w:t>g</w:t>
      </w:r>
      <w:r w:rsidRPr="002C472E">
        <w:rPr>
          <w:b/>
          <w:iCs w:val="0"/>
        </w:rPr>
        <w:t xml:space="preserve">rowth by </w:t>
      </w:r>
      <w:r>
        <w:rPr>
          <w:b/>
          <w:iCs w:val="0"/>
        </w:rPr>
        <w:t>park engagement grouping.</w:t>
      </w:r>
      <w:r>
        <w:rPr>
          <w:noProof/>
        </w:rPr>
        <w:t xml:space="preserve"> </w:t>
      </w:r>
      <w:r w:rsidRPr="002C472E">
        <w:rPr>
          <w:noProof/>
          <w:sz w:val="20"/>
        </w:rPr>
        <w:t xml:space="preserve">Y-axis is the average </w:t>
      </w:r>
      <w:r w:rsidR="00D63302">
        <w:rPr>
          <w:noProof/>
          <w:sz w:val="20"/>
        </w:rPr>
        <w:t xml:space="preserve">annual </w:t>
      </w:r>
      <w:r w:rsidRPr="002C472E">
        <w:rPr>
          <w:noProof/>
          <w:sz w:val="20"/>
        </w:rPr>
        <w:t xml:space="preserve">visits per engagement group. X-axis </w:t>
      </w:r>
      <w:r>
        <w:rPr>
          <w:noProof/>
          <w:sz w:val="20"/>
        </w:rPr>
        <w:t xml:space="preserve">is </w:t>
      </w:r>
      <w:r w:rsidRPr="002C472E">
        <w:rPr>
          <w:noProof/>
          <w:sz w:val="20"/>
        </w:rPr>
        <w:t xml:space="preserve">the time period covered in the analysis. The </w:t>
      </w:r>
      <w:r>
        <w:rPr>
          <w:noProof/>
          <w:sz w:val="20"/>
        </w:rPr>
        <w:t>h</w:t>
      </w:r>
      <w:r w:rsidRPr="002C472E">
        <w:rPr>
          <w:noProof/>
          <w:sz w:val="20"/>
        </w:rPr>
        <w:t xml:space="preserve">igh </w:t>
      </w:r>
      <w:r>
        <w:rPr>
          <w:noProof/>
          <w:sz w:val="20"/>
        </w:rPr>
        <w:t>engagement g</w:t>
      </w:r>
      <w:r w:rsidRPr="002C472E">
        <w:rPr>
          <w:noProof/>
          <w:sz w:val="20"/>
        </w:rPr>
        <w:t xml:space="preserve">roup sees more average visitation than </w:t>
      </w:r>
      <w:r>
        <w:rPr>
          <w:noProof/>
          <w:sz w:val="20"/>
        </w:rPr>
        <w:t xml:space="preserve">the other </w:t>
      </w:r>
      <w:r w:rsidRPr="002C472E">
        <w:rPr>
          <w:noProof/>
          <w:sz w:val="20"/>
        </w:rPr>
        <w:t xml:space="preserve">groups and saw </w:t>
      </w:r>
      <w:r w:rsidR="00D63302">
        <w:rPr>
          <w:noProof/>
          <w:sz w:val="20"/>
        </w:rPr>
        <w:t xml:space="preserve">a </w:t>
      </w:r>
      <w:r w:rsidRPr="002C472E">
        <w:rPr>
          <w:noProof/>
          <w:sz w:val="20"/>
        </w:rPr>
        <w:t xml:space="preserve">sharp increase post Instagram. The </w:t>
      </w:r>
      <w:r>
        <w:rPr>
          <w:noProof/>
          <w:sz w:val="20"/>
        </w:rPr>
        <w:t>m</w:t>
      </w:r>
      <w:r w:rsidRPr="002C472E">
        <w:rPr>
          <w:noProof/>
          <w:sz w:val="20"/>
        </w:rPr>
        <w:t>iddle</w:t>
      </w:r>
      <w:r>
        <w:rPr>
          <w:noProof/>
          <w:sz w:val="20"/>
        </w:rPr>
        <w:t xml:space="preserve"> engagement g</w:t>
      </w:r>
      <w:r w:rsidRPr="00223350">
        <w:rPr>
          <w:noProof/>
          <w:sz w:val="20"/>
        </w:rPr>
        <w:t>roup</w:t>
      </w:r>
      <w:r w:rsidRPr="002C472E">
        <w:rPr>
          <w:noProof/>
          <w:sz w:val="20"/>
        </w:rPr>
        <w:t xml:space="preserve"> </w:t>
      </w:r>
      <w:r>
        <w:rPr>
          <w:noProof/>
          <w:sz w:val="20"/>
        </w:rPr>
        <w:t>also shows modest growth</w:t>
      </w:r>
      <w:r w:rsidRPr="002C472E">
        <w:rPr>
          <w:noProof/>
          <w:sz w:val="20"/>
        </w:rPr>
        <w:t xml:space="preserve"> </w:t>
      </w:r>
      <w:r w:rsidR="00D63302">
        <w:rPr>
          <w:noProof/>
          <w:sz w:val="20"/>
        </w:rPr>
        <w:t>after Instagram gained a wide user base</w:t>
      </w:r>
      <w:r w:rsidRPr="002C472E">
        <w:rPr>
          <w:noProof/>
          <w:sz w:val="20"/>
        </w:rPr>
        <w:t>. The</w:t>
      </w:r>
      <w:r>
        <w:rPr>
          <w:noProof/>
          <w:sz w:val="20"/>
        </w:rPr>
        <w:t xml:space="preserve"> trend in the</w:t>
      </w:r>
      <w:r w:rsidRPr="002C472E">
        <w:rPr>
          <w:noProof/>
          <w:sz w:val="20"/>
        </w:rPr>
        <w:t xml:space="preserve"> </w:t>
      </w:r>
      <w:r>
        <w:rPr>
          <w:noProof/>
          <w:sz w:val="20"/>
        </w:rPr>
        <w:t>l</w:t>
      </w:r>
      <w:r w:rsidRPr="002C472E">
        <w:rPr>
          <w:noProof/>
          <w:sz w:val="20"/>
        </w:rPr>
        <w:t xml:space="preserve">ow </w:t>
      </w:r>
      <w:r>
        <w:rPr>
          <w:noProof/>
          <w:sz w:val="20"/>
        </w:rPr>
        <w:t>engagement g</w:t>
      </w:r>
      <w:r w:rsidRPr="00223350">
        <w:rPr>
          <w:noProof/>
          <w:sz w:val="20"/>
        </w:rPr>
        <w:t>roup</w:t>
      </w:r>
      <w:r w:rsidRPr="002C472E">
        <w:rPr>
          <w:noProof/>
          <w:sz w:val="20"/>
        </w:rPr>
        <w:t xml:space="preserve"> </w:t>
      </w:r>
      <w:r>
        <w:rPr>
          <w:noProof/>
          <w:sz w:val="20"/>
        </w:rPr>
        <w:t>was</w:t>
      </w:r>
      <w:r w:rsidR="00D63302">
        <w:rPr>
          <w:noProof/>
          <w:sz w:val="20"/>
        </w:rPr>
        <w:t xml:space="preserve"> realtively</w:t>
      </w:r>
      <w:r>
        <w:rPr>
          <w:noProof/>
          <w:sz w:val="20"/>
        </w:rPr>
        <w:t xml:space="preserve"> steady over 26 year timeline</w:t>
      </w:r>
      <w:r w:rsidR="00D63302">
        <w:rPr>
          <w:noProof/>
          <w:sz w:val="20"/>
        </w:rPr>
        <w:t>, including after Instagram</w:t>
      </w:r>
      <w:r w:rsidRPr="002C472E">
        <w:rPr>
          <w:noProof/>
          <w:sz w:val="20"/>
        </w:rPr>
        <w:t>.</w:t>
      </w:r>
    </w:p>
    <w:p w14:paraId="07732B5C" w14:textId="77777777" w:rsidR="00F6079A" w:rsidRDefault="00F6079A" w:rsidP="00F6079A">
      <w:pPr>
        <w:pStyle w:val="Heading2"/>
        <w:numPr>
          <w:ilvl w:val="0"/>
          <w:numId w:val="0"/>
        </w:numPr>
        <w:rPr>
          <w:rFonts w:cs="Times New Roman"/>
        </w:rPr>
        <w:sectPr w:rsidR="00F6079A" w:rsidSect="00517B6B">
          <w:pgSz w:w="12240" w:h="15840"/>
          <w:pgMar w:top="1440" w:right="1440" w:bottom="1440" w:left="1440" w:header="720" w:footer="720" w:gutter="0"/>
          <w:cols w:space="720"/>
          <w:docGrid w:linePitch="360"/>
        </w:sectPr>
      </w:pPr>
    </w:p>
    <w:p w14:paraId="685324E3" w14:textId="2A37CC44" w:rsidR="00F6079A" w:rsidRPr="00C17AA2" w:rsidRDefault="00F6079A" w:rsidP="00F6079A">
      <w:pPr>
        <w:pStyle w:val="Heading2"/>
        <w:numPr>
          <w:ilvl w:val="0"/>
          <w:numId w:val="29"/>
        </w:numPr>
        <w:rPr>
          <w:rFonts w:cs="Times New Roman"/>
          <w:lang w:val="haw-US"/>
        </w:rPr>
      </w:pPr>
      <w:r>
        <w:rPr>
          <w:rFonts w:cs="Times New Roman"/>
          <w:lang w:val="haw-US"/>
        </w:rPr>
        <w:lastRenderedPageBreak/>
        <w:t xml:space="preserve">                                                                    b.</w:t>
      </w:r>
    </w:p>
    <w:p w14:paraId="58BB08B5" w14:textId="7AC7C584" w:rsidR="00F6079A" w:rsidRDefault="00F6079A" w:rsidP="00F6079A">
      <w:pPr>
        <w:pStyle w:val="Heading2"/>
        <w:numPr>
          <w:ilvl w:val="0"/>
          <w:numId w:val="0"/>
        </w:numPr>
        <w:ind w:left="71"/>
        <w:rPr>
          <w:noProof/>
        </w:rPr>
      </w:pPr>
      <w:r w:rsidRPr="00C17AA2">
        <w:rPr>
          <w:noProof/>
        </w:rPr>
        <w:t xml:space="preserve"> </w:t>
      </w:r>
      <w:r>
        <w:rPr>
          <w:noProof/>
        </w:rPr>
        <w:drawing>
          <wp:inline distT="0" distB="0" distL="0" distR="0" wp14:anchorId="79DCF7E5" wp14:editId="4DDD5252">
            <wp:extent cx="2949487" cy="1770380"/>
            <wp:effectExtent l="0" t="0" r="3810" b="1270"/>
            <wp:docPr id="2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20364" name="Picture 7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3313" cy="1796686"/>
                    </a:xfrm>
                    <a:prstGeom prst="rect">
                      <a:avLst/>
                    </a:prstGeom>
                  </pic:spPr>
                </pic:pic>
              </a:graphicData>
            </a:graphic>
          </wp:inline>
        </w:drawing>
      </w:r>
      <w:r w:rsidRPr="00B14AB5">
        <w:rPr>
          <w:noProof/>
        </w:rPr>
        <w:t xml:space="preserve"> </w:t>
      </w:r>
      <w:r>
        <w:rPr>
          <w:noProof/>
        </w:rPr>
        <w:drawing>
          <wp:inline distT="0" distB="0" distL="0" distR="0" wp14:anchorId="1773DB2C" wp14:editId="52ABEF5D">
            <wp:extent cx="2846895" cy="1844702"/>
            <wp:effectExtent l="0" t="0" r="0" b="0"/>
            <wp:docPr id="27" name="Picture 41" descr="A graph with purpl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22513" name="Picture 41" descr="A graph with purple ba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72336" cy="1861187"/>
                    </a:xfrm>
                    <a:prstGeom prst="rect">
                      <a:avLst/>
                    </a:prstGeom>
                  </pic:spPr>
                </pic:pic>
              </a:graphicData>
            </a:graphic>
          </wp:inline>
        </w:drawing>
      </w:r>
    </w:p>
    <w:p w14:paraId="1A49E558" w14:textId="5BD448AC" w:rsidR="00F6079A" w:rsidRPr="00C17AA2" w:rsidRDefault="00F6079A" w:rsidP="00F6079A">
      <w:pPr>
        <w:rPr>
          <w:lang w:val="haw-US"/>
        </w:rPr>
      </w:pPr>
      <w:r>
        <w:rPr>
          <w:lang w:val="haw-US"/>
        </w:rPr>
        <w:t>c.</w:t>
      </w:r>
    </w:p>
    <w:p w14:paraId="1FF00F6D" w14:textId="205BAE11" w:rsidR="00F6079A" w:rsidRPr="00C17AA2" w:rsidRDefault="00F6079A" w:rsidP="00F6079A"/>
    <w:p w14:paraId="578C93C0" w14:textId="67B9F3DC" w:rsidR="00F6079A" w:rsidRPr="00380E3C" w:rsidRDefault="00F6079A" w:rsidP="00F6079A">
      <w:pPr>
        <w:jc w:val="both"/>
      </w:pPr>
      <w:r>
        <w:rPr>
          <w:noProof/>
        </w:rPr>
        <w:drawing>
          <wp:inline distT="0" distB="0" distL="0" distR="0" wp14:anchorId="290AAE75" wp14:editId="65F28301">
            <wp:extent cx="5943407" cy="3567430"/>
            <wp:effectExtent l="0" t="0" r="635" b="1270"/>
            <wp:docPr id="11872026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02670"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407" cy="3567430"/>
                    </a:xfrm>
                    <a:prstGeom prst="rect">
                      <a:avLst/>
                    </a:prstGeom>
                  </pic:spPr>
                </pic:pic>
              </a:graphicData>
            </a:graphic>
          </wp:inline>
        </w:drawing>
      </w:r>
    </w:p>
    <w:p w14:paraId="470D0DB5" w14:textId="3E6FC028" w:rsidR="00F6079A" w:rsidRDefault="00F6079A" w:rsidP="00F6079A">
      <w:pPr>
        <w:pStyle w:val="Heading2"/>
        <w:numPr>
          <w:ilvl w:val="0"/>
          <w:numId w:val="0"/>
        </w:numPr>
        <w:rPr>
          <w:rFonts w:cs="Times New Roman"/>
        </w:rPr>
      </w:pPr>
    </w:p>
    <w:p w14:paraId="5AD3B43D" w14:textId="0397750E" w:rsidR="00F6079A" w:rsidRDefault="00F6079A" w:rsidP="00F6079A">
      <w:pPr>
        <w:tabs>
          <w:tab w:val="left" w:pos="1183"/>
        </w:tabs>
        <w:rPr>
          <w:sz w:val="20"/>
        </w:rPr>
      </w:pPr>
      <w:r w:rsidRPr="002C472E">
        <w:rPr>
          <w:b/>
        </w:rPr>
        <w:t>Fig</w:t>
      </w:r>
      <w:r w:rsidR="007D19C7">
        <w:rPr>
          <w:b/>
        </w:rPr>
        <w:t>.</w:t>
      </w:r>
      <w:r w:rsidRPr="002C472E">
        <w:rPr>
          <w:b/>
        </w:rPr>
        <w:t xml:space="preserve"> </w:t>
      </w:r>
      <w:r>
        <w:rPr>
          <w:b/>
        </w:rPr>
        <w:t>6 |</w:t>
      </w:r>
      <w:r w:rsidRPr="002C472E">
        <w:rPr>
          <w:b/>
        </w:rPr>
        <w:t xml:space="preserve"> Factors </w:t>
      </w:r>
      <w:r>
        <w:rPr>
          <w:b/>
        </w:rPr>
        <w:t>determining e</w:t>
      </w:r>
      <w:r w:rsidRPr="002C472E">
        <w:rPr>
          <w:b/>
        </w:rPr>
        <w:t xml:space="preserve">ngagement and </w:t>
      </w:r>
      <w:r>
        <w:rPr>
          <w:b/>
        </w:rPr>
        <w:t>the effect</w:t>
      </w:r>
      <w:r w:rsidRPr="002C472E">
        <w:rPr>
          <w:b/>
        </w:rPr>
        <w:t xml:space="preserve"> </w:t>
      </w:r>
      <w:r w:rsidR="00D63302">
        <w:rPr>
          <w:b/>
        </w:rPr>
        <w:t>of avid users on visitation</w:t>
      </w:r>
      <w:r>
        <w:rPr>
          <w:b/>
        </w:rPr>
        <w:t xml:space="preserve">. </w:t>
      </w:r>
      <w:r w:rsidRPr="002C472E">
        <w:rPr>
          <w:sz w:val="20"/>
        </w:rPr>
        <w:t>Panel (a)</w:t>
      </w:r>
      <w:r w:rsidR="00D63302">
        <w:rPr>
          <w:sz w:val="20"/>
        </w:rPr>
        <w:t>:</w:t>
      </w:r>
      <w:r w:rsidRPr="002C472E">
        <w:rPr>
          <w:b/>
          <w:sz w:val="20"/>
        </w:rPr>
        <w:t xml:space="preserve"> </w:t>
      </w:r>
      <w:r w:rsidRPr="00227800">
        <w:rPr>
          <w:sz w:val="20"/>
          <w:highlight w:val="yellow"/>
        </w:rPr>
        <w:t xml:space="preserve">The incident rate </w:t>
      </w:r>
      <w:r w:rsidR="00AA1D5D" w:rsidRPr="00227800">
        <w:rPr>
          <w:sz w:val="20"/>
          <w:highlight w:val="yellow"/>
        </w:rPr>
        <w:t xml:space="preserve">ratio </w:t>
      </w:r>
      <w:r w:rsidRPr="00227800">
        <w:rPr>
          <w:sz w:val="20"/>
          <w:highlight w:val="yellow"/>
        </w:rPr>
        <w:t xml:space="preserve">of the negative binomial count model suggests </w:t>
      </w:r>
      <w:proofErr w:type="gramStart"/>
      <w:r w:rsidRPr="00227800">
        <w:rPr>
          <w:sz w:val="20"/>
          <w:highlight w:val="yellow"/>
        </w:rPr>
        <w:t xml:space="preserve">a </w:t>
      </w:r>
      <w:r w:rsidRPr="00227800">
        <w:rPr>
          <w:sz w:val="20"/>
          <w:highlight w:val="yellow"/>
          <w:lang w:val="haw-US"/>
        </w:rPr>
        <w:t>4.5</w:t>
      </w:r>
      <w:r w:rsidRPr="00227800">
        <w:rPr>
          <w:sz w:val="20"/>
          <w:highlight w:val="yellow"/>
        </w:rPr>
        <w:t xml:space="preserve"> times</w:t>
      </w:r>
      <w:proofErr w:type="gramEnd"/>
      <w:r w:rsidRPr="00227800">
        <w:rPr>
          <w:sz w:val="20"/>
          <w:highlight w:val="yellow"/>
        </w:rPr>
        <w:t xml:space="preserve"> higher than all other </w:t>
      </w:r>
      <w:commentRangeStart w:id="59"/>
      <w:r w:rsidRPr="00227800">
        <w:rPr>
          <w:sz w:val="20"/>
          <w:highlight w:val="yellow"/>
        </w:rPr>
        <w:t>users</w:t>
      </w:r>
      <w:commentRangeEnd w:id="59"/>
      <w:r w:rsidR="00AA1D5D">
        <w:rPr>
          <w:rStyle w:val="CommentReference"/>
        </w:rPr>
        <w:commentReference w:id="59"/>
      </w:r>
      <w:r w:rsidRPr="002C472E">
        <w:rPr>
          <w:sz w:val="20"/>
        </w:rPr>
        <w:t>. Panel (</w:t>
      </w:r>
      <w:r>
        <w:rPr>
          <w:sz w:val="20"/>
          <w:lang w:val="haw-US"/>
        </w:rPr>
        <w:t>b</w:t>
      </w:r>
      <w:r w:rsidRPr="002C472E">
        <w:rPr>
          <w:sz w:val="20"/>
        </w:rPr>
        <w:t>)</w:t>
      </w:r>
      <w:r w:rsidR="00AA1D5D">
        <w:rPr>
          <w:sz w:val="20"/>
        </w:rPr>
        <w:t>: T</w:t>
      </w:r>
      <w:r>
        <w:rPr>
          <w:sz w:val="20"/>
          <w:lang w:val="haw-US"/>
        </w:rPr>
        <w:t>he</w:t>
      </w:r>
      <w:r w:rsidR="00AA1D5D">
        <w:rPr>
          <w:sz w:val="20"/>
        </w:rPr>
        <w:t xml:space="preserve"> feature</w:t>
      </w:r>
      <w:r>
        <w:rPr>
          <w:sz w:val="20"/>
          <w:lang w:val="haw-US"/>
        </w:rPr>
        <w:t xml:space="preserve"> importance </w:t>
      </w:r>
      <w:r w:rsidR="00AA1D5D">
        <w:rPr>
          <w:sz w:val="20"/>
        </w:rPr>
        <w:t>from the</w:t>
      </w:r>
      <w:r>
        <w:rPr>
          <w:sz w:val="20"/>
          <w:lang w:val="haw-US"/>
        </w:rPr>
        <w:t xml:space="preserve"> random forest model</w:t>
      </w:r>
      <w:r w:rsidR="00AA1D5D">
        <w:rPr>
          <w:sz w:val="20"/>
        </w:rPr>
        <w:t xml:space="preserve"> suggested u</w:t>
      </w:r>
      <w:r>
        <w:rPr>
          <w:sz w:val="20"/>
          <w:lang w:val="haw-US"/>
        </w:rPr>
        <w:t>ser</w:t>
      </w:r>
      <w:r w:rsidR="00AA1D5D">
        <w:rPr>
          <w:sz w:val="20"/>
        </w:rPr>
        <w:t xml:space="preserve"> posting</w:t>
      </w:r>
      <w:r>
        <w:rPr>
          <w:sz w:val="20"/>
          <w:lang w:val="haw-US"/>
        </w:rPr>
        <w:t xml:space="preserve"> intensity has the highest importance rating</w:t>
      </w:r>
      <w:r w:rsidR="00AA1D5D">
        <w:rPr>
          <w:sz w:val="20"/>
        </w:rPr>
        <w:t xml:space="preserve"> in the engagement model.</w:t>
      </w:r>
      <w:r w:rsidRPr="002C472E">
        <w:rPr>
          <w:sz w:val="20"/>
        </w:rPr>
        <w:t xml:space="preserve"> Panel (</w:t>
      </w:r>
      <w:r>
        <w:rPr>
          <w:sz w:val="20"/>
          <w:lang w:val="haw-US"/>
        </w:rPr>
        <w:t>c</w:t>
      </w:r>
      <w:r w:rsidRPr="002C472E">
        <w:rPr>
          <w:sz w:val="20"/>
        </w:rPr>
        <w:t>)</w:t>
      </w:r>
      <w:r w:rsidR="00AA1D5D">
        <w:rPr>
          <w:sz w:val="20"/>
        </w:rPr>
        <w:t xml:space="preserve"> reports results from re-estimation of eq. 4 </w:t>
      </w:r>
      <w:bookmarkStart w:id="60" w:name="OLE_LINK1"/>
      <w:r w:rsidRPr="002C472E">
        <w:rPr>
          <w:sz w:val="20"/>
        </w:rPr>
        <w:t xml:space="preserve">examining </w:t>
      </w:r>
      <w:r w:rsidR="00AA1D5D">
        <w:rPr>
          <w:sz w:val="20"/>
        </w:rPr>
        <w:t>the effect of posts in</w:t>
      </w:r>
      <w:r w:rsidRPr="002C472E">
        <w:rPr>
          <w:sz w:val="20"/>
        </w:rPr>
        <w:t xml:space="preserve"> the 90</w:t>
      </w:r>
      <w:r w:rsidRPr="002C472E">
        <w:rPr>
          <w:sz w:val="20"/>
          <w:vertAlign w:val="superscript"/>
        </w:rPr>
        <w:t>th</w:t>
      </w:r>
      <w:r w:rsidRPr="002C472E">
        <w:rPr>
          <w:sz w:val="20"/>
        </w:rPr>
        <w:t xml:space="preserve"> percentile of highly engaging content (blue), </w:t>
      </w:r>
      <w:r w:rsidR="00AA1D5D">
        <w:rPr>
          <w:sz w:val="20"/>
        </w:rPr>
        <w:t xml:space="preserve">posts from avid users in the </w:t>
      </w:r>
      <w:r w:rsidRPr="002C472E">
        <w:rPr>
          <w:sz w:val="20"/>
        </w:rPr>
        <w:t>highly engaging content</w:t>
      </w:r>
      <w:r w:rsidR="00AA1D5D">
        <w:rPr>
          <w:sz w:val="20"/>
        </w:rPr>
        <w:t xml:space="preserve"> category</w:t>
      </w:r>
      <w:r w:rsidRPr="002C472E">
        <w:rPr>
          <w:sz w:val="20"/>
        </w:rPr>
        <w:t xml:space="preserve"> (red) and </w:t>
      </w:r>
      <w:r w:rsidR="00AA1D5D">
        <w:rPr>
          <w:sz w:val="20"/>
        </w:rPr>
        <w:t xml:space="preserve">engaging posts from non-avid users </w:t>
      </w:r>
      <w:r w:rsidRPr="002C472E">
        <w:rPr>
          <w:sz w:val="20"/>
        </w:rPr>
        <w:t>(green).</w:t>
      </w:r>
      <w:r>
        <w:rPr>
          <w:sz w:val="20"/>
        </w:rPr>
        <w:t xml:space="preserve"> </w:t>
      </w:r>
      <w:proofErr w:type="gramStart"/>
      <w:r>
        <w:rPr>
          <w:sz w:val="20"/>
        </w:rPr>
        <w:t>Ticks</w:t>
      </w:r>
      <w:proofErr w:type="gramEnd"/>
      <w:r>
        <w:rPr>
          <w:sz w:val="20"/>
        </w:rPr>
        <w:t xml:space="preserve"> marks represent the 95</w:t>
      </w:r>
      <w:r w:rsidR="00AA1D5D">
        <w:rPr>
          <w:sz w:val="20"/>
        </w:rPr>
        <w:t xml:space="preserve"> %</w:t>
      </w:r>
      <w:r>
        <w:rPr>
          <w:sz w:val="20"/>
        </w:rPr>
        <w:t xml:space="preserve"> confidence interval</w:t>
      </w:r>
      <w:r w:rsidR="00AA1D5D">
        <w:rPr>
          <w:sz w:val="20"/>
        </w:rPr>
        <w:t>s on estimates</w:t>
      </w:r>
      <w:r>
        <w:rPr>
          <w:sz w:val="20"/>
        </w:rPr>
        <w:t xml:space="preserve">. </w:t>
      </w:r>
      <w:bookmarkEnd w:id="60"/>
    </w:p>
    <w:p w14:paraId="06B6800D" w14:textId="77777777" w:rsidR="00F6079A" w:rsidRDefault="00F6079A" w:rsidP="00F6079A">
      <w:pPr>
        <w:tabs>
          <w:tab w:val="left" w:pos="1183"/>
        </w:tabs>
        <w:rPr>
          <w:sz w:val="20"/>
        </w:rPr>
      </w:pPr>
    </w:p>
    <w:p w14:paraId="225B17D0" w14:textId="32E1C1FB" w:rsidR="00F6079A" w:rsidRDefault="00F6079A" w:rsidP="00F6079A">
      <w:pPr>
        <w:tabs>
          <w:tab w:val="left" w:pos="1183"/>
        </w:tabs>
        <w:rPr>
          <w:sz w:val="20"/>
        </w:rPr>
      </w:pPr>
    </w:p>
    <w:p w14:paraId="1BAD5D08" w14:textId="4B680905" w:rsidR="00F6079A" w:rsidRDefault="00F6079A" w:rsidP="00F6079A">
      <w:pPr>
        <w:tabs>
          <w:tab w:val="left" w:pos="1183"/>
        </w:tabs>
        <w:rPr>
          <w:sz w:val="20"/>
        </w:rPr>
      </w:pPr>
    </w:p>
    <w:p w14:paraId="3C6DB70F" w14:textId="5F2D2481" w:rsidR="00C71BEE" w:rsidRDefault="00C71BEE" w:rsidP="002C472E">
      <w:pPr>
        <w:tabs>
          <w:tab w:val="left" w:pos="1183"/>
        </w:tabs>
        <w:rPr>
          <w:sz w:val="20"/>
        </w:rPr>
      </w:pPr>
      <w:bookmarkStart w:id="61" w:name="_Toc136027511"/>
      <w:bookmarkStart w:id="62" w:name="_Toc136121657"/>
      <w:bookmarkStart w:id="63" w:name="_Toc136331246"/>
    </w:p>
    <w:p w14:paraId="1FE83FE9" w14:textId="77777777" w:rsidR="0074084C" w:rsidRDefault="0074084C" w:rsidP="002C472E">
      <w:pPr>
        <w:tabs>
          <w:tab w:val="left" w:pos="1183"/>
        </w:tabs>
        <w:rPr>
          <w:sz w:val="20"/>
        </w:rPr>
        <w:sectPr w:rsidR="0074084C" w:rsidSect="00517B6B">
          <w:pgSz w:w="12240" w:h="15840"/>
          <w:pgMar w:top="1440" w:right="1440" w:bottom="1440" w:left="1440" w:header="720" w:footer="720" w:gutter="0"/>
          <w:cols w:space="720"/>
          <w:docGrid w:linePitch="360"/>
        </w:sectPr>
      </w:pPr>
    </w:p>
    <w:p w14:paraId="279B174A" w14:textId="7BCDC414" w:rsidR="00C71BEE" w:rsidRDefault="00C71BEE" w:rsidP="002C472E">
      <w:pPr>
        <w:tabs>
          <w:tab w:val="left" w:pos="1183"/>
        </w:tabs>
        <w:rPr>
          <w:sz w:val="20"/>
        </w:rPr>
      </w:pPr>
    </w:p>
    <w:p w14:paraId="41ADF037" w14:textId="48E5517C" w:rsidR="00C71BEE" w:rsidRDefault="00C71BEE" w:rsidP="002C472E">
      <w:pPr>
        <w:tabs>
          <w:tab w:val="left" w:pos="1183"/>
        </w:tabs>
        <w:rPr>
          <w:sz w:val="20"/>
        </w:rPr>
      </w:pPr>
    </w:p>
    <w:p w14:paraId="2073E448" w14:textId="28DAA15E" w:rsidR="00C71BEE" w:rsidRDefault="00C71BEE" w:rsidP="002C472E">
      <w:pPr>
        <w:tabs>
          <w:tab w:val="left" w:pos="1183"/>
        </w:tabs>
        <w:rPr>
          <w:b/>
          <w:sz w:val="28"/>
        </w:rPr>
      </w:pPr>
      <w:r w:rsidRPr="000D3F73">
        <w:rPr>
          <w:b/>
          <w:sz w:val="28"/>
        </w:rPr>
        <w:t xml:space="preserve">Supplementary Data Figures and Tables </w:t>
      </w:r>
    </w:p>
    <w:p w14:paraId="0823257F" w14:textId="77777777" w:rsidR="0074084C" w:rsidRDefault="0074084C" w:rsidP="007803B1">
      <w:pPr>
        <w:tabs>
          <w:tab w:val="left" w:pos="1183"/>
        </w:tabs>
      </w:pPr>
    </w:p>
    <w:p w14:paraId="31AA522A" w14:textId="27B28EF5" w:rsidR="007803B1" w:rsidRPr="000D3F73" w:rsidRDefault="007803B1" w:rsidP="007803B1">
      <w:pPr>
        <w:tabs>
          <w:tab w:val="left" w:pos="1183"/>
        </w:tabs>
        <w:rPr>
          <w:bCs/>
          <w:i/>
          <w:lang w:bidi="en-US"/>
        </w:rPr>
      </w:pPr>
      <w:r w:rsidRPr="000D3F73">
        <w:t xml:space="preserve">Lowe Mackenzie, A. M. and S. J. Dundas. 2024. </w:t>
      </w:r>
      <w:r w:rsidRPr="000D3F73">
        <w:rPr>
          <w:bCs/>
          <w:i/>
          <w:lang w:bidi="en-US"/>
        </w:rPr>
        <w:t>Is a Photo Worth 1,000 Likes? The Influence of Instagram at National Parks</w:t>
      </w:r>
    </w:p>
    <w:p w14:paraId="666D5A8E" w14:textId="2DFEB3D7" w:rsidR="007803B1" w:rsidRDefault="007803B1" w:rsidP="002C472E">
      <w:pPr>
        <w:tabs>
          <w:tab w:val="left" w:pos="1183"/>
        </w:tabs>
        <w:rPr>
          <w:b/>
          <w:sz w:val="28"/>
        </w:rPr>
      </w:pPr>
    </w:p>
    <w:p w14:paraId="554F276A" w14:textId="58A7F2A9" w:rsidR="007803B1" w:rsidRDefault="007803B1" w:rsidP="002C472E">
      <w:pPr>
        <w:tabs>
          <w:tab w:val="left" w:pos="1183"/>
        </w:tabs>
        <w:rPr>
          <w:b/>
          <w:sz w:val="28"/>
        </w:rPr>
      </w:pPr>
    </w:p>
    <w:p w14:paraId="3E151F7A" w14:textId="7FEBF886" w:rsidR="007803B1" w:rsidRDefault="007803B1" w:rsidP="002C472E">
      <w:pPr>
        <w:tabs>
          <w:tab w:val="left" w:pos="1183"/>
        </w:tabs>
        <w:rPr>
          <w:i/>
          <w:iCs/>
        </w:rPr>
      </w:pPr>
      <w:r w:rsidRPr="000D3F73">
        <w:t>Extended Data Fig</w:t>
      </w:r>
      <w:r w:rsidR="007D19C7">
        <w:t>.</w:t>
      </w:r>
      <w:r w:rsidRPr="000D3F73">
        <w:t xml:space="preserve"> 1: Map of National Parks in the Continental United States of America.</w:t>
      </w:r>
      <w:r w:rsidRPr="000D3F73">
        <w:rPr>
          <w:bCs/>
          <w:i/>
          <w:iCs/>
        </w:rPr>
        <w:t xml:space="preserve"> </w:t>
      </w:r>
      <w:r w:rsidRPr="000D3F73">
        <w:rPr>
          <w:i/>
          <w:iCs/>
        </w:rPr>
        <w:t xml:space="preserve"> </w:t>
      </w:r>
    </w:p>
    <w:p w14:paraId="6D33F15D" w14:textId="7CBF690E" w:rsidR="007803B1" w:rsidRDefault="007803B1" w:rsidP="002C472E">
      <w:pPr>
        <w:tabs>
          <w:tab w:val="left" w:pos="1183"/>
        </w:tabs>
        <w:rPr>
          <w:i/>
          <w:iCs/>
        </w:rPr>
      </w:pPr>
    </w:p>
    <w:p w14:paraId="43995947" w14:textId="330D8C19" w:rsidR="00A222BA" w:rsidRDefault="00A222BA" w:rsidP="00A222BA">
      <w:pPr>
        <w:tabs>
          <w:tab w:val="left" w:pos="1183"/>
        </w:tabs>
        <w:rPr>
          <w:iCs/>
        </w:rPr>
      </w:pPr>
      <w:r w:rsidRPr="000D3F73">
        <w:rPr>
          <w:iCs/>
        </w:rPr>
        <w:t>Extended Data Fig</w:t>
      </w:r>
      <w:r>
        <w:rPr>
          <w:iCs/>
        </w:rPr>
        <w:t>.</w:t>
      </w:r>
      <w:r w:rsidRPr="000D3F73">
        <w:rPr>
          <w:iCs/>
        </w:rPr>
        <w:t xml:space="preserve"> 2: </w:t>
      </w:r>
      <w:r w:rsidRPr="00227800">
        <w:rPr>
          <w:bCs/>
        </w:rPr>
        <w:t xml:space="preserve">Most Viral </w:t>
      </w:r>
      <w:r w:rsidR="00C35320">
        <w:rPr>
          <w:bCs/>
        </w:rPr>
        <w:t>Content</w:t>
      </w:r>
      <w:r w:rsidRPr="00227800">
        <w:rPr>
          <w:bCs/>
        </w:rPr>
        <w:t xml:space="preserve"> Based on Likes for Each Park Per Year</w:t>
      </w:r>
    </w:p>
    <w:p w14:paraId="6D02CFA2" w14:textId="77777777" w:rsidR="00A222BA" w:rsidRPr="007803B1" w:rsidRDefault="00A222BA" w:rsidP="00A222BA">
      <w:pPr>
        <w:tabs>
          <w:tab w:val="left" w:pos="1183"/>
        </w:tabs>
        <w:rPr>
          <w:iCs/>
        </w:rPr>
      </w:pPr>
    </w:p>
    <w:p w14:paraId="1FE467B3" w14:textId="6BAFC933" w:rsidR="00A222BA" w:rsidRDefault="00A222BA" w:rsidP="00A222BA">
      <w:pPr>
        <w:tabs>
          <w:tab w:val="left" w:pos="1183"/>
        </w:tabs>
        <w:rPr>
          <w:bCs/>
        </w:rPr>
      </w:pPr>
      <w:r w:rsidRPr="000D3F73">
        <w:rPr>
          <w:bCs/>
        </w:rPr>
        <w:t>Extended Data Fig</w:t>
      </w:r>
      <w:r>
        <w:rPr>
          <w:bCs/>
        </w:rPr>
        <w:t>.</w:t>
      </w:r>
      <w:r w:rsidRPr="000D3F73">
        <w:rPr>
          <w:bCs/>
        </w:rPr>
        <w:t xml:space="preserve"> 3: </w:t>
      </w:r>
      <w:r w:rsidRPr="00227800">
        <w:rPr>
          <w:bCs/>
        </w:rPr>
        <w:t xml:space="preserve">Most Viral </w:t>
      </w:r>
      <w:r w:rsidR="00C35320">
        <w:rPr>
          <w:bCs/>
        </w:rPr>
        <w:t>Content</w:t>
      </w:r>
      <w:r w:rsidRPr="00227800">
        <w:rPr>
          <w:bCs/>
        </w:rPr>
        <w:t xml:space="preserve"> Based on </w:t>
      </w:r>
      <w:r>
        <w:rPr>
          <w:bCs/>
        </w:rPr>
        <w:t>Comments</w:t>
      </w:r>
      <w:r w:rsidRPr="00227800">
        <w:rPr>
          <w:bCs/>
        </w:rPr>
        <w:t xml:space="preserve"> for Each Park Per Year</w:t>
      </w:r>
    </w:p>
    <w:p w14:paraId="7AC898D1" w14:textId="77777777" w:rsidR="00A222BA" w:rsidRPr="00227800" w:rsidRDefault="00A222BA" w:rsidP="002C472E">
      <w:pPr>
        <w:tabs>
          <w:tab w:val="left" w:pos="1183"/>
        </w:tabs>
      </w:pPr>
    </w:p>
    <w:p w14:paraId="75E8D6BF" w14:textId="60342B9A" w:rsidR="007803B1" w:rsidRDefault="007803B1" w:rsidP="002C472E">
      <w:pPr>
        <w:tabs>
          <w:tab w:val="left" w:pos="1183"/>
        </w:tabs>
        <w:rPr>
          <w:iCs/>
        </w:rPr>
      </w:pPr>
      <w:r w:rsidRPr="000D3F73">
        <w:rPr>
          <w:iCs/>
        </w:rPr>
        <w:t>Extended Data Fig</w:t>
      </w:r>
      <w:r w:rsidR="007D19C7">
        <w:rPr>
          <w:iCs/>
        </w:rPr>
        <w:t>.</w:t>
      </w:r>
      <w:r w:rsidRPr="000D3F73">
        <w:rPr>
          <w:iCs/>
        </w:rPr>
        <w:t xml:space="preserve"> </w:t>
      </w:r>
      <w:r w:rsidR="00A222BA">
        <w:rPr>
          <w:iCs/>
        </w:rPr>
        <w:t>4</w:t>
      </w:r>
      <w:r w:rsidRPr="000D3F73">
        <w:rPr>
          <w:iCs/>
        </w:rPr>
        <w:t>: Example of Word clouds from Zion and Saguaro National Parks</w:t>
      </w:r>
      <w:r>
        <w:rPr>
          <w:iCs/>
        </w:rPr>
        <w:t>.</w:t>
      </w:r>
    </w:p>
    <w:p w14:paraId="34ED06E0" w14:textId="042D9685" w:rsidR="007803B1" w:rsidRDefault="007803B1" w:rsidP="002C472E">
      <w:pPr>
        <w:tabs>
          <w:tab w:val="left" w:pos="1183"/>
        </w:tabs>
        <w:rPr>
          <w:bCs/>
        </w:rPr>
      </w:pPr>
    </w:p>
    <w:p w14:paraId="63F4294E" w14:textId="6C649ABD" w:rsidR="007803B1" w:rsidRDefault="007803B1" w:rsidP="007803B1">
      <w:pPr>
        <w:tabs>
          <w:tab w:val="left" w:pos="1183"/>
        </w:tabs>
      </w:pPr>
      <w:r w:rsidRPr="000D3F73">
        <w:rPr>
          <w:bCs/>
        </w:rPr>
        <w:t>Extended Data Fig</w:t>
      </w:r>
      <w:r w:rsidR="007D19C7">
        <w:rPr>
          <w:bCs/>
        </w:rPr>
        <w:t>.</w:t>
      </w:r>
      <w:r w:rsidRPr="000D3F73">
        <w:rPr>
          <w:bCs/>
        </w:rPr>
        <w:t xml:space="preserve"> </w:t>
      </w:r>
      <w:r w:rsidR="007F4B16">
        <w:rPr>
          <w:bCs/>
        </w:rPr>
        <w:t>5</w:t>
      </w:r>
      <w:r w:rsidRPr="000D3F73">
        <w:rPr>
          <w:bCs/>
        </w:rPr>
        <w:t xml:space="preserve">: </w:t>
      </w:r>
      <w:r w:rsidRPr="000D3F73">
        <w:rPr>
          <w:bCs/>
          <w:lang w:val="haw-US"/>
        </w:rPr>
        <w:t>Partial Dependency Plots</w:t>
      </w:r>
      <w:r>
        <w:rPr>
          <w:b/>
          <w:bCs/>
        </w:rPr>
        <w:t>.</w:t>
      </w:r>
      <w:r>
        <w:rPr>
          <w:i/>
        </w:rPr>
        <w:t xml:space="preserve"> </w:t>
      </w:r>
      <w:r w:rsidRPr="00073DA6">
        <w:t xml:space="preserve"> </w:t>
      </w:r>
    </w:p>
    <w:p w14:paraId="2417C85E" w14:textId="3F6E88ED" w:rsidR="007803B1" w:rsidRDefault="007803B1" w:rsidP="007803B1">
      <w:pPr>
        <w:tabs>
          <w:tab w:val="left" w:pos="1183"/>
        </w:tabs>
      </w:pPr>
    </w:p>
    <w:p w14:paraId="0E87D094" w14:textId="0B598780" w:rsidR="007803B1" w:rsidRDefault="007803B1" w:rsidP="007803B1">
      <w:pPr>
        <w:tabs>
          <w:tab w:val="left" w:pos="1183"/>
        </w:tabs>
      </w:pPr>
    </w:p>
    <w:p w14:paraId="3D744210" w14:textId="17A8FD6D" w:rsidR="007803B1" w:rsidRPr="000D3F73" w:rsidRDefault="007803B1" w:rsidP="007803B1">
      <w:pPr>
        <w:tabs>
          <w:tab w:val="left" w:pos="1183"/>
        </w:tabs>
        <w:rPr>
          <w:bCs/>
          <w:iCs/>
        </w:rPr>
      </w:pPr>
      <w:r w:rsidRPr="000D3F73">
        <w:rPr>
          <w:bCs/>
          <w:iCs/>
        </w:rPr>
        <w:t>Extended Data Table 1: Descriptive Instagram Statistics for 40 National Park</w:t>
      </w:r>
      <w:r>
        <w:rPr>
          <w:bCs/>
          <w:iCs/>
        </w:rPr>
        <w:t>s</w:t>
      </w:r>
      <w:r w:rsidRPr="000D3F73">
        <w:rPr>
          <w:bCs/>
          <w:iCs/>
        </w:rPr>
        <w:t>.</w:t>
      </w:r>
    </w:p>
    <w:p w14:paraId="04AFE2CA" w14:textId="497CC3F4" w:rsidR="007803B1" w:rsidRDefault="007803B1" w:rsidP="007803B1">
      <w:pPr>
        <w:tabs>
          <w:tab w:val="left" w:pos="1183"/>
        </w:tabs>
        <w:rPr>
          <w:iCs/>
        </w:rPr>
      </w:pPr>
    </w:p>
    <w:p w14:paraId="1B8A5694" w14:textId="49DF5411" w:rsidR="007803B1" w:rsidRPr="000D3F73" w:rsidRDefault="007803B1" w:rsidP="007803B1">
      <w:pPr>
        <w:pStyle w:val="Caption"/>
        <w:rPr>
          <w:bCs/>
          <w:sz w:val="32"/>
        </w:rPr>
      </w:pPr>
      <w:r w:rsidRPr="000D3F73">
        <w:rPr>
          <w:bCs/>
        </w:rPr>
        <w:t>Extended Data Table 2</w:t>
      </w:r>
      <w:r>
        <w:rPr>
          <w:bCs/>
        </w:rPr>
        <w:t>:</w:t>
      </w:r>
      <w:r w:rsidRPr="000D3F73">
        <w:rPr>
          <w:bCs/>
        </w:rPr>
        <w:t xml:space="preserve"> Textual &amp; Sentiment Analysis w/ Natural Language Toolkit VADER</w:t>
      </w:r>
    </w:p>
    <w:p w14:paraId="527632DE" w14:textId="77777777" w:rsidR="007803B1" w:rsidRPr="004236DF" w:rsidRDefault="007803B1" w:rsidP="007803B1">
      <w:pPr>
        <w:tabs>
          <w:tab w:val="left" w:pos="1183"/>
        </w:tabs>
        <w:rPr>
          <w:iCs/>
        </w:rPr>
        <w:sectPr w:rsidR="007803B1" w:rsidRPr="004236DF" w:rsidSect="00517B6B">
          <w:pgSz w:w="12240" w:h="15840"/>
          <w:pgMar w:top="1440" w:right="1440" w:bottom="1440" w:left="1440" w:header="720" w:footer="720" w:gutter="0"/>
          <w:pgNumType w:fmt="lowerRoman" w:start="1"/>
          <w:cols w:space="720"/>
          <w:docGrid w:linePitch="360"/>
        </w:sectPr>
      </w:pPr>
    </w:p>
    <w:p w14:paraId="01238BFD" w14:textId="77777777" w:rsidR="00182E8D" w:rsidRDefault="005B2553" w:rsidP="002C472E">
      <w:pPr>
        <w:rPr>
          <w:rFonts w:cs="Times New Roman"/>
          <w:sz w:val="20"/>
          <w:szCs w:val="20"/>
        </w:rPr>
      </w:pPr>
      <w:r>
        <w:rPr>
          <w:b/>
          <w:noProof/>
        </w:rPr>
        <w:lastRenderedPageBreak/>
        <w:drawing>
          <wp:inline distT="0" distB="0" distL="0" distR="0" wp14:anchorId="5A50D7B6" wp14:editId="72133559">
            <wp:extent cx="8157578" cy="4714875"/>
            <wp:effectExtent l="0" t="0" r="0" b="0"/>
            <wp:docPr id="1497634948"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34948" name="Picture 1" descr="A map of the united states&#10;&#10;Description automatically generated"/>
                    <pic:cNvPicPr/>
                  </pic:nvPicPr>
                  <pic:blipFill rotWithShape="1">
                    <a:blip r:embed="rId29" cstate="print">
                      <a:extLst>
                        <a:ext uri="{28A0092B-C50C-407E-A947-70E740481C1C}">
                          <a14:useLocalDpi xmlns:a14="http://schemas.microsoft.com/office/drawing/2010/main" val="0"/>
                        </a:ext>
                      </a:extLst>
                    </a:blip>
                    <a:srcRect l="-332" t="4618" r="-213" b="13242"/>
                    <a:stretch/>
                  </pic:blipFill>
                  <pic:spPr bwMode="auto">
                    <a:xfrm>
                      <a:off x="0" y="0"/>
                      <a:ext cx="8164761" cy="4719027"/>
                    </a:xfrm>
                    <a:prstGeom prst="rect">
                      <a:avLst/>
                    </a:prstGeom>
                    <a:ln>
                      <a:noFill/>
                    </a:ln>
                    <a:extLst>
                      <a:ext uri="{53640926-AAD7-44D8-BBD7-CCE9431645EC}">
                        <a14:shadowObscured xmlns:a14="http://schemas.microsoft.com/office/drawing/2010/main"/>
                      </a:ext>
                    </a:extLst>
                  </pic:spPr>
                </pic:pic>
              </a:graphicData>
            </a:graphic>
          </wp:inline>
        </w:drawing>
      </w:r>
      <w:r w:rsidR="00510DCA">
        <w:rPr>
          <w:b/>
        </w:rPr>
        <w:t xml:space="preserve">Extended </w:t>
      </w:r>
      <w:r w:rsidR="00BB48F9" w:rsidRPr="002C472E">
        <w:rPr>
          <w:b/>
        </w:rPr>
        <w:t>Data</w:t>
      </w:r>
      <w:r w:rsidR="001B6415" w:rsidRPr="002C472E">
        <w:rPr>
          <w:b/>
        </w:rPr>
        <w:t xml:space="preserve"> Fig</w:t>
      </w:r>
      <w:r w:rsidR="007D19C7">
        <w:rPr>
          <w:b/>
        </w:rPr>
        <w:t>.</w:t>
      </w:r>
      <w:r w:rsidR="001B6415" w:rsidRPr="002C472E">
        <w:rPr>
          <w:b/>
        </w:rPr>
        <w:t xml:space="preserve"> 1: Map of National Parks in the Continental United States of America</w:t>
      </w:r>
      <w:r w:rsidR="00BB48F9" w:rsidRPr="002C472E">
        <w:rPr>
          <w:b/>
          <w:sz w:val="20"/>
          <w:szCs w:val="20"/>
        </w:rPr>
        <w:t>.</w:t>
      </w:r>
      <w:r w:rsidR="00BB48F9" w:rsidRPr="00BB48F9">
        <w:rPr>
          <w:rFonts w:cs="Times New Roman"/>
          <w:bCs/>
          <w:i/>
          <w:iCs/>
          <w:sz w:val="20"/>
          <w:szCs w:val="20"/>
        </w:rPr>
        <w:t xml:space="preserve"> </w:t>
      </w:r>
      <w:r w:rsidR="001B6415" w:rsidRPr="00BB48F9">
        <w:rPr>
          <w:rFonts w:cs="Times New Roman"/>
          <w:i/>
          <w:iCs/>
          <w:sz w:val="20"/>
          <w:szCs w:val="20"/>
        </w:rPr>
        <w:t xml:space="preserve"> </w:t>
      </w:r>
      <w:r w:rsidR="001B6415" w:rsidRPr="00BB48F9">
        <w:rPr>
          <w:rFonts w:cs="Times New Roman"/>
          <w:sz w:val="20"/>
          <w:szCs w:val="20"/>
        </w:rPr>
        <w:t xml:space="preserve">Map provides a description of the NPs within the study. The 40 NPs are in </w:t>
      </w:r>
      <w:r w:rsidR="00510DCA">
        <w:rPr>
          <w:rFonts w:cs="Times New Roman"/>
          <w:sz w:val="20"/>
          <w:szCs w:val="20"/>
        </w:rPr>
        <w:t>black</w:t>
      </w:r>
      <w:r w:rsidR="001B6415" w:rsidRPr="00BB48F9">
        <w:rPr>
          <w:rFonts w:cs="Times New Roman"/>
          <w:sz w:val="20"/>
          <w:szCs w:val="20"/>
        </w:rPr>
        <w:t xml:space="preserve"> circles. The red and blue circles are not included in the study. Red NPs were classified as NPs</w:t>
      </w:r>
      <w:r w:rsidR="00510DCA">
        <w:rPr>
          <w:rFonts w:cs="Times New Roman"/>
          <w:sz w:val="20"/>
          <w:szCs w:val="20"/>
        </w:rPr>
        <w:t xml:space="preserve"> post Instagram</w:t>
      </w:r>
      <w:r w:rsidR="001B6415" w:rsidRPr="00BB48F9">
        <w:rPr>
          <w:rFonts w:cs="Times New Roman"/>
          <w:sz w:val="20"/>
          <w:szCs w:val="20"/>
        </w:rPr>
        <w:t xml:space="preserve">. Blue NPs are parks </w:t>
      </w:r>
      <w:r w:rsidR="00510DCA">
        <w:rPr>
          <w:rFonts w:cs="Times New Roman"/>
          <w:sz w:val="20"/>
          <w:szCs w:val="20"/>
        </w:rPr>
        <w:t>excluded due to primary water travel</w:t>
      </w:r>
      <w:r w:rsidR="00152252">
        <w:rPr>
          <w:rFonts w:cs="Times New Roman"/>
          <w:sz w:val="20"/>
          <w:szCs w:val="20"/>
        </w:rPr>
        <w:t xml:space="preserve"> and Congaree due to issues of Instagram retrieval</w:t>
      </w:r>
      <w:r w:rsidR="001B6415" w:rsidRPr="00BB48F9">
        <w:rPr>
          <w:rFonts w:cs="Times New Roman"/>
          <w:sz w:val="20"/>
          <w:szCs w:val="20"/>
        </w:rPr>
        <w:t xml:space="preserve">. </w:t>
      </w:r>
      <w:r w:rsidR="00510DCA">
        <w:rPr>
          <w:rFonts w:cs="Times New Roman"/>
          <w:sz w:val="20"/>
          <w:szCs w:val="20"/>
        </w:rPr>
        <w:t>National Park boundaries are in gray.</w:t>
      </w:r>
      <w:r w:rsidR="001B6415" w:rsidRPr="00BB48F9">
        <w:rPr>
          <w:rFonts w:cs="Times New Roman"/>
          <w:sz w:val="20"/>
          <w:szCs w:val="20"/>
        </w:rPr>
        <w:t xml:space="preserve"> </w:t>
      </w:r>
    </w:p>
    <w:p w14:paraId="5E82EC3D" w14:textId="145213E5" w:rsidR="005E251E" w:rsidRPr="00227800" w:rsidRDefault="005E251E" w:rsidP="005E251E">
      <w:pPr>
        <w:spacing w:after="160" w:line="259" w:lineRule="auto"/>
        <w:rPr>
          <w:rFonts w:cs="Times New Roman"/>
          <w:sz w:val="20"/>
          <w:szCs w:val="20"/>
        </w:rPr>
      </w:pPr>
      <w:r>
        <w:br w:type="page"/>
      </w:r>
    </w:p>
    <w:p w14:paraId="2A76C417" w14:textId="30934DE1" w:rsidR="005E251E" w:rsidRDefault="005E251E" w:rsidP="002C472E">
      <w:pPr>
        <w:rPr>
          <w:rFonts w:cs="Times New Roman"/>
          <w:sz w:val="20"/>
          <w:szCs w:val="20"/>
        </w:rPr>
        <w:sectPr w:rsidR="005E251E" w:rsidSect="00517B6B">
          <w:pgSz w:w="15840" w:h="12240" w:orient="landscape"/>
          <w:pgMar w:top="1440" w:right="1440" w:bottom="1440" w:left="1440" w:header="720" w:footer="720" w:gutter="0"/>
          <w:pgNumType w:fmt="lowerRoman"/>
          <w:cols w:space="720"/>
          <w:docGrid w:linePitch="360"/>
        </w:sectPr>
      </w:pPr>
    </w:p>
    <w:p w14:paraId="2423C3F1" w14:textId="77777777" w:rsidR="005E251E" w:rsidRDefault="005E251E" w:rsidP="00F6079A">
      <w:pPr>
        <w:jc w:val="both"/>
        <w:rPr>
          <w:rFonts w:cs="Times New Roman"/>
          <w:b/>
          <w:bCs/>
          <w:i/>
          <w:iCs/>
          <w:sz w:val="20"/>
          <w:szCs w:val="20"/>
        </w:rPr>
      </w:pPr>
    </w:p>
    <w:p w14:paraId="7C8A7FDD" w14:textId="77777777" w:rsidR="005E251E" w:rsidRDefault="005E251E" w:rsidP="00F6079A">
      <w:pPr>
        <w:jc w:val="both"/>
        <w:rPr>
          <w:rFonts w:cs="Times New Roman"/>
          <w:b/>
          <w:bCs/>
          <w:i/>
          <w:iCs/>
          <w:sz w:val="20"/>
          <w:szCs w:val="20"/>
        </w:rPr>
      </w:pPr>
    </w:p>
    <w:p w14:paraId="04E12BBE" w14:textId="77777777" w:rsidR="005E251E" w:rsidRDefault="005E251E" w:rsidP="00F6079A">
      <w:pPr>
        <w:jc w:val="both"/>
        <w:rPr>
          <w:rFonts w:cs="Times New Roman"/>
          <w:b/>
          <w:bCs/>
          <w:i/>
          <w:iCs/>
          <w:sz w:val="20"/>
          <w:szCs w:val="20"/>
        </w:rPr>
      </w:pPr>
    </w:p>
    <w:p w14:paraId="14720CA9" w14:textId="77777777" w:rsidR="005E251E" w:rsidRDefault="005E251E">
      <w:pPr>
        <w:spacing w:after="160" w:line="259" w:lineRule="auto"/>
        <w:rPr>
          <w:rFonts w:cs="Times New Roman"/>
          <w:b/>
          <w:bCs/>
          <w:i/>
          <w:iCs/>
          <w:sz w:val="20"/>
          <w:szCs w:val="20"/>
        </w:rPr>
      </w:pPr>
      <w:r>
        <w:rPr>
          <w:rFonts w:cs="Times New Roman"/>
          <w:iCs/>
          <w:noProof/>
          <w:sz w:val="20"/>
        </w:rPr>
        <w:drawing>
          <wp:inline distT="0" distB="0" distL="0" distR="0" wp14:anchorId="580C75AF" wp14:editId="03306159">
            <wp:extent cx="5943600" cy="5031105"/>
            <wp:effectExtent l="0" t="0" r="0" b="0"/>
            <wp:docPr id="882095754" name="Picture 7"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76685" name="Picture 7" descr="A graph of different types of graphs&#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031105"/>
                    </a:xfrm>
                    <a:prstGeom prst="rect">
                      <a:avLst/>
                    </a:prstGeom>
                  </pic:spPr>
                </pic:pic>
              </a:graphicData>
            </a:graphic>
          </wp:inline>
        </w:drawing>
      </w:r>
    </w:p>
    <w:p w14:paraId="4AA1DB08" w14:textId="46C1EBBA" w:rsidR="005E251E" w:rsidRPr="005E251E" w:rsidRDefault="005E251E" w:rsidP="00227800">
      <w:pPr>
        <w:rPr>
          <w:rFonts w:cs="Times New Roman"/>
          <w:bCs/>
          <w:sz w:val="20"/>
          <w:szCs w:val="20"/>
        </w:rPr>
      </w:pPr>
      <w:r w:rsidRPr="005E251E">
        <w:rPr>
          <w:b/>
        </w:rPr>
        <w:t xml:space="preserve">Extended Data Fig. </w:t>
      </w:r>
      <w:r w:rsidR="00610B02">
        <w:rPr>
          <w:b/>
        </w:rPr>
        <w:t>2</w:t>
      </w:r>
      <w:r w:rsidRPr="005E251E">
        <w:rPr>
          <w:b/>
        </w:rPr>
        <w:t>:</w:t>
      </w:r>
      <w:r w:rsidRPr="00227800">
        <w:rPr>
          <w:b/>
        </w:rPr>
        <w:t xml:space="preserve"> Most Viral Photo </w:t>
      </w:r>
      <w:r>
        <w:rPr>
          <w:b/>
        </w:rPr>
        <w:t xml:space="preserve">Based on Likes for </w:t>
      </w:r>
      <w:r w:rsidRPr="00227800">
        <w:rPr>
          <w:b/>
        </w:rPr>
        <w:t>Each Park Per Year.</w:t>
      </w:r>
      <w:r>
        <w:rPr>
          <w:b/>
        </w:rPr>
        <w:t xml:space="preserve"> </w:t>
      </w:r>
      <w:r>
        <w:rPr>
          <w:bCs/>
          <w:sz w:val="20"/>
          <w:szCs w:val="20"/>
        </w:rPr>
        <w:t>Each park</w:t>
      </w:r>
      <w:r w:rsidR="00AA1D5D">
        <w:rPr>
          <w:bCs/>
          <w:sz w:val="20"/>
          <w:szCs w:val="20"/>
        </w:rPr>
        <w:t>’</w:t>
      </w:r>
      <w:r>
        <w:rPr>
          <w:bCs/>
          <w:sz w:val="20"/>
          <w:szCs w:val="20"/>
        </w:rPr>
        <w:t xml:space="preserve">s most viral photo for each year is </w:t>
      </w:r>
      <w:r w:rsidR="00AA1D5D">
        <w:rPr>
          <w:bCs/>
          <w:sz w:val="20"/>
          <w:szCs w:val="20"/>
        </w:rPr>
        <w:t>plotted</w:t>
      </w:r>
      <w:r>
        <w:rPr>
          <w:bCs/>
          <w:sz w:val="20"/>
          <w:szCs w:val="20"/>
        </w:rPr>
        <w:t xml:space="preserve"> based on the number of likes the photo received. Parks grouped in low</w:t>
      </w:r>
      <w:r w:rsidR="00AA1D5D">
        <w:rPr>
          <w:bCs/>
          <w:sz w:val="20"/>
          <w:szCs w:val="20"/>
        </w:rPr>
        <w:t xml:space="preserve"> (moderate/high)</w:t>
      </w:r>
      <w:r>
        <w:rPr>
          <w:bCs/>
          <w:sz w:val="20"/>
          <w:szCs w:val="20"/>
        </w:rPr>
        <w:t xml:space="preserve"> </w:t>
      </w:r>
      <w:r w:rsidR="00AA1D5D">
        <w:rPr>
          <w:bCs/>
          <w:sz w:val="20"/>
          <w:szCs w:val="20"/>
        </w:rPr>
        <w:t>engagement group</w:t>
      </w:r>
      <w:r>
        <w:rPr>
          <w:bCs/>
          <w:sz w:val="20"/>
          <w:szCs w:val="20"/>
        </w:rPr>
        <w:t xml:space="preserve"> are in green</w:t>
      </w:r>
      <w:r w:rsidR="00AA1D5D">
        <w:rPr>
          <w:bCs/>
          <w:sz w:val="20"/>
          <w:szCs w:val="20"/>
        </w:rPr>
        <w:t xml:space="preserve"> (orange/red).</w:t>
      </w:r>
    </w:p>
    <w:p w14:paraId="31B9630C" w14:textId="246D696C" w:rsidR="005E251E" w:rsidRDefault="005E251E">
      <w:pPr>
        <w:spacing w:after="160" w:line="259" w:lineRule="auto"/>
        <w:rPr>
          <w:rFonts w:cs="Times New Roman"/>
          <w:b/>
          <w:bCs/>
          <w:i/>
          <w:iCs/>
          <w:sz w:val="20"/>
          <w:szCs w:val="20"/>
        </w:rPr>
      </w:pPr>
      <w:r>
        <w:rPr>
          <w:rFonts w:cs="Times New Roman"/>
          <w:b/>
          <w:bCs/>
          <w:i/>
          <w:iCs/>
          <w:sz w:val="20"/>
          <w:szCs w:val="20"/>
        </w:rPr>
        <w:br w:type="page"/>
      </w:r>
      <w:r>
        <w:rPr>
          <w:rFonts w:cs="Times New Roman"/>
          <w:iCs/>
          <w:noProof/>
          <w:sz w:val="20"/>
        </w:rPr>
        <w:lastRenderedPageBreak/>
        <w:drawing>
          <wp:inline distT="0" distB="0" distL="0" distR="0" wp14:anchorId="24982B71" wp14:editId="390B57B4">
            <wp:extent cx="5943600" cy="5031105"/>
            <wp:effectExtent l="0" t="0" r="0" b="0"/>
            <wp:docPr id="121600758" name="Picture 8"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0758" name="Picture 8" descr="A graph of different types of numbers&#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5031105"/>
                    </a:xfrm>
                    <a:prstGeom prst="rect">
                      <a:avLst/>
                    </a:prstGeom>
                  </pic:spPr>
                </pic:pic>
              </a:graphicData>
            </a:graphic>
          </wp:inline>
        </w:drawing>
      </w:r>
    </w:p>
    <w:p w14:paraId="75D32323" w14:textId="5977F8CA" w:rsidR="00AA1D5D" w:rsidRPr="005E251E" w:rsidRDefault="005E251E" w:rsidP="00AA1D5D">
      <w:pPr>
        <w:rPr>
          <w:rFonts w:cs="Times New Roman"/>
          <w:bCs/>
          <w:sz w:val="20"/>
          <w:szCs w:val="20"/>
        </w:rPr>
      </w:pPr>
      <w:r w:rsidRPr="005E251E">
        <w:rPr>
          <w:b/>
        </w:rPr>
        <w:t xml:space="preserve">Extended Data Fig. </w:t>
      </w:r>
      <w:r w:rsidR="00610B02">
        <w:rPr>
          <w:b/>
        </w:rPr>
        <w:t>3</w:t>
      </w:r>
      <w:r w:rsidRPr="005E251E">
        <w:rPr>
          <w:b/>
        </w:rPr>
        <w:t>:</w:t>
      </w:r>
      <w:r w:rsidRPr="009D5A56">
        <w:rPr>
          <w:b/>
        </w:rPr>
        <w:t xml:space="preserve"> Most Viral Photo </w:t>
      </w:r>
      <w:r>
        <w:rPr>
          <w:b/>
        </w:rPr>
        <w:t xml:space="preserve">Based on Comments for </w:t>
      </w:r>
      <w:r w:rsidRPr="009D5A56">
        <w:rPr>
          <w:b/>
        </w:rPr>
        <w:t>Each Park Per Year.</w:t>
      </w:r>
      <w:r>
        <w:rPr>
          <w:b/>
        </w:rPr>
        <w:t xml:space="preserve"> </w:t>
      </w:r>
      <w:r>
        <w:rPr>
          <w:bCs/>
          <w:sz w:val="20"/>
          <w:szCs w:val="20"/>
        </w:rPr>
        <w:t>Each park</w:t>
      </w:r>
      <w:r w:rsidR="00AA1D5D">
        <w:rPr>
          <w:bCs/>
          <w:sz w:val="20"/>
          <w:szCs w:val="20"/>
        </w:rPr>
        <w:t>’</w:t>
      </w:r>
      <w:r>
        <w:rPr>
          <w:bCs/>
          <w:sz w:val="20"/>
          <w:szCs w:val="20"/>
        </w:rPr>
        <w:t xml:space="preserve">s most viral photo for each year </w:t>
      </w:r>
      <w:r w:rsidR="00AA1D5D">
        <w:rPr>
          <w:bCs/>
          <w:sz w:val="20"/>
          <w:szCs w:val="20"/>
        </w:rPr>
        <w:t>is plotted</w:t>
      </w:r>
      <w:r>
        <w:rPr>
          <w:bCs/>
          <w:sz w:val="20"/>
          <w:szCs w:val="20"/>
        </w:rPr>
        <w:t xml:space="preserve"> based on the number of comments the photo received. </w:t>
      </w:r>
      <w:r w:rsidR="00AA1D5D">
        <w:rPr>
          <w:bCs/>
          <w:sz w:val="20"/>
          <w:szCs w:val="20"/>
        </w:rPr>
        <w:t>Parks grouped in low (moderate/high) engagement group are in green (orange/red).</w:t>
      </w:r>
    </w:p>
    <w:p w14:paraId="25A6E63E" w14:textId="3A1EF1D2" w:rsidR="005E251E" w:rsidRDefault="00AA1D5D" w:rsidP="00AA1D5D">
      <w:pPr>
        <w:rPr>
          <w:rFonts w:cs="Times New Roman"/>
          <w:b/>
          <w:bCs/>
          <w:i/>
          <w:iCs/>
          <w:sz w:val="20"/>
          <w:szCs w:val="20"/>
        </w:rPr>
      </w:pPr>
      <w:r>
        <w:rPr>
          <w:rFonts w:cs="Times New Roman"/>
          <w:b/>
          <w:bCs/>
          <w:i/>
          <w:iCs/>
          <w:sz w:val="20"/>
          <w:szCs w:val="20"/>
        </w:rPr>
        <w:br w:type="page"/>
      </w:r>
    </w:p>
    <w:p w14:paraId="79E1C3CA" w14:textId="6C0FB5AB" w:rsidR="00F6079A" w:rsidRDefault="00F6079A" w:rsidP="00F6079A">
      <w:pPr>
        <w:jc w:val="both"/>
        <w:rPr>
          <w:rFonts w:cs="Times New Roman"/>
          <w:b/>
          <w:bCs/>
          <w:i/>
          <w:iCs/>
          <w:sz w:val="20"/>
          <w:szCs w:val="20"/>
        </w:rPr>
      </w:pPr>
      <w:r>
        <w:rPr>
          <w:rFonts w:cs="Times New Roman"/>
          <w:noProof/>
        </w:rPr>
        <w:lastRenderedPageBreak/>
        <w:drawing>
          <wp:inline distT="0" distB="0" distL="0" distR="0" wp14:anchorId="3470A142" wp14:editId="5FE7204A">
            <wp:extent cx="5805488" cy="3012576"/>
            <wp:effectExtent l="133350" t="114300" r="138430" b="16891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57045" name="Picture 1944257045"/>
                    <pic:cNvPicPr/>
                  </pic:nvPicPr>
                  <pic:blipFill>
                    <a:blip r:embed="rId32">
                      <a:extLst>
                        <a:ext uri="{28A0092B-C50C-407E-A947-70E740481C1C}">
                          <a14:useLocalDpi xmlns:a14="http://schemas.microsoft.com/office/drawing/2010/main" val="0"/>
                        </a:ext>
                      </a:extLst>
                    </a:blip>
                    <a:stretch>
                      <a:fillRect/>
                    </a:stretch>
                  </pic:blipFill>
                  <pic:spPr>
                    <a:xfrm>
                      <a:off x="0" y="0"/>
                      <a:ext cx="5919381" cy="30716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210368" w14:textId="77777777" w:rsidR="00F6079A" w:rsidRDefault="00F6079A" w:rsidP="00F6079A">
      <w:pPr>
        <w:pStyle w:val="Heading2"/>
        <w:numPr>
          <w:ilvl w:val="0"/>
          <w:numId w:val="0"/>
        </w:numPr>
        <w:rPr>
          <w:rFonts w:cs="Times New Roman"/>
        </w:rPr>
      </w:pPr>
    </w:p>
    <w:p w14:paraId="3E8CA3B1" w14:textId="77777777" w:rsidR="00F6079A" w:rsidRDefault="00F6079A" w:rsidP="00F6079A">
      <w:pPr>
        <w:pStyle w:val="Heading2"/>
        <w:rPr>
          <w:rFonts w:cs="Times New Roman"/>
        </w:rPr>
      </w:pPr>
      <w:r>
        <w:rPr>
          <w:rFonts w:cs="Times New Roman"/>
          <w:noProof/>
        </w:rPr>
        <w:drawing>
          <wp:inline distT="0" distB="0" distL="0" distR="0" wp14:anchorId="40CEA361" wp14:editId="525E9AAD">
            <wp:extent cx="5745263" cy="2981325"/>
            <wp:effectExtent l="133350" t="114300" r="141605" b="16192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09389" name="Picture 1135609389"/>
                    <pic:cNvPicPr/>
                  </pic:nvPicPr>
                  <pic:blipFill>
                    <a:blip r:embed="rId33">
                      <a:extLst>
                        <a:ext uri="{28A0092B-C50C-407E-A947-70E740481C1C}">
                          <a14:useLocalDpi xmlns:a14="http://schemas.microsoft.com/office/drawing/2010/main" val="0"/>
                        </a:ext>
                      </a:extLst>
                    </a:blip>
                    <a:stretch>
                      <a:fillRect/>
                    </a:stretch>
                  </pic:blipFill>
                  <pic:spPr>
                    <a:xfrm>
                      <a:off x="0" y="0"/>
                      <a:ext cx="5859320" cy="30405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C83739" w14:textId="53D422A9" w:rsidR="00953E60" w:rsidRDefault="001B6415" w:rsidP="00227800">
      <w:pPr>
        <w:pStyle w:val="Caption"/>
      </w:pPr>
      <w:bookmarkStart w:id="64" w:name="_Ref136335521"/>
      <w:bookmarkStart w:id="65" w:name="_Toc136336452"/>
      <w:bookmarkStart w:id="66" w:name="_Toc136027513"/>
      <w:bookmarkStart w:id="67" w:name="_Toc136121659"/>
      <w:bookmarkStart w:id="68" w:name="_Toc136331248"/>
      <w:bookmarkEnd w:id="61"/>
      <w:bookmarkEnd w:id="62"/>
      <w:bookmarkEnd w:id="63"/>
      <w:r w:rsidRPr="002C472E">
        <w:rPr>
          <w:b/>
          <w:iCs w:val="0"/>
        </w:rPr>
        <w:t xml:space="preserve">Extended </w:t>
      </w:r>
      <w:r w:rsidR="00BB48F9" w:rsidRPr="002C472E">
        <w:rPr>
          <w:b/>
          <w:iCs w:val="0"/>
        </w:rPr>
        <w:t xml:space="preserve">Data </w:t>
      </w:r>
      <w:r w:rsidR="00AB784F" w:rsidRPr="002C472E">
        <w:rPr>
          <w:b/>
          <w:iCs w:val="0"/>
        </w:rPr>
        <w:t>Fig</w:t>
      </w:r>
      <w:r w:rsidR="007D19C7">
        <w:rPr>
          <w:b/>
          <w:iCs w:val="0"/>
        </w:rPr>
        <w:t>.</w:t>
      </w:r>
      <w:r w:rsidRPr="002C472E">
        <w:rPr>
          <w:b/>
          <w:iCs w:val="0"/>
        </w:rPr>
        <w:t xml:space="preserve"> </w:t>
      </w:r>
      <w:r w:rsidR="00610B02">
        <w:rPr>
          <w:b/>
          <w:iCs w:val="0"/>
        </w:rPr>
        <w:t>4</w:t>
      </w:r>
      <w:bookmarkEnd w:id="64"/>
      <w:r w:rsidR="00AB784F" w:rsidRPr="002C472E">
        <w:rPr>
          <w:b/>
          <w:iCs w:val="0"/>
        </w:rPr>
        <w:t>: Example of Word</w:t>
      </w:r>
      <w:r w:rsidR="00C71BEE">
        <w:rPr>
          <w:b/>
          <w:iCs w:val="0"/>
        </w:rPr>
        <w:t xml:space="preserve"> </w:t>
      </w:r>
      <w:r w:rsidR="00AB784F" w:rsidRPr="002C472E">
        <w:rPr>
          <w:b/>
          <w:iCs w:val="0"/>
        </w:rPr>
        <w:t xml:space="preserve">clouds from </w:t>
      </w:r>
      <w:r w:rsidR="007803B1">
        <w:rPr>
          <w:b/>
          <w:iCs w:val="0"/>
        </w:rPr>
        <w:t xml:space="preserve">Zion and Saguaro National </w:t>
      </w:r>
      <w:r w:rsidR="00AB784F" w:rsidRPr="002C472E">
        <w:rPr>
          <w:b/>
          <w:iCs w:val="0"/>
        </w:rPr>
        <w:t>Parks</w:t>
      </w:r>
      <w:bookmarkEnd w:id="65"/>
      <w:r w:rsidR="00BB48F9">
        <w:rPr>
          <w:b/>
        </w:rPr>
        <w:t>.</w:t>
      </w:r>
      <w:r w:rsidR="00BB48F9">
        <w:rPr>
          <w:rFonts w:cs="Times New Roman"/>
          <w:i/>
          <w:iCs w:val="0"/>
          <w:noProof/>
          <w:sz w:val="20"/>
        </w:rPr>
        <w:t xml:space="preserve"> </w:t>
      </w:r>
      <w:r w:rsidR="00AB784F" w:rsidRPr="00D97B50">
        <w:rPr>
          <w:rFonts w:cs="Times New Roman"/>
          <w:i/>
          <w:iCs w:val="0"/>
          <w:noProof/>
          <w:sz w:val="20"/>
        </w:rPr>
        <w:t xml:space="preserve"> </w:t>
      </w:r>
      <w:r w:rsidR="00AB784F" w:rsidRPr="00D97B50">
        <w:rPr>
          <w:rFonts w:cs="Times New Roman"/>
          <w:iCs w:val="0"/>
          <w:noProof/>
          <w:sz w:val="20"/>
        </w:rPr>
        <w:t xml:space="preserve">Zion Naitonal Park wordcloud of word frequency in captions (top). Saguaro National Park worldcloud of word frequency in captions (bottom). Font size is weighted on frequency. </w:t>
      </w:r>
      <w:r w:rsidR="00A12566">
        <w:rPr>
          <w:rFonts w:cs="Times New Roman"/>
          <w:iCs w:val="0"/>
          <w:noProof/>
          <w:sz w:val="20"/>
        </w:rPr>
        <w:t>The s</w:t>
      </w:r>
      <w:r w:rsidR="00AB784F" w:rsidRPr="00D97B50">
        <w:rPr>
          <w:rFonts w:cs="Times New Roman"/>
          <w:iCs w:val="0"/>
          <w:noProof/>
          <w:sz w:val="20"/>
        </w:rPr>
        <w:t xml:space="preserve">ymbol in Zion is </w:t>
      </w:r>
      <w:r w:rsidR="00BB48F9">
        <w:rPr>
          <w:rFonts w:cs="Times New Roman"/>
          <w:iCs w:val="0"/>
          <w:noProof/>
          <w:sz w:val="20"/>
        </w:rPr>
        <w:t xml:space="preserve">an </w:t>
      </w:r>
      <w:r w:rsidR="00AB784F" w:rsidRPr="00D97B50">
        <w:rPr>
          <w:rFonts w:cs="Times New Roman"/>
          <w:iCs w:val="0"/>
          <w:noProof/>
          <w:sz w:val="20"/>
        </w:rPr>
        <w:t>emoji code.</w:t>
      </w:r>
      <w:bookmarkEnd w:id="66"/>
      <w:bookmarkEnd w:id="67"/>
      <w:bookmarkEnd w:id="68"/>
      <w:r w:rsidR="00AB784F" w:rsidRPr="00D97B50">
        <w:rPr>
          <w:rFonts w:cs="Times New Roman"/>
          <w:iCs w:val="0"/>
          <w:noProof/>
          <w:sz w:val="20"/>
        </w:rPr>
        <w:t xml:space="preserve"> </w:t>
      </w:r>
    </w:p>
    <w:p w14:paraId="0DAD199F" w14:textId="44BCAA53" w:rsidR="00953E60" w:rsidRDefault="00953E60" w:rsidP="002C472E"/>
    <w:p w14:paraId="14DF0986" w14:textId="72E9AAA5" w:rsidR="00953E60" w:rsidRDefault="00953E60" w:rsidP="002C472E">
      <w:r>
        <w:rPr>
          <w:noProof/>
        </w:rPr>
        <w:t xml:space="preserve"> </w:t>
      </w:r>
    </w:p>
    <w:p w14:paraId="34A2CEF4" w14:textId="64EA40C7" w:rsidR="00953E60" w:rsidRDefault="00953E60" w:rsidP="002C472E"/>
    <w:p w14:paraId="37F2624E" w14:textId="77777777" w:rsidR="00C71BEE" w:rsidRDefault="00C71BEE" w:rsidP="002C472E">
      <w:pPr>
        <w:sectPr w:rsidR="00C71BEE" w:rsidSect="00517B6B">
          <w:pgSz w:w="12240" w:h="15840"/>
          <w:pgMar w:top="1440" w:right="1440" w:bottom="1440" w:left="1440" w:header="720" w:footer="720" w:gutter="0"/>
          <w:pgNumType w:fmt="lowerRoman"/>
          <w:cols w:space="720"/>
          <w:docGrid w:linePitch="360"/>
        </w:sectPr>
      </w:pPr>
    </w:p>
    <w:p w14:paraId="44BEB999" w14:textId="3DBDDDCA" w:rsidR="00FF7DD2" w:rsidRDefault="00FF7DD2" w:rsidP="002C472E"/>
    <w:p w14:paraId="47B2D6D0" w14:textId="517EF74F" w:rsidR="00953E60" w:rsidRPr="00B92DAF" w:rsidRDefault="00CB3B66" w:rsidP="00953E60">
      <w:pPr>
        <w:rPr>
          <w:sz w:val="20"/>
          <w:szCs w:val="20"/>
        </w:rPr>
      </w:pPr>
      <w:r>
        <w:rPr>
          <w:noProof/>
          <w:sz w:val="20"/>
          <w:szCs w:val="20"/>
        </w:rPr>
        <w:drawing>
          <wp:inline distT="0" distB="0" distL="0" distR="0" wp14:anchorId="56FE17C9" wp14:editId="600F5D02">
            <wp:extent cx="2742836" cy="2114550"/>
            <wp:effectExtent l="0" t="0" r="635" b="0"/>
            <wp:docPr id="814183781"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183781" name="Picture 1" descr="A graph of a line&#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93406" cy="2153536"/>
                    </a:xfrm>
                    <a:prstGeom prst="rect">
                      <a:avLst/>
                    </a:prstGeom>
                  </pic:spPr>
                </pic:pic>
              </a:graphicData>
            </a:graphic>
          </wp:inline>
        </w:drawing>
      </w:r>
      <w:r>
        <w:rPr>
          <w:noProof/>
          <w:sz w:val="20"/>
          <w:szCs w:val="20"/>
        </w:rPr>
        <w:drawing>
          <wp:inline distT="0" distB="0" distL="0" distR="0" wp14:anchorId="4697409C" wp14:editId="4A3578FF">
            <wp:extent cx="2718126" cy="2095500"/>
            <wp:effectExtent l="0" t="0" r="6350" b="0"/>
            <wp:docPr id="917348077"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48077" name="Picture 2" descr="A graph with a li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77728" cy="2141449"/>
                    </a:xfrm>
                    <a:prstGeom prst="rect">
                      <a:avLst/>
                    </a:prstGeom>
                  </pic:spPr>
                </pic:pic>
              </a:graphicData>
            </a:graphic>
          </wp:inline>
        </w:drawing>
      </w:r>
      <w:r>
        <w:rPr>
          <w:noProof/>
          <w:sz w:val="20"/>
          <w:szCs w:val="20"/>
        </w:rPr>
        <w:drawing>
          <wp:inline distT="0" distB="0" distL="0" distR="0" wp14:anchorId="35C68A4B" wp14:editId="66D945EF">
            <wp:extent cx="2693415" cy="2076450"/>
            <wp:effectExtent l="0" t="0" r="0" b="0"/>
            <wp:docPr id="1969903525"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03525" name="Picture 3" descr="A graph with a li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31330" cy="2105680"/>
                    </a:xfrm>
                    <a:prstGeom prst="rect">
                      <a:avLst/>
                    </a:prstGeom>
                  </pic:spPr>
                </pic:pic>
              </a:graphicData>
            </a:graphic>
          </wp:inline>
        </w:drawing>
      </w:r>
      <w:r>
        <w:rPr>
          <w:noProof/>
          <w:sz w:val="20"/>
          <w:szCs w:val="20"/>
        </w:rPr>
        <w:drawing>
          <wp:inline distT="0" distB="0" distL="0" distR="0" wp14:anchorId="4278EBBF" wp14:editId="4E60FDD6">
            <wp:extent cx="2743200" cy="2114833"/>
            <wp:effectExtent l="0" t="0" r="0" b="0"/>
            <wp:docPr id="1679726609" name="Picture 7"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26609" name="Picture 7" descr="A graph with a li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82503" cy="2145133"/>
                    </a:xfrm>
                    <a:prstGeom prst="rect">
                      <a:avLst/>
                    </a:prstGeom>
                  </pic:spPr>
                </pic:pic>
              </a:graphicData>
            </a:graphic>
          </wp:inline>
        </w:drawing>
      </w:r>
      <w:r>
        <w:rPr>
          <w:noProof/>
          <w:sz w:val="20"/>
          <w:szCs w:val="20"/>
        </w:rPr>
        <w:drawing>
          <wp:inline distT="0" distB="0" distL="0" distR="0" wp14:anchorId="5FB7D369" wp14:editId="6AAA1DF7">
            <wp:extent cx="2724150" cy="2100145"/>
            <wp:effectExtent l="0" t="0" r="0" b="0"/>
            <wp:docPr id="1663245549" name="Picture 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45549" name="Picture 6" descr="A graph with a li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01642" cy="2159887"/>
                    </a:xfrm>
                    <a:prstGeom prst="rect">
                      <a:avLst/>
                    </a:prstGeom>
                  </pic:spPr>
                </pic:pic>
              </a:graphicData>
            </a:graphic>
          </wp:inline>
        </w:drawing>
      </w:r>
      <w:r>
        <w:rPr>
          <w:noProof/>
          <w:sz w:val="20"/>
          <w:szCs w:val="20"/>
        </w:rPr>
        <w:drawing>
          <wp:inline distT="0" distB="0" distL="0" distR="0" wp14:anchorId="5D078DBE" wp14:editId="4E178570">
            <wp:extent cx="2693035" cy="2076158"/>
            <wp:effectExtent l="0" t="0" r="0" b="635"/>
            <wp:docPr id="1367263534" name="Picture 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63534" name="Picture 9" descr="A graph with a lin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00624" cy="2082009"/>
                    </a:xfrm>
                    <a:prstGeom prst="rect">
                      <a:avLst/>
                    </a:prstGeom>
                  </pic:spPr>
                </pic:pic>
              </a:graphicData>
            </a:graphic>
          </wp:inline>
        </w:drawing>
      </w:r>
    </w:p>
    <w:p w14:paraId="44224AA9" w14:textId="2B29925D" w:rsidR="00FF7DD2" w:rsidRDefault="00FF7DD2" w:rsidP="00FF7DD2">
      <w:pPr>
        <w:widowControl w:val="0"/>
        <w:autoSpaceDE w:val="0"/>
        <w:autoSpaceDN w:val="0"/>
        <w:adjustRightInd w:val="0"/>
      </w:pPr>
    </w:p>
    <w:p w14:paraId="09C3FFD7" w14:textId="790BCCF2" w:rsidR="00312919" w:rsidRPr="00380E3C" w:rsidRDefault="00FF7DD2" w:rsidP="00AD3123">
      <w:pPr>
        <w:pStyle w:val="Caption"/>
        <w:sectPr w:rsidR="00312919" w:rsidRPr="00380E3C" w:rsidSect="00517B6B">
          <w:pgSz w:w="15840" w:h="12240" w:orient="landscape"/>
          <w:pgMar w:top="1440" w:right="1440" w:bottom="1440" w:left="1440" w:header="720" w:footer="720" w:gutter="0"/>
          <w:pgNumType w:fmt="lowerRoman"/>
          <w:cols w:space="720"/>
          <w:docGrid w:linePitch="360"/>
        </w:sectPr>
      </w:pPr>
      <w:r w:rsidRPr="002E25A0">
        <w:rPr>
          <w:b/>
          <w:bCs/>
        </w:rPr>
        <w:t xml:space="preserve">Extended </w:t>
      </w:r>
      <w:r w:rsidR="00C71BEE">
        <w:rPr>
          <w:b/>
          <w:bCs/>
        </w:rPr>
        <w:t xml:space="preserve">Data </w:t>
      </w:r>
      <w:r w:rsidRPr="002E25A0">
        <w:rPr>
          <w:b/>
          <w:bCs/>
        </w:rPr>
        <w:t>Fig</w:t>
      </w:r>
      <w:r w:rsidR="007D19C7">
        <w:rPr>
          <w:b/>
          <w:bCs/>
        </w:rPr>
        <w:t>.</w:t>
      </w:r>
      <w:r w:rsidRPr="002E25A0">
        <w:rPr>
          <w:b/>
          <w:bCs/>
        </w:rPr>
        <w:t xml:space="preserve"> </w:t>
      </w:r>
      <w:r w:rsidR="00610B02">
        <w:rPr>
          <w:b/>
          <w:bCs/>
        </w:rPr>
        <w:t>5</w:t>
      </w:r>
      <w:r w:rsidRPr="002E25A0">
        <w:rPr>
          <w:b/>
          <w:bCs/>
        </w:rPr>
        <w:t xml:space="preserve">: </w:t>
      </w:r>
      <w:r w:rsidR="00CB3B66">
        <w:rPr>
          <w:b/>
          <w:bCs/>
          <w:lang w:val="haw-US"/>
        </w:rPr>
        <w:t xml:space="preserve">Partial </w:t>
      </w:r>
      <w:r>
        <w:rPr>
          <w:b/>
          <w:bCs/>
          <w:lang w:val="haw-US"/>
        </w:rPr>
        <w:t>Dependency Plots</w:t>
      </w:r>
      <w:r w:rsidR="007803B1">
        <w:rPr>
          <w:b/>
          <w:bCs/>
        </w:rPr>
        <w:t>.</w:t>
      </w:r>
      <w:r w:rsidR="00C71BEE">
        <w:rPr>
          <w:i/>
        </w:rPr>
        <w:t xml:space="preserve"> </w:t>
      </w:r>
      <w:r w:rsidRPr="00073DA6">
        <w:t xml:space="preserve"> </w:t>
      </w:r>
      <w:r w:rsidR="00C71BEE" w:rsidRPr="00227800">
        <w:rPr>
          <w:sz w:val="20"/>
        </w:rPr>
        <w:t xml:space="preserve">The plots are shown for six </w:t>
      </w:r>
      <w:r w:rsidRPr="00227800">
        <w:rPr>
          <w:sz w:val="20"/>
          <w:lang w:val="haw-US"/>
        </w:rPr>
        <w:t>feature</w:t>
      </w:r>
      <w:r w:rsidR="00C71BEE" w:rsidRPr="00227800">
        <w:rPr>
          <w:sz w:val="20"/>
        </w:rPr>
        <w:t>s</w:t>
      </w:r>
      <w:r w:rsidRPr="00227800">
        <w:rPr>
          <w:sz w:val="20"/>
          <w:lang w:val="haw-US"/>
        </w:rPr>
        <w:t xml:space="preserve"> of importance</w:t>
      </w:r>
      <w:r w:rsidR="00CB3B66" w:rsidRPr="00227800">
        <w:rPr>
          <w:sz w:val="20"/>
          <w:lang w:val="haw-US"/>
        </w:rPr>
        <w:t xml:space="preserve"> from</w:t>
      </w:r>
      <w:r w:rsidRPr="00227800">
        <w:rPr>
          <w:sz w:val="20"/>
        </w:rPr>
        <w:t xml:space="preserve"> </w:t>
      </w:r>
      <w:r w:rsidRPr="00227800">
        <w:rPr>
          <w:sz w:val="20"/>
          <w:lang w:val="haw-US"/>
        </w:rPr>
        <w:t xml:space="preserve">Fig 4.B. </w:t>
      </w:r>
      <w:r w:rsidR="00CB3B66" w:rsidRPr="00227800">
        <w:rPr>
          <w:sz w:val="20"/>
          <w:lang w:val="haw-US"/>
        </w:rPr>
        <w:t>and are used to understand the relationship between variable in the random forest model and the predicted outcome of the number of likes. The number of times a user post</w:t>
      </w:r>
      <w:r w:rsidR="00F6079A">
        <w:rPr>
          <w:sz w:val="20"/>
        </w:rPr>
        <w:t>s</w:t>
      </w:r>
      <w:r w:rsidR="00CB3B66" w:rsidRPr="00227800">
        <w:rPr>
          <w:sz w:val="20"/>
          <w:lang w:val="haw-US"/>
        </w:rPr>
        <w:t xml:space="preserve"> is most important and </w:t>
      </w:r>
      <w:r w:rsidR="00AC01A4" w:rsidRPr="00227800">
        <w:rPr>
          <w:sz w:val="20"/>
          <w:lang w:val="haw-US"/>
        </w:rPr>
        <w:t xml:space="preserve">the upward-sloping </w:t>
      </w:r>
      <w:r w:rsidR="00F6079A">
        <w:rPr>
          <w:sz w:val="20"/>
        </w:rPr>
        <w:t xml:space="preserve">path </w:t>
      </w:r>
      <w:r w:rsidR="00AC01A4" w:rsidRPr="00227800">
        <w:rPr>
          <w:sz w:val="20"/>
          <w:lang w:val="haw-US"/>
        </w:rPr>
        <w:t xml:space="preserve">suggest an increase </w:t>
      </w:r>
      <w:r w:rsidR="00AA1D5D">
        <w:rPr>
          <w:sz w:val="20"/>
        </w:rPr>
        <w:t xml:space="preserve">in </w:t>
      </w:r>
      <w:r w:rsidR="00AC01A4" w:rsidRPr="00227800">
        <w:rPr>
          <w:sz w:val="20"/>
          <w:lang w:val="haw-US"/>
        </w:rPr>
        <w:t>the number of post</w:t>
      </w:r>
      <w:r w:rsidR="00AA1D5D">
        <w:rPr>
          <w:sz w:val="20"/>
        </w:rPr>
        <w:t>s</w:t>
      </w:r>
      <w:r w:rsidR="00AC01A4" w:rsidRPr="00227800">
        <w:rPr>
          <w:sz w:val="20"/>
          <w:lang w:val="haw-US"/>
        </w:rPr>
        <w:t xml:space="preserve"> tends to increase the predicted number of likes. </w:t>
      </w:r>
      <w:r w:rsidR="00CB3B66" w:rsidRPr="00227800">
        <w:rPr>
          <w:sz w:val="20"/>
          <w:lang w:val="haw-US"/>
        </w:rPr>
        <w:t xml:space="preserve">Flat regions in the plot indicate that changes in the variable have little influence on predictions within that range. </w:t>
      </w:r>
      <w:r w:rsidR="00F6079A">
        <w:rPr>
          <w:sz w:val="20"/>
          <w:lang w:val="haw-US"/>
        </w:rPr>
        <w:t xml:space="preserve">The ticks marks along the x-axis indicate </w:t>
      </w:r>
      <w:r w:rsidR="00F6079A" w:rsidRPr="006834AD">
        <w:rPr>
          <w:sz w:val="20"/>
          <w:lang w:val="haw-US"/>
        </w:rPr>
        <w:t xml:space="preserve">the deciles of a distribution of </w:t>
      </w:r>
      <w:r w:rsidR="00AA1D5D">
        <w:rPr>
          <w:sz w:val="20"/>
        </w:rPr>
        <w:t>likes</w:t>
      </w:r>
      <w:r w:rsidR="00F6079A" w:rsidRPr="006834AD">
        <w:rPr>
          <w:sz w:val="20"/>
          <w:lang w:val="haw-US"/>
        </w:rPr>
        <w:t xml:space="preserve">. </w:t>
      </w:r>
    </w:p>
    <w:tbl>
      <w:tblPr>
        <w:tblpPr w:leftFromText="180" w:rightFromText="180" w:vertAnchor="text" w:horzAnchor="margin" w:tblpY="376"/>
        <w:tblW w:w="8826" w:type="dxa"/>
        <w:tblLook w:val="04A0" w:firstRow="1" w:lastRow="0" w:firstColumn="1" w:lastColumn="0" w:noHBand="0" w:noVBand="1"/>
      </w:tblPr>
      <w:tblGrid>
        <w:gridCol w:w="2593"/>
        <w:gridCol w:w="1176"/>
        <w:gridCol w:w="1296"/>
        <w:gridCol w:w="155"/>
        <w:gridCol w:w="81"/>
        <w:gridCol w:w="1060"/>
        <w:gridCol w:w="929"/>
        <w:gridCol w:w="1297"/>
        <w:gridCol w:w="239"/>
      </w:tblGrid>
      <w:tr w:rsidR="003F4996" w:rsidRPr="002F5CF0" w14:paraId="1D141792" w14:textId="77777777" w:rsidTr="00AD3123">
        <w:trPr>
          <w:trHeight w:val="141"/>
        </w:trPr>
        <w:tc>
          <w:tcPr>
            <w:tcW w:w="2593" w:type="dxa"/>
            <w:tcBorders>
              <w:top w:val="single" w:sz="4" w:space="0" w:color="auto"/>
              <w:left w:val="nil"/>
              <w:bottom w:val="single" w:sz="4" w:space="0" w:color="auto"/>
              <w:right w:val="nil"/>
            </w:tcBorders>
            <w:shd w:val="clear" w:color="auto" w:fill="auto"/>
            <w:noWrap/>
            <w:vAlign w:val="bottom"/>
            <w:hideMark/>
          </w:tcPr>
          <w:p w14:paraId="7E381F7F" w14:textId="77777777" w:rsidR="003F4996" w:rsidRPr="00325C3F" w:rsidRDefault="003F4996" w:rsidP="003F4996">
            <w:pPr>
              <w:rPr>
                <w:rFonts w:cs="Times New Roman"/>
                <w:color w:val="000000"/>
              </w:rPr>
            </w:pPr>
            <w:bookmarkStart w:id="69" w:name="_Toc136332491"/>
            <w:r w:rsidRPr="00325C3F">
              <w:rPr>
                <w:rFonts w:cs="Times New Roman"/>
                <w:color w:val="000000"/>
              </w:rPr>
              <w:lastRenderedPageBreak/>
              <w:t>Quantify</w:t>
            </w:r>
          </w:p>
          <w:p w14:paraId="4A1D459B" w14:textId="77777777" w:rsidR="003F4996" w:rsidRPr="00325C3F" w:rsidRDefault="003F4996" w:rsidP="003F4996">
            <w:pPr>
              <w:rPr>
                <w:rFonts w:cs="Times New Roman"/>
                <w:color w:val="000000"/>
              </w:rPr>
            </w:pPr>
            <w:r w:rsidRPr="00325C3F">
              <w:rPr>
                <w:rFonts w:cs="Times New Roman"/>
                <w:color w:val="000000"/>
              </w:rPr>
              <w:t>Set</w:t>
            </w:r>
          </w:p>
        </w:tc>
        <w:tc>
          <w:tcPr>
            <w:tcW w:w="1176" w:type="dxa"/>
            <w:tcBorders>
              <w:top w:val="single" w:sz="4" w:space="0" w:color="auto"/>
              <w:left w:val="nil"/>
              <w:bottom w:val="single" w:sz="4" w:space="0" w:color="auto"/>
              <w:right w:val="nil"/>
            </w:tcBorders>
            <w:shd w:val="clear" w:color="auto" w:fill="auto"/>
            <w:noWrap/>
            <w:vAlign w:val="bottom"/>
            <w:hideMark/>
          </w:tcPr>
          <w:p w14:paraId="60043448" w14:textId="77777777" w:rsidR="003F4996" w:rsidRPr="00325C3F" w:rsidRDefault="003F4996" w:rsidP="003F4996">
            <w:pPr>
              <w:jc w:val="center"/>
              <w:rPr>
                <w:rFonts w:cs="Times New Roman"/>
                <w:color w:val="000000"/>
              </w:rPr>
            </w:pPr>
            <w:r w:rsidRPr="00325C3F">
              <w:rPr>
                <w:rFonts w:cs="Times New Roman"/>
                <w:color w:val="000000"/>
              </w:rPr>
              <w:t>N</w:t>
            </w:r>
          </w:p>
        </w:tc>
        <w:tc>
          <w:tcPr>
            <w:tcW w:w="1451" w:type="dxa"/>
            <w:gridSpan w:val="2"/>
            <w:tcBorders>
              <w:top w:val="single" w:sz="4" w:space="0" w:color="auto"/>
              <w:left w:val="nil"/>
              <w:bottom w:val="single" w:sz="4" w:space="0" w:color="auto"/>
              <w:right w:val="nil"/>
            </w:tcBorders>
            <w:shd w:val="clear" w:color="auto" w:fill="auto"/>
            <w:noWrap/>
            <w:vAlign w:val="bottom"/>
            <w:hideMark/>
          </w:tcPr>
          <w:p w14:paraId="1C569A5B" w14:textId="77777777" w:rsidR="003F4996" w:rsidRPr="00325C3F" w:rsidRDefault="003F4996" w:rsidP="003F4996">
            <w:pPr>
              <w:jc w:val="center"/>
              <w:rPr>
                <w:rFonts w:cs="Times New Roman"/>
                <w:color w:val="000000"/>
              </w:rPr>
            </w:pPr>
            <w:r w:rsidRPr="00325C3F">
              <w:rPr>
                <w:rFonts w:cs="Times New Roman"/>
                <w:i/>
                <w:iCs/>
                <w:color w:val="000000"/>
              </w:rPr>
              <w:t xml:space="preserve">Likes </w:t>
            </w:r>
            <w:r w:rsidRPr="00325C3F">
              <w:rPr>
                <w:rFonts w:cs="Times New Roman"/>
                <w:color w:val="000000"/>
              </w:rPr>
              <w:t>to</w:t>
            </w:r>
          </w:p>
          <w:p w14:paraId="416C53A0" w14:textId="77777777" w:rsidR="003F4996" w:rsidRPr="00325C3F" w:rsidRDefault="003F4996" w:rsidP="003F4996">
            <w:pPr>
              <w:jc w:val="center"/>
              <w:rPr>
                <w:rFonts w:cs="Times New Roman"/>
                <w:color w:val="000000"/>
                <w:vertAlign w:val="superscript"/>
              </w:rPr>
            </w:pPr>
            <w:r w:rsidRPr="00325C3F">
              <w:rPr>
                <w:rFonts w:cs="Times New Roman"/>
                <w:color w:val="000000"/>
              </w:rPr>
              <w:t>Reach 90</w:t>
            </w:r>
            <w:r w:rsidRPr="00325C3F">
              <w:rPr>
                <w:rFonts w:cs="Times New Roman"/>
                <w:color w:val="000000"/>
                <w:vertAlign w:val="superscript"/>
              </w:rPr>
              <w:t>th</w:t>
            </w:r>
          </w:p>
          <w:p w14:paraId="73D0EE4C" w14:textId="77777777" w:rsidR="003F4996" w:rsidRPr="00325C3F" w:rsidRDefault="003F4996" w:rsidP="003F4996">
            <w:pPr>
              <w:jc w:val="center"/>
              <w:rPr>
                <w:rFonts w:cs="Times New Roman"/>
                <w:color w:val="000000"/>
              </w:rPr>
            </w:pPr>
            <w:r w:rsidRPr="00325C3F">
              <w:rPr>
                <w:rFonts w:cs="Times New Roman"/>
                <w:color w:val="000000"/>
              </w:rPr>
              <w:t>percentile</w:t>
            </w:r>
          </w:p>
        </w:tc>
        <w:tc>
          <w:tcPr>
            <w:tcW w:w="2070" w:type="dxa"/>
            <w:gridSpan w:val="3"/>
            <w:tcBorders>
              <w:top w:val="single" w:sz="4" w:space="0" w:color="auto"/>
              <w:left w:val="nil"/>
              <w:bottom w:val="single" w:sz="4" w:space="0" w:color="auto"/>
              <w:right w:val="nil"/>
            </w:tcBorders>
            <w:shd w:val="clear" w:color="auto" w:fill="auto"/>
            <w:noWrap/>
            <w:vAlign w:val="bottom"/>
            <w:hideMark/>
          </w:tcPr>
          <w:p w14:paraId="3152DD42" w14:textId="77777777" w:rsidR="003F4996" w:rsidRPr="00325C3F" w:rsidRDefault="003F4996" w:rsidP="003F4996">
            <w:pPr>
              <w:jc w:val="center"/>
              <w:rPr>
                <w:rFonts w:cs="Times New Roman"/>
                <w:color w:val="000000"/>
              </w:rPr>
            </w:pPr>
            <w:r w:rsidRPr="00325C3F">
              <w:rPr>
                <w:rFonts w:cs="Times New Roman"/>
                <w:i/>
                <w:iCs/>
                <w:color w:val="000000"/>
              </w:rPr>
              <w:t xml:space="preserve">Likes </w:t>
            </w:r>
            <w:r w:rsidRPr="00325C3F">
              <w:rPr>
                <w:rFonts w:cs="Times New Roman"/>
                <w:color w:val="000000"/>
              </w:rPr>
              <w:t>to</w:t>
            </w:r>
          </w:p>
          <w:p w14:paraId="52FF0C5C" w14:textId="77777777" w:rsidR="003F4996" w:rsidRPr="00325C3F" w:rsidRDefault="003F4996" w:rsidP="003F4996">
            <w:pPr>
              <w:jc w:val="center"/>
              <w:rPr>
                <w:rFonts w:cs="Times New Roman"/>
                <w:color w:val="000000"/>
                <w:vertAlign w:val="superscript"/>
              </w:rPr>
            </w:pPr>
            <w:r w:rsidRPr="00325C3F">
              <w:rPr>
                <w:rFonts w:cs="Times New Roman"/>
                <w:color w:val="000000"/>
              </w:rPr>
              <w:t>Reached 95</w:t>
            </w:r>
            <w:r w:rsidRPr="00325C3F">
              <w:rPr>
                <w:rFonts w:cs="Times New Roman"/>
                <w:color w:val="000000"/>
                <w:vertAlign w:val="superscript"/>
              </w:rPr>
              <w:t>th</w:t>
            </w:r>
          </w:p>
          <w:p w14:paraId="1D8A0808" w14:textId="77777777" w:rsidR="003F4996" w:rsidRPr="00325C3F" w:rsidRDefault="003F4996" w:rsidP="003F4996">
            <w:pPr>
              <w:jc w:val="center"/>
              <w:rPr>
                <w:rFonts w:cs="Times New Roman"/>
                <w:color w:val="000000"/>
              </w:rPr>
            </w:pPr>
            <w:r w:rsidRPr="00325C3F">
              <w:rPr>
                <w:rFonts w:cs="Times New Roman"/>
                <w:color w:val="000000"/>
              </w:rPr>
              <w:t>percentile</w:t>
            </w:r>
          </w:p>
        </w:tc>
        <w:tc>
          <w:tcPr>
            <w:tcW w:w="1536" w:type="dxa"/>
            <w:gridSpan w:val="2"/>
            <w:tcBorders>
              <w:top w:val="single" w:sz="4" w:space="0" w:color="auto"/>
              <w:left w:val="nil"/>
              <w:bottom w:val="single" w:sz="4" w:space="0" w:color="auto"/>
              <w:right w:val="nil"/>
            </w:tcBorders>
          </w:tcPr>
          <w:p w14:paraId="5362CFE1" w14:textId="77777777" w:rsidR="003F4996" w:rsidRPr="00325C3F" w:rsidRDefault="003F4996" w:rsidP="003F4996">
            <w:pPr>
              <w:jc w:val="center"/>
              <w:rPr>
                <w:rFonts w:cs="Times New Roman"/>
                <w:color w:val="000000"/>
              </w:rPr>
            </w:pPr>
            <w:r w:rsidRPr="00325C3F">
              <w:rPr>
                <w:rFonts w:cs="Times New Roman"/>
                <w:i/>
                <w:iCs/>
                <w:color w:val="000000"/>
              </w:rPr>
              <w:t xml:space="preserve">Likes </w:t>
            </w:r>
            <w:r w:rsidRPr="00325C3F">
              <w:rPr>
                <w:rFonts w:cs="Times New Roman"/>
                <w:color w:val="000000"/>
              </w:rPr>
              <w:t>to</w:t>
            </w:r>
          </w:p>
          <w:p w14:paraId="10CDD4B1" w14:textId="77777777" w:rsidR="003F4996" w:rsidRPr="00325C3F" w:rsidRDefault="003F4996" w:rsidP="003F4996">
            <w:pPr>
              <w:jc w:val="center"/>
              <w:rPr>
                <w:rFonts w:cs="Times New Roman"/>
                <w:color w:val="000000"/>
                <w:vertAlign w:val="superscript"/>
              </w:rPr>
            </w:pPr>
            <w:r w:rsidRPr="00325C3F">
              <w:rPr>
                <w:rFonts w:cs="Times New Roman"/>
                <w:color w:val="000000"/>
              </w:rPr>
              <w:t>Reached 99</w:t>
            </w:r>
            <w:r w:rsidRPr="00325C3F">
              <w:rPr>
                <w:rFonts w:cs="Times New Roman"/>
                <w:color w:val="000000"/>
                <w:vertAlign w:val="superscript"/>
              </w:rPr>
              <w:t>th</w:t>
            </w:r>
          </w:p>
          <w:p w14:paraId="436537A2" w14:textId="77777777" w:rsidR="003F4996" w:rsidRPr="00325C3F" w:rsidRDefault="003F4996" w:rsidP="003F4996">
            <w:pPr>
              <w:jc w:val="center"/>
              <w:rPr>
                <w:rFonts w:cs="Times New Roman"/>
                <w:i/>
                <w:iCs/>
                <w:color w:val="000000"/>
              </w:rPr>
            </w:pPr>
            <w:r w:rsidRPr="00325C3F">
              <w:rPr>
                <w:rFonts w:cs="Times New Roman"/>
                <w:color w:val="000000"/>
              </w:rPr>
              <w:t>percentile</w:t>
            </w:r>
          </w:p>
        </w:tc>
      </w:tr>
      <w:tr w:rsidR="003F4996" w:rsidRPr="002F5CF0" w14:paraId="450FADED" w14:textId="77777777" w:rsidTr="00AD3123">
        <w:trPr>
          <w:trHeight w:val="141"/>
        </w:trPr>
        <w:tc>
          <w:tcPr>
            <w:tcW w:w="2593" w:type="dxa"/>
            <w:tcBorders>
              <w:top w:val="single" w:sz="4" w:space="0" w:color="auto"/>
              <w:left w:val="nil"/>
              <w:right w:val="nil"/>
            </w:tcBorders>
            <w:shd w:val="clear" w:color="auto" w:fill="auto"/>
            <w:noWrap/>
            <w:vAlign w:val="bottom"/>
          </w:tcPr>
          <w:p w14:paraId="26D90E16" w14:textId="77777777" w:rsidR="003F4996" w:rsidRPr="00325C3F" w:rsidRDefault="003F4996" w:rsidP="003F4996">
            <w:pPr>
              <w:rPr>
                <w:rFonts w:cs="Times New Roman"/>
                <w:color w:val="000000"/>
              </w:rPr>
            </w:pPr>
          </w:p>
        </w:tc>
        <w:tc>
          <w:tcPr>
            <w:tcW w:w="1176" w:type="dxa"/>
            <w:tcBorders>
              <w:top w:val="single" w:sz="4" w:space="0" w:color="auto"/>
              <w:left w:val="nil"/>
              <w:right w:val="nil"/>
            </w:tcBorders>
            <w:shd w:val="clear" w:color="auto" w:fill="auto"/>
            <w:noWrap/>
            <w:vAlign w:val="bottom"/>
          </w:tcPr>
          <w:p w14:paraId="6FFE37DB" w14:textId="77777777" w:rsidR="003F4996" w:rsidRPr="00325C3F" w:rsidRDefault="003F4996" w:rsidP="003F4996">
            <w:pPr>
              <w:jc w:val="center"/>
              <w:rPr>
                <w:rFonts w:cs="Times New Roman"/>
                <w:color w:val="000000"/>
              </w:rPr>
            </w:pPr>
          </w:p>
        </w:tc>
        <w:tc>
          <w:tcPr>
            <w:tcW w:w="1451" w:type="dxa"/>
            <w:gridSpan w:val="2"/>
            <w:tcBorders>
              <w:top w:val="single" w:sz="4" w:space="0" w:color="auto"/>
              <w:left w:val="nil"/>
              <w:right w:val="nil"/>
            </w:tcBorders>
            <w:shd w:val="clear" w:color="auto" w:fill="auto"/>
            <w:noWrap/>
            <w:vAlign w:val="bottom"/>
          </w:tcPr>
          <w:p w14:paraId="06B1D2E9" w14:textId="77777777" w:rsidR="003F4996" w:rsidRPr="00325C3F" w:rsidRDefault="003F4996" w:rsidP="003F4996">
            <w:pPr>
              <w:rPr>
                <w:rFonts w:cs="Times New Roman"/>
                <w:color w:val="000000"/>
              </w:rPr>
            </w:pPr>
          </w:p>
        </w:tc>
        <w:tc>
          <w:tcPr>
            <w:tcW w:w="2070" w:type="dxa"/>
            <w:gridSpan w:val="3"/>
            <w:tcBorders>
              <w:top w:val="single" w:sz="4" w:space="0" w:color="auto"/>
              <w:left w:val="nil"/>
              <w:right w:val="nil"/>
            </w:tcBorders>
            <w:shd w:val="clear" w:color="auto" w:fill="auto"/>
            <w:noWrap/>
            <w:vAlign w:val="bottom"/>
          </w:tcPr>
          <w:p w14:paraId="6EF4DBFB" w14:textId="77777777" w:rsidR="003F4996" w:rsidRPr="00325C3F" w:rsidRDefault="003F4996" w:rsidP="003F4996">
            <w:pPr>
              <w:rPr>
                <w:rFonts w:cs="Times New Roman"/>
                <w:color w:val="000000"/>
              </w:rPr>
            </w:pPr>
          </w:p>
        </w:tc>
        <w:tc>
          <w:tcPr>
            <w:tcW w:w="1536" w:type="dxa"/>
            <w:gridSpan w:val="2"/>
            <w:tcBorders>
              <w:top w:val="single" w:sz="4" w:space="0" w:color="auto"/>
              <w:left w:val="nil"/>
              <w:right w:val="nil"/>
            </w:tcBorders>
          </w:tcPr>
          <w:p w14:paraId="42A813E2" w14:textId="77777777" w:rsidR="003F4996" w:rsidRPr="00325C3F" w:rsidRDefault="003F4996" w:rsidP="003F4996">
            <w:pPr>
              <w:rPr>
                <w:rFonts w:cs="Times New Roman"/>
                <w:color w:val="000000"/>
              </w:rPr>
            </w:pPr>
          </w:p>
        </w:tc>
      </w:tr>
      <w:tr w:rsidR="003F4996" w:rsidRPr="00325C3F" w14:paraId="0E3D5B69" w14:textId="77777777" w:rsidTr="003F4996">
        <w:trPr>
          <w:trHeight w:val="141"/>
        </w:trPr>
        <w:tc>
          <w:tcPr>
            <w:tcW w:w="3769" w:type="dxa"/>
            <w:gridSpan w:val="2"/>
            <w:tcBorders>
              <w:left w:val="nil"/>
              <w:right w:val="nil"/>
            </w:tcBorders>
            <w:shd w:val="clear" w:color="auto" w:fill="auto"/>
            <w:noWrap/>
          </w:tcPr>
          <w:p w14:paraId="05903B5D" w14:textId="77777777" w:rsidR="003F4996" w:rsidRPr="00BF652F" w:rsidRDefault="003F4996" w:rsidP="003F4996">
            <w:pPr>
              <w:rPr>
                <w:rFonts w:cs="Times New Roman"/>
                <w:i/>
                <w:iCs/>
                <w:color w:val="000000"/>
              </w:rPr>
            </w:pPr>
            <w:r w:rsidRPr="00BF652F">
              <w:rPr>
                <w:rFonts w:cs="Times New Roman"/>
                <w:i/>
                <w:iCs/>
              </w:rPr>
              <w:t xml:space="preserve">Entire Set of Geotag Photos </w:t>
            </w:r>
          </w:p>
        </w:tc>
        <w:tc>
          <w:tcPr>
            <w:tcW w:w="1296" w:type="dxa"/>
            <w:tcBorders>
              <w:left w:val="nil"/>
              <w:right w:val="nil"/>
            </w:tcBorders>
            <w:shd w:val="clear" w:color="auto" w:fill="auto"/>
            <w:noWrap/>
            <w:vAlign w:val="bottom"/>
          </w:tcPr>
          <w:p w14:paraId="0941FF3C" w14:textId="77777777" w:rsidR="003F4996" w:rsidRPr="00BF652F" w:rsidRDefault="003F4996" w:rsidP="003F4996">
            <w:pPr>
              <w:jc w:val="center"/>
              <w:rPr>
                <w:rFonts w:cs="Times New Roman"/>
                <w:color w:val="000000"/>
              </w:rPr>
            </w:pPr>
          </w:p>
        </w:tc>
        <w:tc>
          <w:tcPr>
            <w:tcW w:w="236" w:type="dxa"/>
            <w:gridSpan w:val="2"/>
            <w:tcBorders>
              <w:left w:val="nil"/>
              <w:right w:val="nil"/>
            </w:tcBorders>
          </w:tcPr>
          <w:p w14:paraId="43E946DC" w14:textId="77777777" w:rsidR="003F4996" w:rsidRPr="00BF652F" w:rsidRDefault="003F4996" w:rsidP="003F4996">
            <w:pPr>
              <w:rPr>
                <w:rFonts w:cs="Times New Roman"/>
                <w:color w:val="000000"/>
              </w:rPr>
            </w:pPr>
          </w:p>
        </w:tc>
        <w:tc>
          <w:tcPr>
            <w:tcW w:w="3525" w:type="dxa"/>
            <w:gridSpan w:val="4"/>
            <w:tcBorders>
              <w:left w:val="nil"/>
              <w:right w:val="nil"/>
            </w:tcBorders>
            <w:shd w:val="clear" w:color="auto" w:fill="auto"/>
            <w:noWrap/>
            <w:vAlign w:val="bottom"/>
          </w:tcPr>
          <w:p w14:paraId="67504A40" w14:textId="77777777" w:rsidR="003F4996" w:rsidRPr="00BF652F" w:rsidRDefault="003F4996" w:rsidP="003F4996">
            <w:pPr>
              <w:rPr>
                <w:rFonts w:cs="Times New Roman"/>
                <w:color w:val="000000"/>
              </w:rPr>
            </w:pPr>
          </w:p>
        </w:tc>
      </w:tr>
      <w:tr w:rsidR="003F4996" w:rsidRPr="002845B2" w14:paraId="404526A3" w14:textId="77777777" w:rsidTr="00AD3123">
        <w:trPr>
          <w:trHeight w:val="144"/>
        </w:trPr>
        <w:tc>
          <w:tcPr>
            <w:tcW w:w="2593" w:type="dxa"/>
            <w:tcBorders>
              <w:left w:val="nil"/>
              <w:right w:val="nil"/>
            </w:tcBorders>
            <w:shd w:val="clear" w:color="auto" w:fill="auto"/>
            <w:noWrap/>
            <w:vAlign w:val="bottom"/>
          </w:tcPr>
          <w:p w14:paraId="62E87CAC" w14:textId="77777777" w:rsidR="003F4996" w:rsidRPr="00BF652F" w:rsidRDefault="003F4996" w:rsidP="003F4996">
            <w:pPr>
              <w:rPr>
                <w:rFonts w:cs="Times New Roman"/>
                <w:color w:val="000000"/>
              </w:rPr>
            </w:pPr>
            <w:r w:rsidRPr="00BF652F">
              <w:rPr>
                <w:rFonts w:cs="Times New Roman"/>
                <w:color w:val="000000"/>
              </w:rPr>
              <w:t>2010-2019</w:t>
            </w:r>
          </w:p>
        </w:tc>
        <w:tc>
          <w:tcPr>
            <w:tcW w:w="1176" w:type="dxa"/>
            <w:tcBorders>
              <w:left w:val="nil"/>
              <w:right w:val="nil"/>
            </w:tcBorders>
            <w:shd w:val="clear" w:color="auto" w:fill="auto"/>
            <w:noWrap/>
            <w:vAlign w:val="bottom"/>
          </w:tcPr>
          <w:p w14:paraId="0C03AECD" w14:textId="77777777" w:rsidR="003F4996" w:rsidRPr="00BF652F" w:rsidRDefault="003F4996" w:rsidP="003F4996">
            <w:pPr>
              <w:jc w:val="center"/>
              <w:rPr>
                <w:rFonts w:cs="Times New Roman"/>
                <w:color w:val="000000"/>
              </w:rPr>
            </w:pPr>
            <w:r w:rsidRPr="00BF652F">
              <w:rPr>
                <w:rFonts w:cs="Times New Roman"/>
                <w:color w:val="000000"/>
              </w:rPr>
              <w:t>8,310,295</w:t>
            </w:r>
          </w:p>
        </w:tc>
        <w:tc>
          <w:tcPr>
            <w:tcW w:w="1451" w:type="dxa"/>
            <w:gridSpan w:val="2"/>
            <w:tcBorders>
              <w:left w:val="nil"/>
              <w:right w:val="nil"/>
            </w:tcBorders>
            <w:shd w:val="clear" w:color="auto" w:fill="auto"/>
            <w:noWrap/>
            <w:vAlign w:val="bottom"/>
          </w:tcPr>
          <w:p w14:paraId="0455998F" w14:textId="77777777" w:rsidR="003F4996" w:rsidRPr="00BF652F" w:rsidRDefault="003F4996" w:rsidP="003F4996">
            <w:pPr>
              <w:jc w:val="center"/>
              <w:rPr>
                <w:rFonts w:cs="Times New Roman"/>
                <w:color w:val="000000"/>
              </w:rPr>
            </w:pPr>
            <w:r w:rsidRPr="00BF652F">
              <w:rPr>
                <w:rFonts w:cs="Times New Roman"/>
                <w:color w:val="000000"/>
              </w:rPr>
              <w:t>207</w:t>
            </w:r>
          </w:p>
        </w:tc>
        <w:tc>
          <w:tcPr>
            <w:tcW w:w="2070" w:type="dxa"/>
            <w:gridSpan w:val="3"/>
            <w:tcBorders>
              <w:left w:val="nil"/>
              <w:right w:val="nil"/>
            </w:tcBorders>
            <w:shd w:val="clear" w:color="auto" w:fill="auto"/>
            <w:noWrap/>
            <w:vAlign w:val="bottom"/>
          </w:tcPr>
          <w:p w14:paraId="62F0C76F" w14:textId="77777777" w:rsidR="003F4996" w:rsidRPr="00BF652F" w:rsidRDefault="003F4996" w:rsidP="003F4996">
            <w:pPr>
              <w:jc w:val="center"/>
              <w:rPr>
                <w:rFonts w:cs="Times New Roman"/>
                <w:color w:val="000000"/>
              </w:rPr>
            </w:pPr>
            <w:r w:rsidRPr="00BF652F">
              <w:rPr>
                <w:rFonts w:cs="Times New Roman"/>
                <w:color w:val="000000"/>
              </w:rPr>
              <w:t>347</w:t>
            </w:r>
          </w:p>
        </w:tc>
        <w:tc>
          <w:tcPr>
            <w:tcW w:w="1536" w:type="dxa"/>
            <w:gridSpan w:val="2"/>
            <w:tcBorders>
              <w:left w:val="nil"/>
              <w:right w:val="nil"/>
            </w:tcBorders>
          </w:tcPr>
          <w:p w14:paraId="4A1FC7EA" w14:textId="77777777" w:rsidR="003F4996" w:rsidRPr="00BF652F" w:rsidRDefault="003F4996" w:rsidP="003F4996">
            <w:pPr>
              <w:jc w:val="center"/>
              <w:rPr>
                <w:rFonts w:cs="Times New Roman"/>
                <w:color w:val="000000"/>
              </w:rPr>
            </w:pPr>
            <w:r w:rsidRPr="00BF652F">
              <w:rPr>
                <w:rFonts w:cs="Times New Roman"/>
                <w:color w:val="000000"/>
              </w:rPr>
              <w:t>2,047</w:t>
            </w:r>
          </w:p>
        </w:tc>
      </w:tr>
      <w:tr w:rsidR="003F4996" w:rsidRPr="00325C3F" w14:paraId="7A611CE3" w14:textId="77777777" w:rsidTr="00AD3123">
        <w:trPr>
          <w:gridAfter w:val="1"/>
          <w:wAfter w:w="239" w:type="dxa"/>
          <w:trHeight w:val="480"/>
        </w:trPr>
        <w:tc>
          <w:tcPr>
            <w:tcW w:w="2593" w:type="dxa"/>
            <w:tcBorders>
              <w:left w:val="nil"/>
              <w:right w:val="nil"/>
            </w:tcBorders>
            <w:shd w:val="clear" w:color="auto" w:fill="auto"/>
            <w:noWrap/>
            <w:vAlign w:val="bottom"/>
          </w:tcPr>
          <w:p w14:paraId="37E811C2" w14:textId="77777777" w:rsidR="003F4996" w:rsidRPr="00BF652F" w:rsidRDefault="003F4996" w:rsidP="003F4996">
            <w:pPr>
              <w:rPr>
                <w:rFonts w:cs="Times New Roman"/>
                <w:color w:val="000000"/>
              </w:rPr>
            </w:pPr>
            <w:r w:rsidRPr="00BF652F">
              <w:rPr>
                <w:rFonts w:cs="Times New Roman"/>
                <w:i/>
                <w:iCs/>
              </w:rPr>
              <w:t>Per Year Geotag Photos</w:t>
            </w:r>
          </w:p>
        </w:tc>
        <w:tc>
          <w:tcPr>
            <w:tcW w:w="1176" w:type="dxa"/>
            <w:tcBorders>
              <w:left w:val="nil"/>
              <w:right w:val="nil"/>
            </w:tcBorders>
            <w:shd w:val="clear" w:color="auto" w:fill="auto"/>
            <w:noWrap/>
            <w:vAlign w:val="bottom"/>
          </w:tcPr>
          <w:p w14:paraId="5CFE1172" w14:textId="77777777" w:rsidR="003F4996" w:rsidRPr="00BF652F" w:rsidRDefault="003F4996" w:rsidP="003F4996">
            <w:pPr>
              <w:jc w:val="center"/>
              <w:rPr>
                <w:rFonts w:cs="Times New Roman"/>
                <w:color w:val="000000"/>
              </w:rPr>
            </w:pPr>
          </w:p>
        </w:tc>
        <w:tc>
          <w:tcPr>
            <w:tcW w:w="2592" w:type="dxa"/>
            <w:gridSpan w:val="4"/>
            <w:tcBorders>
              <w:left w:val="nil"/>
              <w:right w:val="nil"/>
            </w:tcBorders>
          </w:tcPr>
          <w:p w14:paraId="19F037AE" w14:textId="77777777" w:rsidR="003F4996" w:rsidRPr="00BF652F" w:rsidRDefault="003F4996" w:rsidP="003F4996">
            <w:pPr>
              <w:rPr>
                <w:rFonts w:cs="Times New Roman"/>
                <w:color w:val="000000"/>
              </w:rPr>
            </w:pPr>
          </w:p>
        </w:tc>
        <w:tc>
          <w:tcPr>
            <w:tcW w:w="2226" w:type="dxa"/>
            <w:gridSpan w:val="2"/>
            <w:tcBorders>
              <w:left w:val="nil"/>
              <w:right w:val="nil"/>
            </w:tcBorders>
            <w:shd w:val="clear" w:color="auto" w:fill="auto"/>
            <w:noWrap/>
            <w:vAlign w:val="bottom"/>
          </w:tcPr>
          <w:p w14:paraId="2F94CBF4" w14:textId="77777777" w:rsidR="003F4996" w:rsidRPr="00BF652F" w:rsidRDefault="003F4996" w:rsidP="003F4996">
            <w:pPr>
              <w:rPr>
                <w:rFonts w:cs="Times New Roman"/>
                <w:color w:val="000000"/>
              </w:rPr>
            </w:pPr>
          </w:p>
        </w:tc>
      </w:tr>
      <w:tr w:rsidR="003F4996" w:rsidRPr="002845B2" w14:paraId="6CE0A9FD" w14:textId="77777777" w:rsidTr="00AD3123">
        <w:trPr>
          <w:trHeight w:val="144"/>
        </w:trPr>
        <w:tc>
          <w:tcPr>
            <w:tcW w:w="2593" w:type="dxa"/>
            <w:tcBorders>
              <w:left w:val="nil"/>
              <w:right w:val="nil"/>
            </w:tcBorders>
            <w:shd w:val="clear" w:color="auto" w:fill="auto"/>
            <w:noWrap/>
            <w:vAlign w:val="bottom"/>
          </w:tcPr>
          <w:p w14:paraId="7A9E3B14" w14:textId="77777777" w:rsidR="003F4996" w:rsidRPr="00BF652F" w:rsidRDefault="003F4996" w:rsidP="003F4996">
            <w:pPr>
              <w:rPr>
                <w:rFonts w:cs="Times New Roman"/>
                <w:color w:val="000000"/>
              </w:rPr>
            </w:pPr>
            <w:r w:rsidRPr="00BF652F">
              <w:rPr>
                <w:rFonts w:cs="Times New Roman"/>
                <w:color w:val="000000"/>
              </w:rPr>
              <w:t>2010</w:t>
            </w:r>
          </w:p>
        </w:tc>
        <w:tc>
          <w:tcPr>
            <w:tcW w:w="1176" w:type="dxa"/>
            <w:tcBorders>
              <w:left w:val="nil"/>
              <w:right w:val="nil"/>
            </w:tcBorders>
            <w:shd w:val="clear" w:color="auto" w:fill="auto"/>
            <w:noWrap/>
            <w:vAlign w:val="bottom"/>
          </w:tcPr>
          <w:p w14:paraId="234D6FF8" w14:textId="77777777" w:rsidR="003F4996" w:rsidRPr="00BF652F" w:rsidRDefault="003F4996" w:rsidP="003F4996">
            <w:pPr>
              <w:jc w:val="center"/>
              <w:rPr>
                <w:rFonts w:cs="Times New Roman"/>
                <w:color w:val="000000"/>
              </w:rPr>
            </w:pPr>
            <w:r w:rsidRPr="00BF652F">
              <w:rPr>
                <w:rFonts w:cs="Times New Roman"/>
                <w:color w:val="000000"/>
              </w:rPr>
              <w:t>10</w:t>
            </w:r>
          </w:p>
        </w:tc>
        <w:tc>
          <w:tcPr>
            <w:tcW w:w="1451" w:type="dxa"/>
            <w:gridSpan w:val="2"/>
            <w:tcBorders>
              <w:left w:val="nil"/>
              <w:right w:val="nil"/>
            </w:tcBorders>
            <w:shd w:val="clear" w:color="auto" w:fill="auto"/>
            <w:noWrap/>
            <w:vAlign w:val="bottom"/>
          </w:tcPr>
          <w:p w14:paraId="6CCD40C0" w14:textId="77777777" w:rsidR="003F4996" w:rsidRPr="00BF652F" w:rsidRDefault="003F4996" w:rsidP="003F4996">
            <w:pPr>
              <w:jc w:val="center"/>
              <w:rPr>
                <w:rFonts w:cs="Times New Roman"/>
                <w:color w:val="000000"/>
              </w:rPr>
            </w:pPr>
            <w:r w:rsidRPr="00BF652F">
              <w:rPr>
                <w:rFonts w:cs="Times New Roman"/>
                <w:color w:val="000000"/>
              </w:rPr>
              <w:t>11</w:t>
            </w:r>
          </w:p>
        </w:tc>
        <w:tc>
          <w:tcPr>
            <w:tcW w:w="2070" w:type="dxa"/>
            <w:gridSpan w:val="3"/>
            <w:tcBorders>
              <w:left w:val="nil"/>
              <w:right w:val="nil"/>
            </w:tcBorders>
            <w:shd w:val="clear" w:color="auto" w:fill="auto"/>
            <w:noWrap/>
            <w:vAlign w:val="bottom"/>
          </w:tcPr>
          <w:p w14:paraId="193A06C7" w14:textId="77777777" w:rsidR="003F4996" w:rsidRPr="00BF652F" w:rsidRDefault="003F4996" w:rsidP="003F4996">
            <w:pPr>
              <w:jc w:val="center"/>
              <w:rPr>
                <w:rFonts w:cs="Times New Roman"/>
                <w:color w:val="000000"/>
              </w:rPr>
            </w:pPr>
            <w:r w:rsidRPr="00BF652F">
              <w:rPr>
                <w:rFonts w:cs="Times New Roman"/>
                <w:color w:val="000000"/>
              </w:rPr>
              <w:t>12</w:t>
            </w:r>
          </w:p>
        </w:tc>
        <w:tc>
          <w:tcPr>
            <w:tcW w:w="1536" w:type="dxa"/>
            <w:gridSpan w:val="2"/>
            <w:tcBorders>
              <w:left w:val="nil"/>
              <w:right w:val="nil"/>
            </w:tcBorders>
          </w:tcPr>
          <w:p w14:paraId="6222D20A" w14:textId="77777777" w:rsidR="003F4996" w:rsidRPr="00BF652F" w:rsidRDefault="003F4996" w:rsidP="003F4996">
            <w:pPr>
              <w:jc w:val="center"/>
              <w:rPr>
                <w:rFonts w:cs="Times New Roman"/>
                <w:color w:val="000000"/>
              </w:rPr>
            </w:pPr>
            <w:r w:rsidRPr="00BF652F">
              <w:rPr>
                <w:rFonts w:cs="Times New Roman"/>
                <w:color w:val="000000"/>
              </w:rPr>
              <w:t>13</w:t>
            </w:r>
          </w:p>
        </w:tc>
      </w:tr>
      <w:tr w:rsidR="003F4996" w:rsidRPr="002845B2" w14:paraId="33DABA11" w14:textId="77777777" w:rsidTr="00AD3123">
        <w:trPr>
          <w:trHeight w:val="141"/>
        </w:trPr>
        <w:tc>
          <w:tcPr>
            <w:tcW w:w="2593" w:type="dxa"/>
            <w:tcBorders>
              <w:left w:val="nil"/>
              <w:right w:val="nil"/>
            </w:tcBorders>
            <w:shd w:val="clear" w:color="auto" w:fill="auto"/>
            <w:noWrap/>
            <w:vAlign w:val="bottom"/>
          </w:tcPr>
          <w:p w14:paraId="01E63F62" w14:textId="77777777" w:rsidR="003F4996" w:rsidRPr="00BF652F" w:rsidRDefault="003F4996" w:rsidP="003F4996">
            <w:pPr>
              <w:rPr>
                <w:rFonts w:cs="Times New Roman"/>
                <w:color w:val="000000"/>
              </w:rPr>
            </w:pPr>
            <w:r w:rsidRPr="00BF652F">
              <w:rPr>
                <w:rFonts w:cs="Times New Roman"/>
                <w:color w:val="000000"/>
              </w:rPr>
              <w:t>2011</w:t>
            </w:r>
          </w:p>
        </w:tc>
        <w:tc>
          <w:tcPr>
            <w:tcW w:w="1176" w:type="dxa"/>
            <w:tcBorders>
              <w:left w:val="nil"/>
              <w:right w:val="nil"/>
            </w:tcBorders>
            <w:shd w:val="clear" w:color="auto" w:fill="auto"/>
            <w:noWrap/>
            <w:vAlign w:val="bottom"/>
          </w:tcPr>
          <w:p w14:paraId="791A3870" w14:textId="77777777" w:rsidR="003F4996" w:rsidRPr="00BF652F" w:rsidRDefault="003F4996" w:rsidP="003F4996">
            <w:pPr>
              <w:jc w:val="center"/>
              <w:rPr>
                <w:rFonts w:cs="Times New Roman"/>
                <w:color w:val="000000"/>
              </w:rPr>
            </w:pPr>
            <w:r w:rsidRPr="00BF652F">
              <w:rPr>
                <w:rFonts w:cs="Times New Roman"/>
                <w:color w:val="000000"/>
              </w:rPr>
              <w:t>706</w:t>
            </w:r>
          </w:p>
        </w:tc>
        <w:tc>
          <w:tcPr>
            <w:tcW w:w="1451" w:type="dxa"/>
            <w:gridSpan w:val="2"/>
            <w:tcBorders>
              <w:left w:val="nil"/>
              <w:right w:val="nil"/>
            </w:tcBorders>
            <w:shd w:val="clear" w:color="auto" w:fill="auto"/>
            <w:noWrap/>
            <w:vAlign w:val="bottom"/>
          </w:tcPr>
          <w:p w14:paraId="7DF41679" w14:textId="77777777" w:rsidR="003F4996" w:rsidRPr="00BF652F" w:rsidRDefault="003F4996" w:rsidP="003F4996">
            <w:pPr>
              <w:jc w:val="center"/>
              <w:rPr>
                <w:rFonts w:cs="Times New Roman"/>
                <w:color w:val="000000"/>
              </w:rPr>
            </w:pPr>
            <w:r w:rsidRPr="00BF652F">
              <w:rPr>
                <w:rFonts w:cs="Times New Roman"/>
                <w:color w:val="000000"/>
              </w:rPr>
              <w:t>22</w:t>
            </w:r>
          </w:p>
        </w:tc>
        <w:tc>
          <w:tcPr>
            <w:tcW w:w="2070" w:type="dxa"/>
            <w:gridSpan w:val="3"/>
            <w:tcBorders>
              <w:left w:val="nil"/>
              <w:right w:val="nil"/>
            </w:tcBorders>
            <w:shd w:val="clear" w:color="auto" w:fill="auto"/>
            <w:noWrap/>
            <w:vAlign w:val="bottom"/>
          </w:tcPr>
          <w:p w14:paraId="180F258F" w14:textId="77777777" w:rsidR="003F4996" w:rsidRPr="00BF652F" w:rsidRDefault="003F4996" w:rsidP="003F4996">
            <w:pPr>
              <w:jc w:val="center"/>
              <w:rPr>
                <w:rFonts w:cs="Times New Roman"/>
                <w:color w:val="000000"/>
              </w:rPr>
            </w:pPr>
            <w:r w:rsidRPr="00BF652F">
              <w:rPr>
                <w:rFonts w:cs="Times New Roman"/>
                <w:color w:val="000000"/>
              </w:rPr>
              <w:t>43</w:t>
            </w:r>
          </w:p>
        </w:tc>
        <w:tc>
          <w:tcPr>
            <w:tcW w:w="1536" w:type="dxa"/>
            <w:gridSpan w:val="2"/>
            <w:tcBorders>
              <w:left w:val="nil"/>
              <w:right w:val="nil"/>
            </w:tcBorders>
          </w:tcPr>
          <w:p w14:paraId="18208D55" w14:textId="77777777" w:rsidR="003F4996" w:rsidRPr="00BF652F" w:rsidRDefault="003F4996" w:rsidP="003F4996">
            <w:pPr>
              <w:jc w:val="center"/>
              <w:rPr>
                <w:rFonts w:cs="Times New Roman"/>
                <w:color w:val="000000"/>
              </w:rPr>
            </w:pPr>
            <w:r w:rsidRPr="00BF652F">
              <w:rPr>
                <w:rFonts w:cs="Times New Roman"/>
                <w:color w:val="000000"/>
              </w:rPr>
              <w:t>307</w:t>
            </w:r>
          </w:p>
        </w:tc>
      </w:tr>
      <w:tr w:rsidR="003F4996" w:rsidRPr="002845B2" w14:paraId="1D21E494" w14:textId="77777777" w:rsidTr="00AD3123">
        <w:trPr>
          <w:trHeight w:val="141"/>
        </w:trPr>
        <w:tc>
          <w:tcPr>
            <w:tcW w:w="2593" w:type="dxa"/>
            <w:tcBorders>
              <w:left w:val="nil"/>
              <w:right w:val="nil"/>
            </w:tcBorders>
            <w:shd w:val="clear" w:color="auto" w:fill="auto"/>
            <w:noWrap/>
            <w:vAlign w:val="bottom"/>
          </w:tcPr>
          <w:p w14:paraId="6920DCE3" w14:textId="77777777" w:rsidR="003F4996" w:rsidRPr="00BF652F" w:rsidRDefault="003F4996" w:rsidP="003F4996">
            <w:pPr>
              <w:rPr>
                <w:rFonts w:cs="Times New Roman"/>
                <w:color w:val="000000"/>
              </w:rPr>
            </w:pPr>
            <w:r w:rsidRPr="00BF652F">
              <w:rPr>
                <w:rFonts w:cs="Times New Roman"/>
                <w:color w:val="000000"/>
              </w:rPr>
              <w:t>2012</w:t>
            </w:r>
          </w:p>
        </w:tc>
        <w:tc>
          <w:tcPr>
            <w:tcW w:w="1176" w:type="dxa"/>
            <w:tcBorders>
              <w:left w:val="nil"/>
              <w:right w:val="nil"/>
            </w:tcBorders>
            <w:shd w:val="clear" w:color="auto" w:fill="auto"/>
            <w:noWrap/>
            <w:vAlign w:val="bottom"/>
          </w:tcPr>
          <w:p w14:paraId="2CC6F1F1" w14:textId="77777777" w:rsidR="003F4996" w:rsidRPr="00BF652F" w:rsidRDefault="003F4996" w:rsidP="003F4996">
            <w:pPr>
              <w:jc w:val="center"/>
              <w:rPr>
                <w:rFonts w:cs="Times New Roman"/>
                <w:color w:val="000000"/>
              </w:rPr>
            </w:pPr>
            <w:r w:rsidRPr="00BF652F">
              <w:rPr>
                <w:rFonts w:cs="Times New Roman"/>
                <w:color w:val="000000"/>
              </w:rPr>
              <w:t>9,383</w:t>
            </w:r>
          </w:p>
        </w:tc>
        <w:tc>
          <w:tcPr>
            <w:tcW w:w="1451" w:type="dxa"/>
            <w:gridSpan w:val="2"/>
            <w:tcBorders>
              <w:left w:val="nil"/>
              <w:right w:val="nil"/>
            </w:tcBorders>
            <w:shd w:val="clear" w:color="auto" w:fill="auto"/>
            <w:noWrap/>
            <w:vAlign w:val="bottom"/>
          </w:tcPr>
          <w:p w14:paraId="673C7F98" w14:textId="77777777" w:rsidR="003F4996" w:rsidRPr="00BF652F" w:rsidRDefault="003F4996" w:rsidP="003F4996">
            <w:pPr>
              <w:jc w:val="center"/>
              <w:rPr>
                <w:rFonts w:cs="Times New Roman"/>
                <w:color w:val="000000"/>
              </w:rPr>
            </w:pPr>
            <w:r w:rsidRPr="00BF652F">
              <w:rPr>
                <w:rFonts w:cs="Times New Roman"/>
                <w:color w:val="000000"/>
              </w:rPr>
              <w:t>39</w:t>
            </w:r>
          </w:p>
        </w:tc>
        <w:tc>
          <w:tcPr>
            <w:tcW w:w="2070" w:type="dxa"/>
            <w:gridSpan w:val="3"/>
            <w:tcBorders>
              <w:left w:val="nil"/>
              <w:right w:val="nil"/>
            </w:tcBorders>
            <w:shd w:val="clear" w:color="auto" w:fill="auto"/>
            <w:noWrap/>
            <w:vAlign w:val="bottom"/>
          </w:tcPr>
          <w:p w14:paraId="16F7CA48" w14:textId="77777777" w:rsidR="003F4996" w:rsidRPr="00BF652F" w:rsidRDefault="003F4996" w:rsidP="003F4996">
            <w:pPr>
              <w:jc w:val="center"/>
              <w:rPr>
                <w:rFonts w:cs="Times New Roman"/>
                <w:color w:val="000000"/>
              </w:rPr>
            </w:pPr>
            <w:r w:rsidRPr="00BF652F">
              <w:rPr>
                <w:rFonts w:cs="Times New Roman"/>
                <w:color w:val="000000"/>
              </w:rPr>
              <w:t>67</w:t>
            </w:r>
          </w:p>
        </w:tc>
        <w:tc>
          <w:tcPr>
            <w:tcW w:w="1536" w:type="dxa"/>
            <w:gridSpan w:val="2"/>
            <w:tcBorders>
              <w:left w:val="nil"/>
              <w:right w:val="nil"/>
            </w:tcBorders>
          </w:tcPr>
          <w:p w14:paraId="3B17DA63" w14:textId="77777777" w:rsidR="003F4996" w:rsidRPr="00BF652F" w:rsidRDefault="003F4996" w:rsidP="003F4996">
            <w:pPr>
              <w:jc w:val="center"/>
              <w:rPr>
                <w:rFonts w:cs="Times New Roman"/>
                <w:color w:val="000000"/>
              </w:rPr>
            </w:pPr>
            <w:r w:rsidRPr="00BF652F">
              <w:rPr>
                <w:rFonts w:cs="Times New Roman"/>
                <w:color w:val="000000"/>
              </w:rPr>
              <w:t>269</w:t>
            </w:r>
          </w:p>
        </w:tc>
      </w:tr>
      <w:tr w:rsidR="003F4996" w:rsidRPr="002845B2" w14:paraId="4D9F3B27" w14:textId="77777777" w:rsidTr="00AD3123">
        <w:trPr>
          <w:trHeight w:val="141"/>
        </w:trPr>
        <w:tc>
          <w:tcPr>
            <w:tcW w:w="2593" w:type="dxa"/>
            <w:tcBorders>
              <w:left w:val="nil"/>
              <w:right w:val="nil"/>
            </w:tcBorders>
            <w:shd w:val="clear" w:color="auto" w:fill="auto"/>
            <w:noWrap/>
            <w:vAlign w:val="bottom"/>
          </w:tcPr>
          <w:p w14:paraId="384AC8B9" w14:textId="77777777" w:rsidR="003F4996" w:rsidRPr="00BF652F" w:rsidRDefault="003F4996" w:rsidP="003F4996">
            <w:pPr>
              <w:rPr>
                <w:rFonts w:cs="Times New Roman"/>
                <w:color w:val="000000"/>
              </w:rPr>
            </w:pPr>
            <w:r w:rsidRPr="00BF652F">
              <w:rPr>
                <w:rFonts w:cs="Times New Roman"/>
                <w:color w:val="000000"/>
              </w:rPr>
              <w:t>2013</w:t>
            </w:r>
          </w:p>
        </w:tc>
        <w:tc>
          <w:tcPr>
            <w:tcW w:w="1176" w:type="dxa"/>
            <w:tcBorders>
              <w:left w:val="nil"/>
              <w:right w:val="nil"/>
            </w:tcBorders>
            <w:shd w:val="clear" w:color="auto" w:fill="auto"/>
            <w:noWrap/>
            <w:vAlign w:val="bottom"/>
          </w:tcPr>
          <w:p w14:paraId="28033B93" w14:textId="77777777" w:rsidR="003F4996" w:rsidRPr="00BF652F" w:rsidRDefault="003F4996" w:rsidP="003F4996">
            <w:pPr>
              <w:jc w:val="center"/>
              <w:rPr>
                <w:rFonts w:cs="Times New Roman"/>
                <w:color w:val="000000"/>
              </w:rPr>
            </w:pPr>
            <w:r w:rsidRPr="00BF652F">
              <w:rPr>
                <w:rFonts w:cs="Times New Roman"/>
                <w:color w:val="000000"/>
              </w:rPr>
              <w:t>22,723</w:t>
            </w:r>
          </w:p>
        </w:tc>
        <w:tc>
          <w:tcPr>
            <w:tcW w:w="1451" w:type="dxa"/>
            <w:gridSpan w:val="2"/>
            <w:tcBorders>
              <w:left w:val="nil"/>
              <w:right w:val="nil"/>
            </w:tcBorders>
            <w:shd w:val="clear" w:color="auto" w:fill="auto"/>
            <w:noWrap/>
            <w:vAlign w:val="bottom"/>
          </w:tcPr>
          <w:p w14:paraId="1F112C21" w14:textId="77777777" w:rsidR="003F4996" w:rsidRPr="00BF652F" w:rsidRDefault="003F4996" w:rsidP="003F4996">
            <w:pPr>
              <w:jc w:val="center"/>
              <w:rPr>
                <w:rFonts w:cs="Times New Roman"/>
                <w:color w:val="000000"/>
              </w:rPr>
            </w:pPr>
            <w:r w:rsidRPr="00BF652F">
              <w:rPr>
                <w:rFonts w:cs="Times New Roman"/>
                <w:color w:val="000000"/>
              </w:rPr>
              <w:t>57</w:t>
            </w:r>
          </w:p>
        </w:tc>
        <w:tc>
          <w:tcPr>
            <w:tcW w:w="2070" w:type="dxa"/>
            <w:gridSpan w:val="3"/>
            <w:tcBorders>
              <w:left w:val="nil"/>
              <w:right w:val="nil"/>
            </w:tcBorders>
            <w:shd w:val="clear" w:color="auto" w:fill="auto"/>
            <w:noWrap/>
            <w:vAlign w:val="bottom"/>
          </w:tcPr>
          <w:p w14:paraId="70D6AA87" w14:textId="77777777" w:rsidR="003F4996" w:rsidRPr="00BF652F" w:rsidRDefault="003F4996" w:rsidP="003F4996">
            <w:pPr>
              <w:jc w:val="center"/>
              <w:rPr>
                <w:rFonts w:cs="Times New Roman"/>
                <w:color w:val="000000"/>
              </w:rPr>
            </w:pPr>
            <w:r w:rsidRPr="00BF652F">
              <w:rPr>
                <w:rFonts w:cs="Times New Roman"/>
                <w:color w:val="000000"/>
              </w:rPr>
              <w:t>94</w:t>
            </w:r>
          </w:p>
        </w:tc>
        <w:tc>
          <w:tcPr>
            <w:tcW w:w="1536" w:type="dxa"/>
            <w:gridSpan w:val="2"/>
            <w:tcBorders>
              <w:left w:val="nil"/>
              <w:right w:val="nil"/>
            </w:tcBorders>
          </w:tcPr>
          <w:p w14:paraId="7658F440" w14:textId="77777777" w:rsidR="003F4996" w:rsidRPr="00BF652F" w:rsidRDefault="003F4996" w:rsidP="003F4996">
            <w:pPr>
              <w:jc w:val="center"/>
              <w:rPr>
                <w:rFonts w:cs="Times New Roman"/>
                <w:color w:val="000000"/>
              </w:rPr>
            </w:pPr>
            <w:r w:rsidRPr="00BF652F">
              <w:rPr>
                <w:rFonts w:cs="Times New Roman"/>
                <w:color w:val="000000"/>
              </w:rPr>
              <w:t>346</w:t>
            </w:r>
          </w:p>
        </w:tc>
      </w:tr>
      <w:tr w:rsidR="003F4996" w:rsidRPr="002845B2" w14:paraId="569DF945" w14:textId="77777777" w:rsidTr="00AD3123">
        <w:trPr>
          <w:trHeight w:val="141"/>
        </w:trPr>
        <w:tc>
          <w:tcPr>
            <w:tcW w:w="2593" w:type="dxa"/>
            <w:tcBorders>
              <w:left w:val="nil"/>
              <w:right w:val="nil"/>
            </w:tcBorders>
            <w:shd w:val="clear" w:color="auto" w:fill="auto"/>
            <w:noWrap/>
            <w:vAlign w:val="bottom"/>
          </w:tcPr>
          <w:p w14:paraId="70AD2367" w14:textId="77777777" w:rsidR="003F4996" w:rsidRPr="00BF652F" w:rsidRDefault="003F4996" w:rsidP="003F4996">
            <w:pPr>
              <w:rPr>
                <w:rFonts w:cs="Times New Roman"/>
                <w:color w:val="000000"/>
              </w:rPr>
            </w:pPr>
            <w:r w:rsidRPr="00BF652F">
              <w:rPr>
                <w:rFonts w:cs="Times New Roman"/>
                <w:color w:val="000000"/>
              </w:rPr>
              <w:t>2014</w:t>
            </w:r>
          </w:p>
        </w:tc>
        <w:tc>
          <w:tcPr>
            <w:tcW w:w="1176" w:type="dxa"/>
            <w:tcBorders>
              <w:left w:val="nil"/>
              <w:right w:val="nil"/>
            </w:tcBorders>
            <w:shd w:val="clear" w:color="auto" w:fill="auto"/>
            <w:noWrap/>
            <w:vAlign w:val="bottom"/>
          </w:tcPr>
          <w:p w14:paraId="3D341743" w14:textId="77777777" w:rsidR="003F4996" w:rsidRPr="00BF652F" w:rsidRDefault="003F4996" w:rsidP="003F4996">
            <w:pPr>
              <w:jc w:val="center"/>
              <w:rPr>
                <w:rFonts w:cs="Times New Roman"/>
                <w:color w:val="000000"/>
              </w:rPr>
            </w:pPr>
            <w:r w:rsidRPr="00BF652F">
              <w:rPr>
                <w:rFonts w:cs="Times New Roman"/>
                <w:color w:val="000000"/>
              </w:rPr>
              <w:t>90,157</w:t>
            </w:r>
          </w:p>
        </w:tc>
        <w:tc>
          <w:tcPr>
            <w:tcW w:w="1451" w:type="dxa"/>
            <w:gridSpan w:val="2"/>
            <w:tcBorders>
              <w:left w:val="nil"/>
              <w:right w:val="nil"/>
            </w:tcBorders>
            <w:shd w:val="clear" w:color="auto" w:fill="auto"/>
            <w:noWrap/>
            <w:vAlign w:val="bottom"/>
          </w:tcPr>
          <w:p w14:paraId="126D2E19" w14:textId="77777777" w:rsidR="003F4996" w:rsidRPr="00BF652F" w:rsidRDefault="003F4996" w:rsidP="003F4996">
            <w:pPr>
              <w:jc w:val="center"/>
              <w:rPr>
                <w:rFonts w:cs="Times New Roman"/>
                <w:color w:val="000000"/>
              </w:rPr>
            </w:pPr>
            <w:r w:rsidRPr="00BF652F">
              <w:rPr>
                <w:rFonts w:cs="Times New Roman"/>
                <w:color w:val="000000"/>
              </w:rPr>
              <w:t>95</w:t>
            </w:r>
          </w:p>
        </w:tc>
        <w:tc>
          <w:tcPr>
            <w:tcW w:w="2070" w:type="dxa"/>
            <w:gridSpan w:val="3"/>
            <w:tcBorders>
              <w:left w:val="nil"/>
              <w:right w:val="nil"/>
            </w:tcBorders>
            <w:shd w:val="clear" w:color="auto" w:fill="auto"/>
            <w:noWrap/>
            <w:vAlign w:val="bottom"/>
          </w:tcPr>
          <w:p w14:paraId="018E36E0" w14:textId="77777777" w:rsidR="003F4996" w:rsidRPr="00BF652F" w:rsidRDefault="003F4996" w:rsidP="003F4996">
            <w:pPr>
              <w:jc w:val="center"/>
              <w:rPr>
                <w:rFonts w:cs="Times New Roman"/>
                <w:color w:val="000000"/>
              </w:rPr>
            </w:pPr>
            <w:r w:rsidRPr="00BF652F">
              <w:rPr>
                <w:rFonts w:cs="Times New Roman"/>
                <w:color w:val="000000"/>
              </w:rPr>
              <w:t>158</w:t>
            </w:r>
          </w:p>
        </w:tc>
        <w:tc>
          <w:tcPr>
            <w:tcW w:w="1536" w:type="dxa"/>
            <w:gridSpan w:val="2"/>
            <w:tcBorders>
              <w:left w:val="nil"/>
              <w:right w:val="nil"/>
            </w:tcBorders>
          </w:tcPr>
          <w:p w14:paraId="47DBCEEB" w14:textId="77777777" w:rsidR="003F4996" w:rsidRPr="00BF652F" w:rsidRDefault="003F4996" w:rsidP="003F4996">
            <w:pPr>
              <w:jc w:val="center"/>
              <w:rPr>
                <w:rFonts w:cs="Times New Roman"/>
                <w:color w:val="000000"/>
              </w:rPr>
            </w:pPr>
            <w:r w:rsidRPr="00BF652F">
              <w:rPr>
                <w:rFonts w:cs="Times New Roman"/>
                <w:color w:val="000000"/>
              </w:rPr>
              <w:t>737</w:t>
            </w:r>
          </w:p>
        </w:tc>
      </w:tr>
      <w:tr w:rsidR="003F4996" w:rsidRPr="002845B2" w14:paraId="37CF6CD1" w14:textId="77777777" w:rsidTr="00AD3123">
        <w:trPr>
          <w:trHeight w:val="141"/>
        </w:trPr>
        <w:tc>
          <w:tcPr>
            <w:tcW w:w="2593" w:type="dxa"/>
            <w:tcBorders>
              <w:left w:val="nil"/>
              <w:right w:val="nil"/>
            </w:tcBorders>
            <w:shd w:val="clear" w:color="auto" w:fill="auto"/>
            <w:noWrap/>
            <w:vAlign w:val="bottom"/>
          </w:tcPr>
          <w:p w14:paraId="0570A097" w14:textId="77777777" w:rsidR="003F4996" w:rsidRPr="00BF652F" w:rsidRDefault="003F4996" w:rsidP="003F4996">
            <w:pPr>
              <w:rPr>
                <w:rFonts w:cs="Times New Roman"/>
                <w:color w:val="000000"/>
              </w:rPr>
            </w:pPr>
            <w:r w:rsidRPr="00BF652F">
              <w:rPr>
                <w:rFonts w:cs="Times New Roman"/>
                <w:color w:val="000000"/>
              </w:rPr>
              <w:t>2015</w:t>
            </w:r>
          </w:p>
        </w:tc>
        <w:tc>
          <w:tcPr>
            <w:tcW w:w="1176" w:type="dxa"/>
            <w:tcBorders>
              <w:left w:val="nil"/>
              <w:right w:val="nil"/>
            </w:tcBorders>
            <w:shd w:val="clear" w:color="auto" w:fill="auto"/>
            <w:noWrap/>
            <w:vAlign w:val="bottom"/>
          </w:tcPr>
          <w:p w14:paraId="4CCD7023" w14:textId="77777777" w:rsidR="003F4996" w:rsidRPr="00BF652F" w:rsidRDefault="003F4996" w:rsidP="003F4996">
            <w:pPr>
              <w:jc w:val="center"/>
              <w:rPr>
                <w:rFonts w:cs="Times New Roman"/>
                <w:color w:val="000000"/>
              </w:rPr>
            </w:pPr>
            <w:r w:rsidRPr="00BF652F">
              <w:rPr>
                <w:rFonts w:cs="Times New Roman"/>
                <w:color w:val="000000"/>
              </w:rPr>
              <w:t>215,324</w:t>
            </w:r>
          </w:p>
        </w:tc>
        <w:tc>
          <w:tcPr>
            <w:tcW w:w="1451" w:type="dxa"/>
            <w:gridSpan w:val="2"/>
            <w:tcBorders>
              <w:left w:val="nil"/>
              <w:right w:val="nil"/>
            </w:tcBorders>
            <w:shd w:val="clear" w:color="auto" w:fill="auto"/>
            <w:noWrap/>
            <w:vAlign w:val="bottom"/>
          </w:tcPr>
          <w:p w14:paraId="0053B9CC" w14:textId="77777777" w:rsidR="003F4996" w:rsidRPr="00BF652F" w:rsidRDefault="003F4996" w:rsidP="003F4996">
            <w:pPr>
              <w:jc w:val="center"/>
              <w:rPr>
                <w:rFonts w:cs="Times New Roman"/>
                <w:color w:val="000000"/>
              </w:rPr>
            </w:pPr>
            <w:r w:rsidRPr="00BF652F">
              <w:rPr>
                <w:rFonts w:cs="Times New Roman"/>
                <w:color w:val="000000"/>
              </w:rPr>
              <w:t>129</w:t>
            </w:r>
          </w:p>
        </w:tc>
        <w:tc>
          <w:tcPr>
            <w:tcW w:w="2070" w:type="dxa"/>
            <w:gridSpan w:val="3"/>
            <w:tcBorders>
              <w:left w:val="nil"/>
              <w:right w:val="nil"/>
            </w:tcBorders>
            <w:shd w:val="clear" w:color="auto" w:fill="auto"/>
            <w:noWrap/>
            <w:vAlign w:val="bottom"/>
          </w:tcPr>
          <w:p w14:paraId="270B7ABD" w14:textId="77777777" w:rsidR="003F4996" w:rsidRPr="00BF652F" w:rsidRDefault="003F4996" w:rsidP="003F4996">
            <w:pPr>
              <w:jc w:val="center"/>
              <w:rPr>
                <w:rFonts w:cs="Times New Roman"/>
                <w:color w:val="000000"/>
              </w:rPr>
            </w:pPr>
            <w:r w:rsidRPr="00BF652F">
              <w:rPr>
                <w:rFonts w:cs="Times New Roman"/>
                <w:color w:val="000000"/>
              </w:rPr>
              <w:t>223</w:t>
            </w:r>
          </w:p>
        </w:tc>
        <w:tc>
          <w:tcPr>
            <w:tcW w:w="1536" w:type="dxa"/>
            <w:gridSpan w:val="2"/>
            <w:tcBorders>
              <w:left w:val="nil"/>
              <w:right w:val="nil"/>
            </w:tcBorders>
          </w:tcPr>
          <w:p w14:paraId="7E705DE7" w14:textId="77777777" w:rsidR="003F4996" w:rsidRPr="00BF652F" w:rsidRDefault="003F4996" w:rsidP="003F4996">
            <w:pPr>
              <w:jc w:val="center"/>
              <w:rPr>
                <w:rFonts w:cs="Times New Roman"/>
                <w:color w:val="000000"/>
              </w:rPr>
            </w:pPr>
            <w:r w:rsidRPr="00BF652F">
              <w:rPr>
                <w:rFonts w:cs="Times New Roman"/>
                <w:color w:val="000000"/>
              </w:rPr>
              <w:t>1,114</w:t>
            </w:r>
          </w:p>
        </w:tc>
      </w:tr>
      <w:tr w:rsidR="003F4996" w:rsidRPr="002845B2" w14:paraId="3C8798FE" w14:textId="77777777" w:rsidTr="00AD3123">
        <w:trPr>
          <w:trHeight w:val="141"/>
        </w:trPr>
        <w:tc>
          <w:tcPr>
            <w:tcW w:w="2593" w:type="dxa"/>
            <w:tcBorders>
              <w:left w:val="nil"/>
              <w:right w:val="nil"/>
            </w:tcBorders>
            <w:shd w:val="clear" w:color="auto" w:fill="auto"/>
            <w:noWrap/>
            <w:vAlign w:val="bottom"/>
          </w:tcPr>
          <w:p w14:paraId="2B8E582E" w14:textId="77777777" w:rsidR="003F4996" w:rsidRPr="00BF652F" w:rsidRDefault="003F4996" w:rsidP="003F4996">
            <w:pPr>
              <w:rPr>
                <w:rFonts w:cs="Times New Roman"/>
                <w:color w:val="000000"/>
              </w:rPr>
            </w:pPr>
            <w:r w:rsidRPr="00BF652F">
              <w:rPr>
                <w:rFonts w:cs="Times New Roman"/>
                <w:color w:val="000000"/>
              </w:rPr>
              <w:t>2016</w:t>
            </w:r>
          </w:p>
        </w:tc>
        <w:tc>
          <w:tcPr>
            <w:tcW w:w="1176" w:type="dxa"/>
            <w:tcBorders>
              <w:left w:val="nil"/>
              <w:right w:val="nil"/>
            </w:tcBorders>
            <w:shd w:val="clear" w:color="auto" w:fill="auto"/>
            <w:noWrap/>
            <w:vAlign w:val="bottom"/>
          </w:tcPr>
          <w:p w14:paraId="0ED9B6C7" w14:textId="77777777" w:rsidR="003F4996" w:rsidRPr="00BF652F" w:rsidRDefault="003F4996" w:rsidP="003F4996">
            <w:pPr>
              <w:jc w:val="center"/>
              <w:rPr>
                <w:rFonts w:cs="Times New Roman"/>
                <w:color w:val="000000"/>
              </w:rPr>
            </w:pPr>
            <w:r w:rsidRPr="00BF652F">
              <w:rPr>
                <w:rFonts w:cs="Times New Roman"/>
                <w:color w:val="000000"/>
              </w:rPr>
              <w:t>1,087,549</w:t>
            </w:r>
          </w:p>
        </w:tc>
        <w:tc>
          <w:tcPr>
            <w:tcW w:w="1451" w:type="dxa"/>
            <w:gridSpan w:val="2"/>
            <w:tcBorders>
              <w:left w:val="nil"/>
              <w:right w:val="nil"/>
            </w:tcBorders>
            <w:shd w:val="clear" w:color="auto" w:fill="auto"/>
            <w:noWrap/>
            <w:vAlign w:val="bottom"/>
          </w:tcPr>
          <w:p w14:paraId="5145B081" w14:textId="77777777" w:rsidR="003F4996" w:rsidRPr="00BF652F" w:rsidRDefault="003F4996" w:rsidP="003F4996">
            <w:pPr>
              <w:jc w:val="center"/>
              <w:rPr>
                <w:rFonts w:cs="Times New Roman"/>
                <w:color w:val="000000"/>
              </w:rPr>
            </w:pPr>
            <w:r w:rsidRPr="00BF652F">
              <w:rPr>
                <w:rFonts w:cs="Times New Roman"/>
                <w:color w:val="000000"/>
              </w:rPr>
              <w:t>163</w:t>
            </w:r>
          </w:p>
        </w:tc>
        <w:tc>
          <w:tcPr>
            <w:tcW w:w="2070" w:type="dxa"/>
            <w:gridSpan w:val="3"/>
            <w:tcBorders>
              <w:left w:val="nil"/>
              <w:right w:val="nil"/>
            </w:tcBorders>
            <w:shd w:val="clear" w:color="auto" w:fill="auto"/>
            <w:noWrap/>
            <w:vAlign w:val="bottom"/>
          </w:tcPr>
          <w:p w14:paraId="79913840" w14:textId="77777777" w:rsidR="003F4996" w:rsidRPr="00BF652F" w:rsidRDefault="003F4996" w:rsidP="003F4996">
            <w:pPr>
              <w:jc w:val="center"/>
              <w:rPr>
                <w:rFonts w:cs="Times New Roman"/>
                <w:color w:val="000000"/>
              </w:rPr>
            </w:pPr>
            <w:r w:rsidRPr="00BF652F">
              <w:rPr>
                <w:rFonts w:cs="Times New Roman"/>
                <w:color w:val="000000"/>
              </w:rPr>
              <w:t>284</w:t>
            </w:r>
          </w:p>
        </w:tc>
        <w:tc>
          <w:tcPr>
            <w:tcW w:w="1536" w:type="dxa"/>
            <w:gridSpan w:val="2"/>
            <w:tcBorders>
              <w:left w:val="nil"/>
              <w:right w:val="nil"/>
            </w:tcBorders>
          </w:tcPr>
          <w:p w14:paraId="5327E4F6" w14:textId="77777777" w:rsidR="003F4996" w:rsidRPr="00BF652F" w:rsidRDefault="003F4996" w:rsidP="003F4996">
            <w:pPr>
              <w:jc w:val="center"/>
              <w:rPr>
                <w:rFonts w:cs="Times New Roman"/>
                <w:color w:val="000000"/>
              </w:rPr>
            </w:pPr>
            <w:r w:rsidRPr="00BF652F">
              <w:rPr>
                <w:rFonts w:cs="Times New Roman"/>
                <w:color w:val="000000"/>
              </w:rPr>
              <w:t>1,460</w:t>
            </w:r>
          </w:p>
        </w:tc>
      </w:tr>
      <w:tr w:rsidR="003F4996" w:rsidRPr="002845B2" w14:paraId="3B9DD84E" w14:textId="77777777" w:rsidTr="00AD3123">
        <w:trPr>
          <w:trHeight w:val="141"/>
        </w:trPr>
        <w:tc>
          <w:tcPr>
            <w:tcW w:w="2593" w:type="dxa"/>
            <w:tcBorders>
              <w:left w:val="nil"/>
              <w:right w:val="nil"/>
            </w:tcBorders>
            <w:shd w:val="clear" w:color="auto" w:fill="auto"/>
            <w:noWrap/>
            <w:vAlign w:val="bottom"/>
          </w:tcPr>
          <w:p w14:paraId="39052A21" w14:textId="77777777" w:rsidR="003F4996" w:rsidRPr="00BF652F" w:rsidRDefault="003F4996" w:rsidP="003F4996">
            <w:pPr>
              <w:rPr>
                <w:rFonts w:cs="Times New Roman"/>
                <w:color w:val="000000"/>
              </w:rPr>
            </w:pPr>
            <w:r w:rsidRPr="00BF652F">
              <w:rPr>
                <w:rFonts w:cs="Times New Roman"/>
                <w:color w:val="000000"/>
              </w:rPr>
              <w:t>2017</w:t>
            </w:r>
          </w:p>
        </w:tc>
        <w:tc>
          <w:tcPr>
            <w:tcW w:w="1176" w:type="dxa"/>
            <w:tcBorders>
              <w:left w:val="nil"/>
              <w:right w:val="nil"/>
            </w:tcBorders>
            <w:shd w:val="clear" w:color="auto" w:fill="auto"/>
            <w:noWrap/>
            <w:vAlign w:val="bottom"/>
          </w:tcPr>
          <w:p w14:paraId="162E165F" w14:textId="77777777" w:rsidR="003F4996" w:rsidRPr="00BF652F" w:rsidRDefault="003F4996" w:rsidP="003F4996">
            <w:pPr>
              <w:jc w:val="center"/>
              <w:rPr>
                <w:rFonts w:cs="Times New Roman"/>
                <w:color w:val="000000"/>
              </w:rPr>
            </w:pPr>
            <w:r w:rsidRPr="00BF652F">
              <w:rPr>
                <w:rFonts w:cs="Times New Roman"/>
                <w:color w:val="000000"/>
              </w:rPr>
              <w:t>2,267,731</w:t>
            </w:r>
          </w:p>
        </w:tc>
        <w:tc>
          <w:tcPr>
            <w:tcW w:w="1451" w:type="dxa"/>
            <w:gridSpan w:val="2"/>
            <w:tcBorders>
              <w:left w:val="nil"/>
              <w:right w:val="nil"/>
            </w:tcBorders>
            <w:shd w:val="clear" w:color="auto" w:fill="auto"/>
            <w:noWrap/>
            <w:vAlign w:val="bottom"/>
          </w:tcPr>
          <w:p w14:paraId="011D00F3" w14:textId="77777777" w:rsidR="003F4996" w:rsidRPr="00BF652F" w:rsidRDefault="003F4996" w:rsidP="003F4996">
            <w:pPr>
              <w:jc w:val="center"/>
              <w:rPr>
                <w:rFonts w:cs="Times New Roman"/>
                <w:color w:val="000000"/>
              </w:rPr>
            </w:pPr>
            <w:r w:rsidRPr="00BF652F">
              <w:rPr>
                <w:rFonts w:cs="Times New Roman"/>
                <w:color w:val="000000"/>
              </w:rPr>
              <w:t>211</w:t>
            </w:r>
          </w:p>
        </w:tc>
        <w:tc>
          <w:tcPr>
            <w:tcW w:w="2070" w:type="dxa"/>
            <w:gridSpan w:val="3"/>
            <w:tcBorders>
              <w:left w:val="nil"/>
              <w:right w:val="nil"/>
            </w:tcBorders>
            <w:shd w:val="clear" w:color="auto" w:fill="auto"/>
            <w:noWrap/>
            <w:vAlign w:val="bottom"/>
          </w:tcPr>
          <w:p w14:paraId="50BA13DD" w14:textId="77777777" w:rsidR="003F4996" w:rsidRPr="00BF652F" w:rsidRDefault="003F4996" w:rsidP="003F4996">
            <w:pPr>
              <w:jc w:val="center"/>
              <w:rPr>
                <w:rFonts w:cs="Times New Roman"/>
                <w:color w:val="000000"/>
              </w:rPr>
            </w:pPr>
            <w:r w:rsidRPr="00BF652F">
              <w:rPr>
                <w:rFonts w:cs="Times New Roman"/>
                <w:color w:val="000000"/>
              </w:rPr>
              <w:t>371</w:t>
            </w:r>
          </w:p>
        </w:tc>
        <w:tc>
          <w:tcPr>
            <w:tcW w:w="1536" w:type="dxa"/>
            <w:gridSpan w:val="2"/>
            <w:tcBorders>
              <w:left w:val="nil"/>
              <w:right w:val="nil"/>
            </w:tcBorders>
          </w:tcPr>
          <w:p w14:paraId="0D98D7DC" w14:textId="77777777" w:rsidR="003F4996" w:rsidRPr="00BF652F" w:rsidRDefault="003F4996" w:rsidP="003F4996">
            <w:pPr>
              <w:jc w:val="center"/>
              <w:rPr>
                <w:rFonts w:cs="Times New Roman"/>
                <w:color w:val="000000"/>
              </w:rPr>
            </w:pPr>
            <w:r w:rsidRPr="00BF652F">
              <w:rPr>
                <w:rFonts w:cs="Times New Roman"/>
                <w:color w:val="000000"/>
              </w:rPr>
              <w:t>1,885</w:t>
            </w:r>
          </w:p>
        </w:tc>
      </w:tr>
      <w:tr w:rsidR="003F4996" w:rsidRPr="002845B2" w14:paraId="72CBAD1E" w14:textId="77777777" w:rsidTr="00AD3123">
        <w:trPr>
          <w:trHeight w:val="141"/>
        </w:trPr>
        <w:tc>
          <w:tcPr>
            <w:tcW w:w="2593" w:type="dxa"/>
            <w:tcBorders>
              <w:left w:val="nil"/>
              <w:right w:val="nil"/>
            </w:tcBorders>
            <w:shd w:val="clear" w:color="auto" w:fill="auto"/>
            <w:noWrap/>
            <w:vAlign w:val="bottom"/>
          </w:tcPr>
          <w:p w14:paraId="318009D2" w14:textId="77777777" w:rsidR="003F4996" w:rsidRPr="00BF652F" w:rsidRDefault="003F4996" w:rsidP="003F4996">
            <w:pPr>
              <w:rPr>
                <w:rFonts w:cs="Times New Roman"/>
                <w:color w:val="000000"/>
              </w:rPr>
            </w:pPr>
            <w:r w:rsidRPr="00BF652F">
              <w:rPr>
                <w:rFonts w:cs="Times New Roman"/>
                <w:color w:val="000000"/>
              </w:rPr>
              <w:t>2018</w:t>
            </w:r>
          </w:p>
        </w:tc>
        <w:tc>
          <w:tcPr>
            <w:tcW w:w="1176" w:type="dxa"/>
            <w:tcBorders>
              <w:left w:val="nil"/>
              <w:right w:val="nil"/>
            </w:tcBorders>
            <w:shd w:val="clear" w:color="auto" w:fill="auto"/>
            <w:noWrap/>
            <w:vAlign w:val="bottom"/>
          </w:tcPr>
          <w:p w14:paraId="18057CD5" w14:textId="77777777" w:rsidR="003F4996" w:rsidRPr="00BF652F" w:rsidRDefault="003F4996" w:rsidP="003F4996">
            <w:pPr>
              <w:jc w:val="center"/>
              <w:rPr>
                <w:rFonts w:cs="Times New Roman"/>
                <w:color w:val="000000"/>
              </w:rPr>
            </w:pPr>
            <w:r w:rsidRPr="00BF652F">
              <w:rPr>
                <w:rFonts w:cs="Times New Roman"/>
                <w:color w:val="000000"/>
              </w:rPr>
              <w:t>2,462,000</w:t>
            </w:r>
          </w:p>
        </w:tc>
        <w:tc>
          <w:tcPr>
            <w:tcW w:w="1451" w:type="dxa"/>
            <w:gridSpan w:val="2"/>
            <w:tcBorders>
              <w:left w:val="nil"/>
              <w:right w:val="nil"/>
            </w:tcBorders>
            <w:shd w:val="clear" w:color="auto" w:fill="auto"/>
            <w:noWrap/>
            <w:vAlign w:val="bottom"/>
          </w:tcPr>
          <w:p w14:paraId="2592AC0E" w14:textId="77777777" w:rsidR="003F4996" w:rsidRPr="00BF652F" w:rsidRDefault="003F4996" w:rsidP="003F4996">
            <w:pPr>
              <w:jc w:val="center"/>
              <w:rPr>
                <w:rFonts w:cs="Times New Roman"/>
                <w:color w:val="000000"/>
              </w:rPr>
            </w:pPr>
            <w:r w:rsidRPr="00BF652F">
              <w:rPr>
                <w:rFonts w:cs="Times New Roman"/>
                <w:color w:val="000000"/>
              </w:rPr>
              <w:t>227</w:t>
            </w:r>
          </w:p>
        </w:tc>
        <w:tc>
          <w:tcPr>
            <w:tcW w:w="2070" w:type="dxa"/>
            <w:gridSpan w:val="3"/>
            <w:tcBorders>
              <w:left w:val="nil"/>
              <w:right w:val="nil"/>
            </w:tcBorders>
            <w:shd w:val="clear" w:color="auto" w:fill="auto"/>
            <w:noWrap/>
            <w:vAlign w:val="bottom"/>
          </w:tcPr>
          <w:p w14:paraId="06DF632A" w14:textId="77777777" w:rsidR="003F4996" w:rsidRPr="00BF652F" w:rsidRDefault="003F4996" w:rsidP="003F4996">
            <w:pPr>
              <w:jc w:val="center"/>
              <w:rPr>
                <w:rFonts w:cs="Times New Roman"/>
                <w:color w:val="000000"/>
              </w:rPr>
            </w:pPr>
            <w:r w:rsidRPr="00BF652F">
              <w:rPr>
                <w:rFonts w:cs="Times New Roman"/>
                <w:color w:val="000000"/>
              </w:rPr>
              <w:t>425</w:t>
            </w:r>
          </w:p>
        </w:tc>
        <w:tc>
          <w:tcPr>
            <w:tcW w:w="1536" w:type="dxa"/>
            <w:gridSpan w:val="2"/>
            <w:tcBorders>
              <w:left w:val="nil"/>
              <w:right w:val="nil"/>
            </w:tcBorders>
          </w:tcPr>
          <w:p w14:paraId="42EC0013" w14:textId="77777777" w:rsidR="003F4996" w:rsidRPr="00BF652F" w:rsidRDefault="003F4996" w:rsidP="003F4996">
            <w:pPr>
              <w:jc w:val="center"/>
              <w:rPr>
                <w:rFonts w:cs="Times New Roman"/>
                <w:color w:val="000000"/>
              </w:rPr>
            </w:pPr>
            <w:r w:rsidRPr="00BF652F">
              <w:rPr>
                <w:rFonts w:cs="Times New Roman"/>
                <w:color w:val="000000"/>
              </w:rPr>
              <w:t>2,436</w:t>
            </w:r>
          </w:p>
        </w:tc>
      </w:tr>
      <w:tr w:rsidR="003F4996" w:rsidRPr="002845B2" w14:paraId="1F374875" w14:textId="77777777" w:rsidTr="00AD3123">
        <w:trPr>
          <w:trHeight w:val="141"/>
        </w:trPr>
        <w:tc>
          <w:tcPr>
            <w:tcW w:w="2593" w:type="dxa"/>
            <w:tcBorders>
              <w:left w:val="nil"/>
              <w:bottom w:val="single" w:sz="4" w:space="0" w:color="auto"/>
              <w:right w:val="nil"/>
            </w:tcBorders>
            <w:shd w:val="clear" w:color="auto" w:fill="auto"/>
            <w:noWrap/>
            <w:vAlign w:val="bottom"/>
          </w:tcPr>
          <w:p w14:paraId="0ABD5E66" w14:textId="77777777" w:rsidR="003F4996" w:rsidRPr="00BF652F" w:rsidRDefault="003F4996" w:rsidP="003F4996">
            <w:pPr>
              <w:rPr>
                <w:rFonts w:cs="Times New Roman"/>
                <w:color w:val="000000"/>
              </w:rPr>
            </w:pPr>
            <w:r w:rsidRPr="00BF652F">
              <w:rPr>
                <w:rFonts w:cs="Times New Roman"/>
                <w:color w:val="000000"/>
              </w:rPr>
              <w:t>2019</w:t>
            </w:r>
          </w:p>
        </w:tc>
        <w:tc>
          <w:tcPr>
            <w:tcW w:w="1176" w:type="dxa"/>
            <w:tcBorders>
              <w:left w:val="nil"/>
              <w:bottom w:val="single" w:sz="4" w:space="0" w:color="auto"/>
              <w:right w:val="nil"/>
            </w:tcBorders>
            <w:shd w:val="clear" w:color="auto" w:fill="auto"/>
            <w:noWrap/>
            <w:vAlign w:val="bottom"/>
          </w:tcPr>
          <w:p w14:paraId="1DDB2455" w14:textId="77777777" w:rsidR="003F4996" w:rsidRPr="00BF652F" w:rsidRDefault="003F4996" w:rsidP="003F4996">
            <w:pPr>
              <w:jc w:val="center"/>
              <w:rPr>
                <w:rFonts w:cs="Times New Roman"/>
                <w:color w:val="000000"/>
              </w:rPr>
            </w:pPr>
            <w:r w:rsidRPr="00BF652F">
              <w:rPr>
                <w:rFonts w:cs="Times New Roman"/>
                <w:color w:val="000000"/>
              </w:rPr>
              <w:t>2,153,712</w:t>
            </w:r>
          </w:p>
        </w:tc>
        <w:tc>
          <w:tcPr>
            <w:tcW w:w="1451" w:type="dxa"/>
            <w:gridSpan w:val="2"/>
            <w:tcBorders>
              <w:left w:val="nil"/>
              <w:bottom w:val="single" w:sz="4" w:space="0" w:color="auto"/>
              <w:right w:val="nil"/>
            </w:tcBorders>
            <w:shd w:val="clear" w:color="auto" w:fill="auto"/>
            <w:noWrap/>
            <w:vAlign w:val="bottom"/>
          </w:tcPr>
          <w:p w14:paraId="7B0D89F9" w14:textId="77777777" w:rsidR="003F4996" w:rsidRPr="00BF652F" w:rsidRDefault="003F4996" w:rsidP="003F4996">
            <w:pPr>
              <w:jc w:val="center"/>
              <w:rPr>
                <w:rFonts w:cs="Times New Roman"/>
                <w:color w:val="000000"/>
              </w:rPr>
            </w:pPr>
            <w:r w:rsidRPr="00BF652F">
              <w:rPr>
                <w:rFonts w:cs="Times New Roman"/>
                <w:color w:val="000000"/>
              </w:rPr>
              <w:t>216</w:t>
            </w:r>
          </w:p>
        </w:tc>
        <w:tc>
          <w:tcPr>
            <w:tcW w:w="2070" w:type="dxa"/>
            <w:gridSpan w:val="3"/>
            <w:tcBorders>
              <w:left w:val="nil"/>
              <w:bottom w:val="single" w:sz="4" w:space="0" w:color="auto"/>
              <w:right w:val="nil"/>
            </w:tcBorders>
            <w:shd w:val="clear" w:color="auto" w:fill="auto"/>
            <w:noWrap/>
            <w:vAlign w:val="bottom"/>
          </w:tcPr>
          <w:p w14:paraId="5172FF08" w14:textId="77777777" w:rsidR="003F4996" w:rsidRPr="00BF652F" w:rsidRDefault="003F4996" w:rsidP="003F4996">
            <w:pPr>
              <w:jc w:val="center"/>
              <w:rPr>
                <w:rFonts w:cs="Times New Roman"/>
                <w:color w:val="000000"/>
              </w:rPr>
            </w:pPr>
            <w:r w:rsidRPr="00BF652F">
              <w:rPr>
                <w:rFonts w:cs="Times New Roman"/>
                <w:color w:val="000000"/>
              </w:rPr>
              <w:t>395</w:t>
            </w:r>
          </w:p>
        </w:tc>
        <w:tc>
          <w:tcPr>
            <w:tcW w:w="1536" w:type="dxa"/>
            <w:gridSpan w:val="2"/>
            <w:tcBorders>
              <w:left w:val="nil"/>
              <w:bottom w:val="single" w:sz="4" w:space="0" w:color="auto"/>
              <w:right w:val="nil"/>
            </w:tcBorders>
          </w:tcPr>
          <w:p w14:paraId="43AEAD33" w14:textId="77777777" w:rsidR="003F4996" w:rsidRPr="00BF652F" w:rsidRDefault="003F4996" w:rsidP="003F4996">
            <w:pPr>
              <w:jc w:val="center"/>
              <w:rPr>
                <w:rFonts w:cs="Times New Roman"/>
                <w:color w:val="000000"/>
              </w:rPr>
            </w:pPr>
            <w:r w:rsidRPr="00BF652F">
              <w:rPr>
                <w:rFonts w:cs="Times New Roman"/>
                <w:color w:val="000000"/>
              </w:rPr>
              <w:t>2,304</w:t>
            </w:r>
          </w:p>
        </w:tc>
      </w:tr>
    </w:tbl>
    <w:p w14:paraId="1CB50A15" w14:textId="490EEBA1" w:rsidR="00AB784F" w:rsidRPr="002E25A0" w:rsidRDefault="00EE189C" w:rsidP="00AB784F">
      <w:pPr>
        <w:pStyle w:val="Caption"/>
        <w:keepNext/>
        <w:rPr>
          <w:b/>
          <w:bCs/>
        </w:rPr>
      </w:pPr>
      <w:r w:rsidRPr="002E25A0">
        <w:rPr>
          <w:b/>
          <w:bCs/>
        </w:rPr>
        <w:t>Extended</w:t>
      </w:r>
      <w:r>
        <w:rPr>
          <w:b/>
          <w:bCs/>
        </w:rPr>
        <w:t xml:space="preserve"> </w:t>
      </w:r>
      <w:r w:rsidR="007803B1">
        <w:rPr>
          <w:b/>
          <w:bCs/>
        </w:rPr>
        <w:t xml:space="preserve">Data </w:t>
      </w:r>
      <w:r>
        <w:rPr>
          <w:b/>
          <w:bCs/>
        </w:rPr>
        <w:t>Table 1</w:t>
      </w:r>
      <w:r w:rsidR="00C71BEE">
        <w:rPr>
          <w:b/>
          <w:bCs/>
        </w:rPr>
        <w:t>:</w:t>
      </w:r>
      <w:r w:rsidRPr="002E25A0">
        <w:rPr>
          <w:b/>
          <w:bCs/>
        </w:rPr>
        <w:t xml:space="preserve"> </w:t>
      </w:r>
      <w:r w:rsidR="00AB784F" w:rsidRPr="002E25A0">
        <w:rPr>
          <w:b/>
          <w:bCs/>
        </w:rPr>
        <w:t>Descriptive Instagram Statistics for 40 National Park</w:t>
      </w:r>
      <w:bookmarkEnd w:id="69"/>
      <w:r w:rsidR="007803B1">
        <w:rPr>
          <w:b/>
          <w:bCs/>
        </w:rPr>
        <w:t>s.</w:t>
      </w:r>
    </w:p>
    <w:p w14:paraId="79EC65C4" w14:textId="77777777" w:rsidR="00AB784F" w:rsidRDefault="00AB784F" w:rsidP="00AB784F">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276" w:lineRule="auto"/>
        <w:rPr>
          <w:rFonts w:cs="Times New Roman"/>
          <w:b/>
          <w:bCs/>
          <w:iCs/>
          <w:color w:val="000000"/>
        </w:rPr>
      </w:pPr>
    </w:p>
    <w:p w14:paraId="3F180C4E" w14:textId="23C1B99E" w:rsidR="00AB784F" w:rsidRDefault="00AB784F" w:rsidP="00AB784F">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spacing w:line="276" w:lineRule="auto"/>
        <w:rPr>
          <w:rFonts w:cs="Times New Roman"/>
          <w:b/>
          <w:bCs/>
          <w:iCs/>
          <w:color w:val="000000"/>
        </w:rPr>
      </w:pPr>
    </w:p>
    <w:p w14:paraId="0E55D368" w14:textId="654B592E" w:rsidR="00961BE7" w:rsidRDefault="00AB784F" w:rsidP="00AD3123">
      <w:pPr>
        <w:tabs>
          <w:tab w:val="left" w:pos="981"/>
          <w:tab w:val="left" w:pos="1962"/>
          <w:tab w:val="left" w:pos="2943"/>
          <w:tab w:val="left" w:pos="3924"/>
          <w:tab w:val="left" w:pos="4905"/>
          <w:tab w:val="left" w:pos="5886"/>
          <w:tab w:val="left" w:pos="6867"/>
          <w:tab w:val="left" w:pos="7848"/>
          <w:tab w:val="left" w:pos="8829"/>
          <w:tab w:val="left" w:pos="9810"/>
          <w:tab w:val="left" w:pos="10792"/>
          <w:tab w:val="left" w:pos="11773"/>
          <w:tab w:val="left" w:pos="12754"/>
          <w:tab w:val="left" w:pos="13735"/>
          <w:tab w:val="left" w:pos="14716"/>
          <w:tab w:val="left" w:pos="15697"/>
          <w:tab w:val="left" w:pos="16678"/>
          <w:tab w:val="left" w:pos="17659"/>
          <w:tab w:val="left" w:pos="18640"/>
          <w:tab w:val="left" w:pos="19621"/>
          <w:tab w:val="left" w:pos="20602"/>
          <w:tab w:val="left" w:pos="21584"/>
          <w:tab w:val="left" w:pos="22565"/>
          <w:tab w:val="left" w:pos="23546"/>
          <w:tab w:val="left" w:pos="24527"/>
          <w:tab w:val="left" w:pos="25508"/>
          <w:tab w:val="left" w:pos="26489"/>
          <w:tab w:val="left" w:pos="27470"/>
          <w:tab w:val="left" w:pos="28451"/>
          <w:tab w:val="left" w:pos="29432"/>
          <w:tab w:val="left" w:pos="30413"/>
          <w:tab w:val="left" w:pos="31395"/>
        </w:tabs>
        <w:autoSpaceDE w:val="0"/>
        <w:autoSpaceDN w:val="0"/>
        <w:adjustRightInd w:val="0"/>
        <w:rPr>
          <w:noProof/>
        </w:rPr>
      </w:pPr>
      <w:r>
        <w:rPr>
          <w:rFonts w:cs="Times New Roman"/>
          <w:b/>
          <w:color w:val="000000"/>
        </w:rPr>
        <w:tab/>
      </w:r>
      <w:r>
        <w:rPr>
          <w:rFonts w:cs="Times New Roman"/>
          <w:b/>
          <w:color w:val="000000"/>
        </w:rPr>
        <w:tab/>
      </w:r>
      <w:r>
        <w:rPr>
          <w:rFonts w:cs="Times New Roman"/>
          <w:b/>
          <w:color w:val="000000"/>
        </w:rPr>
        <w:tab/>
      </w:r>
      <w:r w:rsidR="00961BE7">
        <w:rPr>
          <w:noProof/>
        </w:rPr>
        <w:br w:type="page"/>
      </w:r>
    </w:p>
    <w:tbl>
      <w:tblPr>
        <w:tblStyle w:val="TableGrid"/>
        <w:tblpPr w:leftFromText="180" w:rightFromText="180" w:vertAnchor="text" w:horzAnchor="margin" w:tblpY="376"/>
        <w:tblW w:w="926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2610"/>
        <w:gridCol w:w="1194"/>
        <w:gridCol w:w="876"/>
        <w:gridCol w:w="1565"/>
        <w:gridCol w:w="1305"/>
      </w:tblGrid>
      <w:tr w:rsidR="009F7183" w14:paraId="7D3F3FBF" w14:textId="77777777" w:rsidTr="00AD3123">
        <w:trPr>
          <w:trHeight w:val="623"/>
        </w:trPr>
        <w:tc>
          <w:tcPr>
            <w:tcW w:w="1710" w:type="dxa"/>
            <w:tcBorders>
              <w:top w:val="single" w:sz="4" w:space="0" w:color="auto"/>
              <w:bottom w:val="single" w:sz="4" w:space="0" w:color="auto"/>
            </w:tcBorders>
          </w:tcPr>
          <w:p w14:paraId="0C091D95" w14:textId="77777777" w:rsidR="009F7183" w:rsidRPr="0098658D" w:rsidRDefault="009F7183" w:rsidP="009F7183">
            <w:pPr>
              <w:spacing w:line="360" w:lineRule="auto"/>
              <w:jc w:val="both"/>
              <w:rPr>
                <w:rFonts w:cs="Times New Roman"/>
                <w:b/>
                <w:bCs/>
                <w:noProof/>
              </w:rPr>
            </w:pPr>
            <w:r w:rsidRPr="0098658D">
              <w:rPr>
                <w:rFonts w:cs="Times New Roman"/>
                <w:b/>
                <w:bCs/>
                <w:noProof/>
              </w:rPr>
              <w:lastRenderedPageBreak/>
              <w:t>National Park</w:t>
            </w:r>
          </w:p>
        </w:tc>
        <w:tc>
          <w:tcPr>
            <w:tcW w:w="2610" w:type="dxa"/>
            <w:tcBorders>
              <w:top w:val="single" w:sz="4" w:space="0" w:color="auto"/>
              <w:bottom w:val="single" w:sz="4" w:space="0" w:color="auto"/>
            </w:tcBorders>
          </w:tcPr>
          <w:p w14:paraId="54C08524" w14:textId="77777777" w:rsidR="009F7183" w:rsidRPr="00AD3123" w:rsidRDefault="009F7183" w:rsidP="009F7183">
            <w:pPr>
              <w:jc w:val="both"/>
              <w:rPr>
                <w:rFonts w:cs="Times New Roman"/>
                <w:b/>
                <w:bCs/>
                <w:noProof/>
              </w:rPr>
            </w:pPr>
            <w:r w:rsidRPr="00AD3123">
              <w:rPr>
                <w:rFonts w:cs="Times New Roman"/>
                <w:b/>
                <w:bCs/>
                <w:noProof/>
              </w:rPr>
              <w:t>Caption</w:t>
            </w:r>
          </w:p>
          <w:p w14:paraId="78C08FC4" w14:textId="77777777" w:rsidR="009F7183" w:rsidRPr="00AD3123" w:rsidRDefault="009F7183" w:rsidP="009F7183">
            <w:pPr>
              <w:jc w:val="both"/>
              <w:rPr>
                <w:rFonts w:cs="Times New Roman"/>
                <w:b/>
                <w:bCs/>
                <w:noProof/>
              </w:rPr>
            </w:pPr>
            <w:r>
              <w:rPr>
                <w:rFonts w:cs="Times New Roman"/>
                <w:b/>
                <w:bCs/>
                <w:noProof/>
              </w:rPr>
              <w:t>(</w:t>
            </w:r>
            <w:r w:rsidRPr="00AD3123">
              <w:rPr>
                <w:rFonts w:cs="Times New Roman"/>
                <w:b/>
                <w:bCs/>
                <w:noProof/>
              </w:rPr>
              <w:t>Uncleaned</w:t>
            </w:r>
            <w:r>
              <w:rPr>
                <w:rFonts w:cs="Times New Roman"/>
                <w:b/>
                <w:bCs/>
                <w:noProof/>
              </w:rPr>
              <w:t>)</w:t>
            </w:r>
            <w:r w:rsidRPr="00AD3123">
              <w:rPr>
                <w:rFonts w:cs="Times New Roman"/>
                <w:b/>
                <w:bCs/>
                <w:noProof/>
              </w:rPr>
              <w:t xml:space="preserve"> </w:t>
            </w:r>
          </w:p>
        </w:tc>
        <w:tc>
          <w:tcPr>
            <w:tcW w:w="1194" w:type="dxa"/>
            <w:tcBorders>
              <w:top w:val="single" w:sz="4" w:space="0" w:color="auto"/>
              <w:bottom w:val="single" w:sz="4" w:space="0" w:color="auto"/>
            </w:tcBorders>
          </w:tcPr>
          <w:p w14:paraId="0E583C4E" w14:textId="540149FB" w:rsidR="009F7183" w:rsidRPr="0098658D" w:rsidRDefault="009F7183" w:rsidP="00AD3123">
            <w:pPr>
              <w:spacing w:line="360" w:lineRule="auto"/>
              <w:jc w:val="center"/>
              <w:rPr>
                <w:rFonts w:cs="Times New Roman"/>
                <w:b/>
                <w:bCs/>
                <w:noProof/>
              </w:rPr>
            </w:pPr>
            <w:r w:rsidRPr="0098658D">
              <w:rPr>
                <w:rFonts w:cs="Times New Roman"/>
                <w:b/>
                <w:bCs/>
                <w:noProof/>
              </w:rPr>
              <w:t>Location</w:t>
            </w:r>
          </w:p>
        </w:tc>
        <w:tc>
          <w:tcPr>
            <w:tcW w:w="876" w:type="dxa"/>
            <w:tcBorders>
              <w:top w:val="single" w:sz="4" w:space="0" w:color="auto"/>
              <w:bottom w:val="single" w:sz="4" w:space="0" w:color="auto"/>
            </w:tcBorders>
          </w:tcPr>
          <w:p w14:paraId="6A0E379A" w14:textId="77777777" w:rsidR="009F7183" w:rsidRPr="0098658D" w:rsidRDefault="009F7183" w:rsidP="00AD3123">
            <w:pPr>
              <w:spacing w:line="360" w:lineRule="auto"/>
              <w:jc w:val="center"/>
              <w:rPr>
                <w:rFonts w:cs="Times New Roman"/>
                <w:b/>
                <w:bCs/>
                <w:noProof/>
              </w:rPr>
            </w:pPr>
            <w:r w:rsidRPr="0098658D">
              <w:rPr>
                <w:rFonts w:cs="Times New Roman"/>
                <w:b/>
                <w:bCs/>
                <w:noProof/>
              </w:rPr>
              <w:t>POI</w:t>
            </w:r>
          </w:p>
        </w:tc>
        <w:tc>
          <w:tcPr>
            <w:tcW w:w="1565" w:type="dxa"/>
            <w:tcBorders>
              <w:top w:val="single" w:sz="4" w:space="0" w:color="auto"/>
              <w:bottom w:val="single" w:sz="4" w:space="0" w:color="auto"/>
            </w:tcBorders>
          </w:tcPr>
          <w:p w14:paraId="3E7802C9" w14:textId="77777777" w:rsidR="009F7183" w:rsidRPr="0098658D" w:rsidRDefault="009F7183" w:rsidP="00AD3123">
            <w:pPr>
              <w:spacing w:line="360" w:lineRule="auto"/>
              <w:jc w:val="center"/>
              <w:rPr>
                <w:rFonts w:cs="Times New Roman"/>
                <w:b/>
                <w:bCs/>
                <w:noProof/>
              </w:rPr>
            </w:pPr>
            <w:r w:rsidRPr="0098658D">
              <w:rPr>
                <w:rFonts w:cs="Times New Roman"/>
                <w:b/>
                <w:bCs/>
                <w:noProof/>
              </w:rPr>
              <w:t>Things-2-Do</w:t>
            </w:r>
          </w:p>
        </w:tc>
        <w:tc>
          <w:tcPr>
            <w:tcW w:w="1305" w:type="dxa"/>
            <w:tcBorders>
              <w:top w:val="single" w:sz="4" w:space="0" w:color="auto"/>
              <w:bottom w:val="single" w:sz="4" w:space="0" w:color="auto"/>
            </w:tcBorders>
          </w:tcPr>
          <w:p w14:paraId="1D0FABD1" w14:textId="77777777" w:rsidR="009F7183" w:rsidRPr="0098658D" w:rsidRDefault="009F7183" w:rsidP="00AD3123">
            <w:pPr>
              <w:jc w:val="center"/>
              <w:rPr>
                <w:rFonts w:cs="Times New Roman"/>
                <w:b/>
                <w:bCs/>
                <w:noProof/>
              </w:rPr>
            </w:pPr>
            <w:r w:rsidRPr="0098658D">
              <w:rPr>
                <w:rFonts w:cs="Times New Roman"/>
                <w:b/>
                <w:bCs/>
                <w:noProof/>
              </w:rPr>
              <w:t>Sentiment Analysis</w:t>
            </w:r>
          </w:p>
        </w:tc>
      </w:tr>
      <w:tr w:rsidR="009F7183" w14:paraId="233A9A11" w14:textId="77777777" w:rsidTr="009F7183">
        <w:tc>
          <w:tcPr>
            <w:tcW w:w="1710" w:type="dxa"/>
            <w:tcBorders>
              <w:top w:val="single" w:sz="4" w:space="0" w:color="auto"/>
              <w:bottom w:val="nil"/>
            </w:tcBorders>
          </w:tcPr>
          <w:p w14:paraId="7E7D85E2" w14:textId="77777777" w:rsidR="009F7183" w:rsidRPr="00410721" w:rsidRDefault="009F7183" w:rsidP="009F7183">
            <w:pPr>
              <w:spacing w:line="360" w:lineRule="auto"/>
              <w:jc w:val="both"/>
              <w:rPr>
                <w:rFonts w:cs="Times New Roman"/>
                <w:noProof/>
              </w:rPr>
            </w:pPr>
            <w:r w:rsidRPr="00410721">
              <w:rPr>
                <w:rFonts w:cs="Times New Roman"/>
                <w:noProof/>
              </w:rPr>
              <w:t xml:space="preserve">Acadia </w:t>
            </w:r>
          </w:p>
        </w:tc>
        <w:tc>
          <w:tcPr>
            <w:tcW w:w="2610" w:type="dxa"/>
            <w:tcBorders>
              <w:top w:val="single" w:sz="4" w:space="0" w:color="auto"/>
              <w:bottom w:val="nil"/>
            </w:tcBorders>
            <w:vAlign w:val="center"/>
          </w:tcPr>
          <w:p w14:paraId="308626EA" w14:textId="77777777" w:rsidR="009F7183" w:rsidRPr="005A2848" w:rsidRDefault="009F7183" w:rsidP="009F7183">
            <w:pPr>
              <w:rPr>
                <w:rFonts w:cs="Times New Roman"/>
                <w:color w:val="000000"/>
                <w:sz w:val="20"/>
                <w:szCs w:val="20"/>
              </w:rPr>
            </w:pPr>
            <w:r w:rsidRPr="005A2848">
              <w:rPr>
                <w:rFonts w:cs="Times New Roman"/>
                <w:color w:val="000000"/>
                <w:sz w:val="20"/>
                <w:szCs w:val="20"/>
              </w:rPr>
              <w:t>#view of #TheBowl on our #hike up! #amainezing #acadia #acadianationalpark #beautifulday #beehivetrail #ocean #instasky #sundayfunday #maine #newengland #ig_newengland</w:t>
            </w:r>
          </w:p>
        </w:tc>
        <w:tc>
          <w:tcPr>
            <w:tcW w:w="1194" w:type="dxa"/>
            <w:tcBorders>
              <w:top w:val="single" w:sz="4" w:space="0" w:color="auto"/>
              <w:bottom w:val="nil"/>
            </w:tcBorders>
            <w:vAlign w:val="bottom"/>
          </w:tcPr>
          <w:p w14:paraId="258FA392" w14:textId="77777777" w:rsidR="009F7183" w:rsidRPr="00410721" w:rsidRDefault="009F7183" w:rsidP="00AD3123">
            <w:pPr>
              <w:spacing w:line="360" w:lineRule="auto"/>
              <w:jc w:val="center"/>
              <w:rPr>
                <w:rFonts w:cs="Times New Roman"/>
                <w:color w:val="000000"/>
              </w:rPr>
            </w:pPr>
            <w:r w:rsidRPr="00410721">
              <w:rPr>
                <w:rFonts w:cs="Times New Roman"/>
                <w:color w:val="000000"/>
              </w:rPr>
              <w:t>1</w:t>
            </w:r>
          </w:p>
        </w:tc>
        <w:tc>
          <w:tcPr>
            <w:tcW w:w="876" w:type="dxa"/>
            <w:tcBorders>
              <w:top w:val="single" w:sz="4" w:space="0" w:color="auto"/>
              <w:bottom w:val="nil"/>
            </w:tcBorders>
            <w:vAlign w:val="bottom"/>
          </w:tcPr>
          <w:p w14:paraId="1282D33C" w14:textId="77777777" w:rsidR="009F7183" w:rsidRPr="00410721" w:rsidRDefault="009F7183" w:rsidP="00AD3123">
            <w:pPr>
              <w:spacing w:line="360" w:lineRule="auto"/>
              <w:jc w:val="center"/>
              <w:rPr>
                <w:rFonts w:cs="Times New Roman"/>
                <w:color w:val="000000"/>
              </w:rPr>
            </w:pPr>
            <w:r w:rsidRPr="00410721">
              <w:rPr>
                <w:rFonts w:cs="Times New Roman"/>
                <w:color w:val="000000"/>
              </w:rPr>
              <w:t>1</w:t>
            </w:r>
          </w:p>
        </w:tc>
        <w:tc>
          <w:tcPr>
            <w:tcW w:w="1565" w:type="dxa"/>
            <w:tcBorders>
              <w:top w:val="single" w:sz="4" w:space="0" w:color="auto"/>
              <w:bottom w:val="nil"/>
            </w:tcBorders>
            <w:vAlign w:val="bottom"/>
          </w:tcPr>
          <w:p w14:paraId="3FEE6B4E" w14:textId="77777777" w:rsidR="009F7183" w:rsidRPr="00410721" w:rsidRDefault="009F7183" w:rsidP="00AD3123">
            <w:pPr>
              <w:spacing w:line="360" w:lineRule="auto"/>
              <w:jc w:val="center"/>
              <w:rPr>
                <w:rFonts w:cs="Times New Roman"/>
                <w:color w:val="000000"/>
              </w:rPr>
            </w:pPr>
            <w:r w:rsidRPr="00410721">
              <w:rPr>
                <w:rFonts w:cs="Times New Roman"/>
                <w:color w:val="000000"/>
              </w:rPr>
              <w:t>1</w:t>
            </w:r>
          </w:p>
        </w:tc>
        <w:tc>
          <w:tcPr>
            <w:tcW w:w="1305" w:type="dxa"/>
            <w:tcBorders>
              <w:top w:val="single" w:sz="4" w:space="0" w:color="auto"/>
              <w:bottom w:val="nil"/>
            </w:tcBorders>
          </w:tcPr>
          <w:p w14:paraId="38976641" w14:textId="77777777" w:rsidR="009F7183" w:rsidRPr="00410721" w:rsidRDefault="009F7183" w:rsidP="00AD3123">
            <w:pPr>
              <w:spacing w:line="360" w:lineRule="auto"/>
              <w:jc w:val="center"/>
              <w:rPr>
                <w:rFonts w:cs="Times New Roman"/>
                <w:noProof/>
              </w:rPr>
            </w:pPr>
            <w:r w:rsidRPr="00410721">
              <w:rPr>
                <w:rFonts w:cs="Times New Roman"/>
                <w:noProof/>
              </w:rPr>
              <w:t>Neutral</w:t>
            </w:r>
          </w:p>
        </w:tc>
      </w:tr>
      <w:tr w:rsidR="009F7183" w14:paraId="137FDFB0" w14:textId="77777777" w:rsidTr="009F7183">
        <w:tc>
          <w:tcPr>
            <w:tcW w:w="1710" w:type="dxa"/>
            <w:tcBorders>
              <w:top w:val="single" w:sz="4" w:space="0" w:color="auto"/>
              <w:bottom w:val="nil"/>
            </w:tcBorders>
          </w:tcPr>
          <w:p w14:paraId="1A353879" w14:textId="77777777" w:rsidR="009F7183" w:rsidRPr="00410721" w:rsidRDefault="009F7183" w:rsidP="009F7183">
            <w:pPr>
              <w:spacing w:line="360" w:lineRule="auto"/>
              <w:jc w:val="both"/>
              <w:rPr>
                <w:rFonts w:cs="Times New Roman"/>
                <w:noProof/>
              </w:rPr>
            </w:pPr>
            <w:r w:rsidRPr="00410721">
              <w:rPr>
                <w:rFonts w:cs="Times New Roman"/>
                <w:noProof/>
              </w:rPr>
              <w:t xml:space="preserve">Arches </w:t>
            </w:r>
          </w:p>
        </w:tc>
        <w:tc>
          <w:tcPr>
            <w:tcW w:w="2610" w:type="dxa"/>
            <w:tcBorders>
              <w:top w:val="single" w:sz="4" w:space="0" w:color="auto"/>
              <w:bottom w:val="nil"/>
            </w:tcBorders>
            <w:vAlign w:val="center"/>
          </w:tcPr>
          <w:p w14:paraId="06C43993" w14:textId="77777777" w:rsidR="009F7183" w:rsidRPr="005A2848" w:rsidRDefault="009F7183" w:rsidP="009F7183">
            <w:pPr>
              <w:rPr>
                <w:rFonts w:cs="Times New Roman"/>
                <w:color w:val="000000"/>
                <w:sz w:val="20"/>
                <w:szCs w:val="20"/>
              </w:rPr>
            </w:pPr>
            <w:r w:rsidRPr="005A2848">
              <w:rPr>
                <w:rFonts w:cs="Times New Roman"/>
                <w:color w:val="000000"/>
                <w:sz w:val="20"/>
                <w:szCs w:val="20"/>
              </w:rPr>
              <w:t>Day trip to #Moab Delicate Arch is looking fine... #iphoneonly #landscape #nature #mountains #moab #arches</w:t>
            </w:r>
          </w:p>
        </w:tc>
        <w:tc>
          <w:tcPr>
            <w:tcW w:w="1194" w:type="dxa"/>
            <w:tcBorders>
              <w:top w:val="single" w:sz="4" w:space="0" w:color="auto"/>
              <w:bottom w:val="nil"/>
            </w:tcBorders>
            <w:vAlign w:val="bottom"/>
          </w:tcPr>
          <w:p w14:paraId="30E1780C" w14:textId="77777777" w:rsidR="009F7183" w:rsidRPr="00410721" w:rsidRDefault="009F7183" w:rsidP="00AD3123">
            <w:pPr>
              <w:spacing w:line="360" w:lineRule="auto"/>
              <w:jc w:val="center"/>
              <w:rPr>
                <w:rFonts w:cs="Times New Roman"/>
                <w:color w:val="000000"/>
              </w:rPr>
            </w:pPr>
            <w:r w:rsidRPr="00410721">
              <w:rPr>
                <w:rFonts w:cs="Times New Roman"/>
                <w:color w:val="000000"/>
              </w:rPr>
              <w:t>1</w:t>
            </w:r>
          </w:p>
        </w:tc>
        <w:tc>
          <w:tcPr>
            <w:tcW w:w="876" w:type="dxa"/>
            <w:tcBorders>
              <w:top w:val="single" w:sz="4" w:space="0" w:color="auto"/>
              <w:bottom w:val="nil"/>
            </w:tcBorders>
            <w:vAlign w:val="bottom"/>
          </w:tcPr>
          <w:p w14:paraId="54C72E50" w14:textId="77777777" w:rsidR="009F7183" w:rsidRPr="00410721" w:rsidRDefault="009F7183" w:rsidP="00AD3123">
            <w:pPr>
              <w:spacing w:line="360" w:lineRule="auto"/>
              <w:jc w:val="center"/>
              <w:rPr>
                <w:rFonts w:cs="Times New Roman"/>
                <w:color w:val="000000"/>
              </w:rPr>
            </w:pPr>
            <w:r w:rsidRPr="00410721">
              <w:rPr>
                <w:rFonts w:cs="Times New Roman"/>
                <w:color w:val="000000"/>
              </w:rPr>
              <w:t>1</w:t>
            </w:r>
          </w:p>
        </w:tc>
        <w:tc>
          <w:tcPr>
            <w:tcW w:w="1565" w:type="dxa"/>
            <w:tcBorders>
              <w:top w:val="single" w:sz="4" w:space="0" w:color="auto"/>
              <w:bottom w:val="nil"/>
            </w:tcBorders>
            <w:vAlign w:val="bottom"/>
          </w:tcPr>
          <w:p w14:paraId="7848979D" w14:textId="77777777" w:rsidR="009F7183" w:rsidRPr="00410721" w:rsidRDefault="009F7183" w:rsidP="00AD3123">
            <w:pPr>
              <w:spacing w:line="360" w:lineRule="auto"/>
              <w:jc w:val="center"/>
              <w:rPr>
                <w:rFonts w:cs="Times New Roman"/>
                <w:color w:val="000000"/>
              </w:rPr>
            </w:pPr>
            <w:r w:rsidRPr="00410721">
              <w:rPr>
                <w:rFonts w:cs="Times New Roman"/>
                <w:color w:val="000000"/>
              </w:rPr>
              <w:t>0</w:t>
            </w:r>
          </w:p>
        </w:tc>
        <w:tc>
          <w:tcPr>
            <w:tcW w:w="1305" w:type="dxa"/>
            <w:tcBorders>
              <w:top w:val="single" w:sz="4" w:space="0" w:color="auto"/>
              <w:bottom w:val="nil"/>
            </w:tcBorders>
          </w:tcPr>
          <w:p w14:paraId="13ED5919" w14:textId="77777777" w:rsidR="009F7183" w:rsidRPr="00410721" w:rsidRDefault="009F7183" w:rsidP="00AD3123">
            <w:pPr>
              <w:spacing w:line="360" w:lineRule="auto"/>
              <w:jc w:val="center"/>
              <w:rPr>
                <w:rFonts w:cs="Times New Roman"/>
                <w:noProof/>
              </w:rPr>
            </w:pPr>
            <w:r w:rsidRPr="00410721">
              <w:rPr>
                <w:rFonts w:cs="Times New Roman"/>
                <w:noProof/>
              </w:rPr>
              <w:t>Positive</w:t>
            </w:r>
          </w:p>
        </w:tc>
      </w:tr>
      <w:tr w:rsidR="009F7183" w14:paraId="7A382E5F" w14:textId="77777777" w:rsidTr="009F7183">
        <w:tc>
          <w:tcPr>
            <w:tcW w:w="1710" w:type="dxa"/>
            <w:tcBorders>
              <w:top w:val="single" w:sz="4" w:space="0" w:color="auto"/>
              <w:bottom w:val="nil"/>
            </w:tcBorders>
          </w:tcPr>
          <w:p w14:paraId="2BB520FB" w14:textId="77777777" w:rsidR="009F7183" w:rsidRPr="006E22EE" w:rsidRDefault="009F7183" w:rsidP="009F7183">
            <w:pPr>
              <w:spacing w:line="360" w:lineRule="auto"/>
              <w:jc w:val="both"/>
              <w:rPr>
                <w:rFonts w:cs="Times New Roman"/>
                <w:noProof/>
              </w:rPr>
            </w:pPr>
            <w:r w:rsidRPr="006E22EE">
              <w:rPr>
                <w:rFonts w:cs="Times New Roman"/>
                <w:noProof/>
              </w:rPr>
              <w:t xml:space="preserve">Badlands </w:t>
            </w:r>
          </w:p>
        </w:tc>
        <w:tc>
          <w:tcPr>
            <w:tcW w:w="2610" w:type="dxa"/>
            <w:tcBorders>
              <w:top w:val="single" w:sz="4" w:space="0" w:color="auto"/>
              <w:bottom w:val="nil"/>
            </w:tcBorders>
            <w:vAlign w:val="center"/>
          </w:tcPr>
          <w:p w14:paraId="5EBEFFF1" w14:textId="507FF7FA" w:rsidR="009F7183" w:rsidRPr="005A2848" w:rsidRDefault="009F7183" w:rsidP="009F7183">
            <w:pPr>
              <w:rPr>
                <w:rFonts w:cs="Times New Roman"/>
                <w:noProof/>
                <w:sz w:val="20"/>
                <w:szCs w:val="20"/>
              </w:rPr>
            </w:pPr>
            <w:r w:rsidRPr="005A2848">
              <w:rPr>
                <w:rFonts w:cs="Times New Roman"/>
                <w:color w:val="000000"/>
                <w:sz w:val="20"/>
                <w:szCs w:val="20"/>
              </w:rPr>
              <w:t xml:space="preserve">Bad </w:t>
            </w:r>
            <w:proofErr w:type="spellStart"/>
            <w:r w:rsidRPr="005A2848">
              <w:rPr>
                <w:rFonts w:cs="Times New Roman"/>
                <w:color w:val="000000"/>
                <w:sz w:val="20"/>
                <w:szCs w:val="20"/>
              </w:rPr>
              <w:t>bad</w:t>
            </w:r>
            <w:proofErr w:type="spellEnd"/>
            <w:r w:rsidRPr="005A2848">
              <w:rPr>
                <w:rFonts w:cs="Times New Roman"/>
                <w:color w:val="000000"/>
                <w:sz w:val="20"/>
                <w:szCs w:val="20"/>
              </w:rPr>
              <w:t xml:space="preserve"> lands badlands</w:t>
            </w:r>
          </w:p>
        </w:tc>
        <w:tc>
          <w:tcPr>
            <w:tcW w:w="1194" w:type="dxa"/>
            <w:tcBorders>
              <w:top w:val="single" w:sz="4" w:space="0" w:color="auto"/>
              <w:bottom w:val="nil"/>
            </w:tcBorders>
            <w:vAlign w:val="bottom"/>
          </w:tcPr>
          <w:p w14:paraId="606DBAAF" w14:textId="77777777" w:rsidR="009F7183" w:rsidRPr="006E22EE" w:rsidRDefault="009F7183" w:rsidP="00AD3123">
            <w:pPr>
              <w:spacing w:line="360" w:lineRule="auto"/>
              <w:jc w:val="center"/>
              <w:rPr>
                <w:rFonts w:cs="Times New Roman"/>
                <w:noProof/>
              </w:rPr>
            </w:pPr>
            <w:r w:rsidRPr="006E22EE">
              <w:rPr>
                <w:rFonts w:cs="Times New Roman"/>
                <w:color w:val="000000"/>
              </w:rPr>
              <w:t>1</w:t>
            </w:r>
          </w:p>
        </w:tc>
        <w:tc>
          <w:tcPr>
            <w:tcW w:w="876" w:type="dxa"/>
            <w:tcBorders>
              <w:top w:val="single" w:sz="4" w:space="0" w:color="auto"/>
              <w:bottom w:val="nil"/>
            </w:tcBorders>
            <w:vAlign w:val="bottom"/>
          </w:tcPr>
          <w:p w14:paraId="6C9FA842" w14:textId="77777777" w:rsidR="009F7183" w:rsidRPr="006E22EE" w:rsidRDefault="009F7183" w:rsidP="00AD3123">
            <w:pPr>
              <w:spacing w:line="360" w:lineRule="auto"/>
              <w:jc w:val="center"/>
              <w:rPr>
                <w:rFonts w:cs="Times New Roman"/>
                <w:noProof/>
              </w:rPr>
            </w:pPr>
            <w:r w:rsidRPr="006E22EE">
              <w:rPr>
                <w:rFonts w:cs="Times New Roman"/>
                <w:color w:val="000000"/>
              </w:rPr>
              <w:t>0</w:t>
            </w:r>
          </w:p>
        </w:tc>
        <w:tc>
          <w:tcPr>
            <w:tcW w:w="1565" w:type="dxa"/>
            <w:tcBorders>
              <w:top w:val="single" w:sz="4" w:space="0" w:color="auto"/>
              <w:bottom w:val="nil"/>
            </w:tcBorders>
            <w:vAlign w:val="bottom"/>
          </w:tcPr>
          <w:p w14:paraId="4406E044" w14:textId="77777777" w:rsidR="009F7183" w:rsidRPr="006E22EE" w:rsidRDefault="009F7183" w:rsidP="00AD3123">
            <w:pPr>
              <w:spacing w:line="360" w:lineRule="auto"/>
              <w:jc w:val="center"/>
              <w:rPr>
                <w:rFonts w:cs="Times New Roman"/>
                <w:noProof/>
              </w:rPr>
            </w:pPr>
            <w:r w:rsidRPr="006E22EE">
              <w:rPr>
                <w:rFonts w:cs="Times New Roman"/>
                <w:color w:val="000000"/>
              </w:rPr>
              <w:t>0</w:t>
            </w:r>
          </w:p>
        </w:tc>
        <w:tc>
          <w:tcPr>
            <w:tcW w:w="1305" w:type="dxa"/>
            <w:tcBorders>
              <w:top w:val="single" w:sz="4" w:space="0" w:color="auto"/>
              <w:bottom w:val="nil"/>
            </w:tcBorders>
          </w:tcPr>
          <w:p w14:paraId="56D666F2" w14:textId="77777777" w:rsidR="009F7183" w:rsidRPr="006E22EE" w:rsidRDefault="009F7183" w:rsidP="00AD3123">
            <w:pPr>
              <w:spacing w:line="360" w:lineRule="auto"/>
              <w:jc w:val="center"/>
              <w:rPr>
                <w:rFonts w:cs="Times New Roman"/>
                <w:noProof/>
              </w:rPr>
            </w:pPr>
            <w:r w:rsidRPr="006E22EE">
              <w:rPr>
                <w:rFonts w:cs="Times New Roman"/>
                <w:noProof/>
              </w:rPr>
              <w:t>Negative</w:t>
            </w:r>
          </w:p>
        </w:tc>
      </w:tr>
      <w:tr w:rsidR="009F7183" w14:paraId="0B173A88" w14:textId="77777777" w:rsidTr="009F7183">
        <w:tc>
          <w:tcPr>
            <w:tcW w:w="1710" w:type="dxa"/>
            <w:tcBorders>
              <w:top w:val="single" w:sz="4" w:space="0" w:color="auto"/>
              <w:bottom w:val="single" w:sz="4" w:space="0" w:color="auto"/>
            </w:tcBorders>
          </w:tcPr>
          <w:p w14:paraId="5857F842" w14:textId="77777777" w:rsidR="009F7183" w:rsidRPr="006E22EE" w:rsidRDefault="009F7183" w:rsidP="009F7183">
            <w:pPr>
              <w:spacing w:line="360" w:lineRule="auto"/>
              <w:jc w:val="both"/>
              <w:rPr>
                <w:rFonts w:cs="Times New Roman"/>
                <w:noProof/>
              </w:rPr>
            </w:pPr>
            <w:r>
              <w:rPr>
                <w:rFonts w:cs="Times New Roman"/>
                <w:noProof/>
              </w:rPr>
              <w:t>Bryce Canyon</w:t>
            </w:r>
          </w:p>
        </w:tc>
        <w:tc>
          <w:tcPr>
            <w:tcW w:w="2610" w:type="dxa"/>
            <w:tcBorders>
              <w:top w:val="single" w:sz="4" w:space="0" w:color="auto"/>
              <w:bottom w:val="single" w:sz="4" w:space="0" w:color="auto"/>
            </w:tcBorders>
            <w:vAlign w:val="center"/>
          </w:tcPr>
          <w:p w14:paraId="41DBDEA8" w14:textId="77777777" w:rsidR="009F7183" w:rsidRPr="005A2848" w:rsidRDefault="009F7183" w:rsidP="009F7183">
            <w:pPr>
              <w:rPr>
                <w:rFonts w:cs="Times New Roman"/>
                <w:color w:val="000000"/>
                <w:sz w:val="20"/>
                <w:szCs w:val="20"/>
              </w:rPr>
            </w:pPr>
            <w:r w:rsidRPr="005A2848">
              <w:rPr>
                <w:rFonts w:cs="Times New Roman"/>
                <w:color w:val="000000"/>
                <w:sz w:val="20"/>
                <w:szCs w:val="20"/>
                <w:shd w:val="clear" w:color="auto" w:fill="FFFFFF"/>
              </w:rPr>
              <w:t>a photo just doesn</w:t>
            </w:r>
            <w:r>
              <w:rPr>
                <w:rFonts w:cs="Times New Roman"/>
                <w:color w:val="000000"/>
                <w:sz w:val="20"/>
                <w:szCs w:val="20"/>
                <w:shd w:val="clear" w:color="auto" w:fill="FFFFFF"/>
              </w:rPr>
              <w:t>’</w:t>
            </w:r>
            <w:r w:rsidRPr="005A2848">
              <w:rPr>
                <w:rFonts w:cs="Times New Roman"/>
                <w:color w:val="000000"/>
                <w:sz w:val="20"/>
                <w:szCs w:val="20"/>
                <w:shd w:val="clear" w:color="auto" w:fill="FFFFFF"/>
              </w:rPr>
              <w:t>t do it justice</w:t>
            </w:r>
          </w:p>
        </w:tc>
        <w:tc>
          <w:tcPr>
            <w:tcW w:w="1194" w:type="dxa"/>
            <w:tcBorders>
              <w:top w:val="single" w:sz="4" w:space="0" w:color="auto"/>
              <w:bottom w:val="single" w:sz="4" w:space="0" w:color="auto"/>
            </w:tcBorders>
            <w:vAlign w:val="bottom"/>
          </w:tcPr>
          <w:p w14:paraId="2AF9B557" w14:textId="77777777" w:rsidR="009F7183" w:rsidRPr="006E22EE" w:rsidRDefault="009F7183" w:rsidP="00AD3123">
            <w:pPr>
              <w:spacing w:line="360" w:lineRule="auto"/>
              <w:jc w:val="center"/>
              <w:rPr>
                <w:rFonts w:cs="Times New Roman"/>
                <w:color w:val="000000"/>
              </w:rPr>
            </w:pPr>
            <w:r>
              <w:rPr>
                <w:rFonts w:cs="Times New Roman"/>
                <w:color w:val="000000"/>
              </w:rPr>
              <w:t>0</w:t>
            </w:r>
          </w:p>
        </w:tc>
        <w:tc>
          <w:tcPr>
            <w:tcW w:w="876" w:type="dxa"/>
            <w:tcBorders>
              <w:top w:val="single" w:sz="4" w:space="0" w:color="auto"/>
              <w:bottom w:val="single" w:sz="4" w:space="0" w:color="auto"/>
            </w:tcBorders>
            <w:vAlign w:val="bottom"/>
          </w:tcPr>
          <w:p w14:paraId="48AE8A12" w14:textId="77777777" w:rsidR="009F7183" w:rsidRPr="006E22EE" w:rsidRDefault="009F7183" w:rsidP="00AD3123">
            <w:pPr>
              <w:spacing w:line="360" w:lineRule="auto"/>
              <w:jc w:val="center"/>
              <w:rPr>
                <w:rFonts w:cs="Times New Roman"/>
                <w:color w:val="000000"/>
              </w:rPr>
            </w:pPr>
            <w:r>
              <w:rPr>
                <w:rFonts w:cs="Times New Roman"/>
                <w:color w:val="000000"/>
              </w:rPr>
              <w:t>0</w:t>
            </w:r>
          </w:p>
        </w:tc>
        <w:tc>
          <w:tcPr>
            <w:tcW w:w="1565" w:type="dxa"/>
            <w:tcBorders>
              <w:top w:val="single" w:sz="4" w:space="0" w:color="auto"/>
              <w:bottom w:val="single" w:sz="4" w:space="0" w:color="auto"/>
            </w:tcBorders>
            <w:vAlign w:val="bottom"/>
          </w:tcPr>
          <w:p w14:paraId="6AF3A89B" w14:textId="77777777" w:rsidR="009F7183" w:rsidRPr="006E22EE" w:rsidRDefault="009F7183" w:rsidP="00AD3123">
            <w:pPr>
              <w:spacing w:line="360" w:lineRule="auto"/>
              <w:jc w:val="center"/>
              <w:rPr>
                <w:rFonts w:cs="Times New Roman"/>
                <w:color w:val="000000"/>
              </w:rPr>
            </w:pPr>
            <w:r>
              <w:rPr>
                <w:rFonts w:cs="Times New Roman"/>
                <w:color w:val="000000"/>
              </w:rPr>
              <w:t>0</w:t>
            </w:r>
          </w:p>
        </w:tc>
        <w:tc>
          <w:tcPr>
            <w:tcW w:w="1305" w:type="dxa"/>
            <w:tcBorders>
              <w:top w:val="single" w:sz="4" w:space="0" w:color="auto"/>
              <w:bottom w:val="single" w:sz="4" w:space="0" w:color="auto"/>
            </w:tcBorders>
          </w:tcPr>
          <w:p w14:paraId="20983ADF" w14:textId="77777777" w:rsidR="009F7183" w:rsidRPr="006E22EE" w:rsidRDefault="009F7183" w:rsidP="00AD3123">
            <w:pPr>
              <w:spacing w:line="360" w:lineRule="auto"/>
              <w:jc w:val="center"/>
              <w:rPr>
                <w:rFonts w:cs="Times New Roman"/>
                <w:noProof/>
              </w:rPr>
            </w:pPr>
            <w:r>
              <w:rPr>
                <w:rFonts w:cs="Times New Roman"/>
                <w:noProof/>
              </w:rPr>
              <w:t>Negative</w:t>
            </w:r>
          </w:p>
        </w:tc>
      </w:tr>
      <w:tr w:rsidR="009F7183" w14:paraId="60979317" w14:textId="77777777" w:rsidTr="009F7183">
        <w:tc>
          <w:tcPr>
            <w:tcW w:w="1710" w:type="dxa"/>
            <w:tcBorders>
              <w:top w:val="single" w:sz="4" w:space="0" w:color="auto"/>
              <w:bottom w:val="single" w:sz="4" w:space="0" w:color="auto"/>
            </w:tcBorders>
          </w:tcPr>
          <w:p w14:paraId="152D2BC1" w14:textId="77777777" w:rsidR="009F7183" w:rsidRPr="006E22EE" w:rsidRDefault="009F7183" w:rsidP="009F7183">
            <w:pPr>
              <w:spacing w:line="360" w:lineRule="auto"/>
              <w:jc w:val="both"/>
              <w:rPr>
                <w:rFonts w:cs="Times New Roman"/>
                <w:noProof/>
              </w:rPr>
            </w:pPr>
            <w:r w:rsidRPr="006E22EE">
              <w:rPr>
                <w:rFonts w:cs="Times New Roman"/>
                <w:noProof/>
              </w:rPr>
              <w:t>Everglades</w:t>
            </w:r>
          </w:p>
        </w:tc>
        <w:tc>
          <w:tcPr>
            <w:tcW w:w="2610" w:type="dxa"/>
            <w:tcBorders>
              <w:top w:val="single" w:sz="4" w:space="0" w:color="auto"/>
              <w:bottom w:val="single" w:sz="4" w:space="0" w:color="auto"/>
            </w:tcBorders>
            <w:vAlign w:val="center"/>
          </w:tcPr>
          <w:p w14:paraId="00F4555F" w14:textId="77777777" w:rsidR="009F7183" w:rsidRPr="005A2848" w:rsidRDefault="009F7183" w:rsidP="009F7183">
            <w:pPr>
              <w:rPr>
                <w:rFonts w:cs="Times New Roman"/>
                <w:color w:val="000000"/>
                <w:sz w:val="20"/>
                <w:szCs w:val="20"/>
              </w:rPr>
            </w:pPr>
            <w:r w:rsidRPr="005A2848">
              <w:rPr>
                <w:rFonts w:cs="Times New Roman"/>
                <w:color w:val="000000"/>
                <w:sz w:val="20"/>
                <w:szCs w:val="20"/>
              </w:rPr>
              <w:t>#everglades #alligators #alligator #dead #vulture #florida</w:t>
            </w:r>
          </w:p>
        </w:tc>
        <w:tc>
          <w:tcPr>
            <w:tcW w:w="1194" w:type="dxa"/>
            <w:tcBorders>
              <w:top w:val="single" w:sz="4" w:space="0" w:color="auto"/>
              <w:bottom w:val="single" w:sz="4" w:space="0" w:color="auto"/>
            </w:tcBorders>
            <w:vAlign w:val="bottom"/>
          </w:tcPr>
          <w:p w14:paraId="387BD137" w14:textId="77777777" w:rsidR="009F7183" w:rsidRPr="006E22EE" w:rsidRDefault="009F7183" w:rsidP="00AD3123">
            <w:pPr>
              <w:spacing w:line="360" w:lineRule="auto"/>
              <w:jc w:val="center"/>
              <w:rPr>
                <w:rFonts w:cs="Times New Roman"/>
                <w:color w:val="000000"/>
              </w:rPr>
            </w:pPr>
            <w:r w:rsidRPr="006E22EE">
              <w:rPr>
                <w:rFonts w:cs="Times New Roman"/>
                <w:color w:val="000000"/>
              </w:rPr>
              <w:t>1</w:t>
            </w:r>
          </w:p>
        </w:tc>
        <w:tc>
          <w:tcPr>
            <w:tcW w:w="876" w:type="dxa"/>
            <w:tcBorders>
              <w:top w:val="single" w:sz="4" w:space="0" w:color="auto"/>
              <w:bottom w:val="single" w:sz="4" w:space="0" w:color="auto"/>
            </w:tcBorders>
            <w:vAlign w:val="bottom"/>
          </w:tcPr>
          <w:p w14:paraId="0115EB33" w14:textId="77777777" w:rsidR="009F7183" w:rsidRPr="006E22EE" w:rsidRDefault="009F7183" w:rsidP="00AD3123">
            <w:pPr>
              <w:spacing w:line="360" w:lineRule="auto"/>
              <w:jc w:val="center"/>
              <w:rPr>
                <w:rFonts w:cs="Times New Roman"/>
                <w:color w:val="000000"/>
              </w:rPr>
            </w:pPr>
            <w:r w:rsidRPr="006E22EE">
              <w:rPr>
                <w:rFonts w:cs="Times New Roman"/>
                <w:color w:val="000000"/>
              </w:rPr>
              <w:t>1</w:t>
            </w:r>
          </w:p>
        </w:tc>
        <w:tc>
          <w:tcPr>
            <w:tcW w:w="1565" w:type="dxa"/>
            <w:tcBorders>
              <w:top w:val="single" w:sz="4" w:space="0" w:color="auto"/>
              <w:bottom w:val="single" w:sz="4" w:space="0" w:color="auto"/>
            </w:tcBorders>
            <w:vAlign w:val="bottom"/>
          </w:tcPr>
          <w:p w14:paraId="40ECB5A8" w14:textId="77777777" w:rsidR="009F7183" w:rsidRPr="006E22EE" w:rsidRDefault="009F7183" w:rsidP="00AD3123">
            <w:pPr>
              <w:spacing w:line="360" w:lineRule="auto"/>
              <w:jc w:val="center"/>
              <w:rPr>
                <w:rFonts w:cs="Times New Roman"/>
                <w:color w:val="000000"/>
              </w:rPr>
            </w:pPr>
            <w:r w:rsidRPr="006E22EE">
              <w:rPr>
                <w:rFonts w:cs="Times New Roman"/>
                <w:color w:val="000000"/>
              </w:rPr>
              <w:t>0</w:t>
            </w:r>
          </w:p>
        </w:tc>
        <w:tc>
          <w:tcPr>
            <w:tcW w:w="1305" w:type="dxa"/>
            <w:tcBorders>
              <w:top w:val="single" w:sz="4" w:space="0" w:color="auto"/>
              <w:bottom w:val="single" w:sz="4" w:space="0" w:color="auto"/>
            </w:tcBorders>
          </w:tcPr>
          <w:p w14:paraId="5401B55D" w14:textId="77777777" w:rsidR="009F7183" w:rsidRPr="006E22EE" w:rsidRDefault="009F7183" w:rsidP="00AD3123">
            <w:pPr>
              <w:spacing w:line="360" w:lineRule="auto"/>
              <w:jc w:val="center"/>
              <w:rPr>
                <w:rFonts w:cs="Times New Roman"/>
                <w:noProof/>
              </w:rPr>
            </w:pPr>
            <w:r w:rsidRPr="006E22EE">
              <w:rPr>
                <w:rFonts w:cs="Times New Roman"/>
                <w:noProof/>
              </w:rPr>
              <w:t>Negative</w:t>
            </w:r>
          </w:p>
        </w:tc>
      </w:tr>
      <w:tr w:rsidR="009F7183" w14:paraId="5CF16234" w14:textId="77777777" w:rsidTr="009F7183">
        <w:tc>
          <w:tcPr>
            <w:tcW w:w="1710" w:type="dxa"/>
            <w:tcBorders>
              <w:top w:val="single" w:sz="4" w:space="0" w:color="auto"/>
              <w:bottom w:val="single" w:sz="4" w:space="0" w:color="auto"/>
            </w:tcBorders>
          </w:tcPr>
          <w:p w14:paraId="31F2BF2F" w14:textId="77777777" w:rsidR="009F7183" w:rsidRPr="006E22EE" w:rsidRDefault="009F7183" w:rsidP="009F7183">
            <w:pPr>
              <w:spacing w:line="360" w:lineRule="auto"/>
              <w:jc w:val="both"/>
              <w:rPr>
                <w:rFonts w:cs="Times New Roman"/>
                <w:noProof/>
              </w:rPr>
            </w:pPr>
            <w:r>
              <w:rPr>
                <w:rFonts w:cs="Times New Roman"/>
                <w:noProof/>
              </w:rPr>
              <w:t>Glacier</w:t>
            </w:r>
          </w:p>
        </w:tc>
        <w:tc>
          <w:tcPr>
            <w:tcW w:w="2610" w:type="dxa"/>
            <w:tcBorders>
              <w:top w:val="single" w:sz="4" w:space="0" w:color="auto"/>
              <w:bottom w:val="single" w:sz="4" w:space="0" w:color="auto"/>
            </w:tcBorders>
            <w:vAlign w:val="center"/>
          </w:tcPr>
          <w:p w14:paraId="489D4225" w14:textId="77777777" w:rsidR="009F7183" w:rsidRPr="00494314" w:rsidRDefault="009F7183" w:rsidP="009F7183">
            <w:pPr>
              <w:rPr>
                <w:color w:val="000000"/>
                <w:sz w:val="20"/>
                <w:szCs w:val="20"/>
              </w:rPr>
            </w:pPr>
            <w:r w:rsidRPr="005A2848">
              <w:rPr>
                <w:rFonts w:ascii="Segoe UI Symbol" w:hAnsi="Segoe UI Symbol" w:cs="Segoe UI Symbol"/>
                <w:color w:val="000000"/>
                <w:sz w:val="20"/>
                <w:szCs w:val="20"/>
              </w:rPr>
              <w:t>⛰</w:t>
            </w:r>
            <w:r w:rsidRPr="005A2848">
              <w:rPr>
                <w:rFonts w:cs="Times New Roman"/>
                <w:color w:val="000000"/>
                <w:sz w:val="20"/>
                <w:szCs w:val="20"/>
              </w:rPr>
              <w:t xml:space="preserve">You don’t have to move mountains. Simply fall in love with life. ♥️ Be a tornado </w:t>
            </w:r>
            <w:r w:rsidRPr="005A2848">
              <w:rPr>
                <w:rFonts w:ascii="Segoe UI Symbol" w:hAnsi="Segoe UI Symbol" w:cs="Segoe UI Symbol"/>
                <w:color w:val="000000"/>
                <w:sz w:val="20"/>
                <w:szCs w:val="20"/>
              </w:rPr>
              <w:t>🌪</w:t>
            </w:r>
            <w:r w:rsidRPr="005A2848">
              <w:rPr>
                <w:rFonts w:cs="Times New Roman"/>
                <w:color w:val="000000"/>
                <w:sz w:val="20"/>
                <w:szCs w:val="20"/>
              </w:rPr>
              <w:t xml:space="preserve"> of happiness </w:t>
            </w:r>
            <w:r w:rsidRPr="005A2848">
              <w:rPr>
                <w:rFonts w:ascii="Segoe UI Symbol" w:hAnsi="Segoe UI Symbol" w:cs="Segoe UI Symbol"/>
                <w:color w:val="000000"/>
                <w:sz w:val="20"/>
                <w:szCs w:val="20"/>
              </w:rPr>
              <w:t>☺</w:t>
            </w:r>
            <w:r w:rsidRPr="005A2848">
              <w:rPr>
                <w:rFonts w:cs="Times New Roman"/>
                <w:color w:val="000000"/>
                <w:sz w:val="20"/>
                <w:szCs w:val="20"/>
              </w:rPr>
              <w:t xml:space="preserve">️, gratitude </w:t>
            </w:r>
            <w:r w:rsidRPr="005A2848">
              <w:rPr>
                <w:rFonts w:ascii="Segoe UI Symbol" w:hAnsi="Segoe UI Symbol" w:cs="Segoe UI Symbol"/>
                <w:color w:val="000000"/>
                <w:sz w:val="20"/>
                <w:szCs w:val="20"/>
              </w:rPr>
              <w:t>🙏🏾</w:t>
            </w:r>
            <w:r w:rsidRPr="005A2848">
              <w:rPr>
                <w:rFonts w:cs="Times New Roman"/>
                <w:color w:val="000000"/>
                <w:sz w:val="20"/>
                <w:szCs w:val="20"/>
              </w:rPr>
              <w:t xml:space="preserve"> and acceptance</w:t>
            </w:r>
            <w:r w:rsidRPr="005A2848">
              <w:rPr>
                <w:rFonts w:ascii="Arial" w:hAnsi="Arial" w:cs="Arial"/>
                <w:color w:val="000000"/>
                <w:sz w:val="20"/>
                <w:szCs w:val="20"/>
              </w:rPr>
              <w:t>🤷</w:t>
            </w:r>
            <w:r w:rsidRPr="005A2848">
              <w:rPr>
                <w:rFonts w:ascii="Segoe UI Symbol" w:hAnsi="Segoe UI Symbol" w:cs="Segoe UI Symbol"/>
                <w:color w:val="000000"/>
                <w:sz w:val="20"/>
                <w:szCs w:val="20"/>
              </w:rPr>
              <w:t>🏾</w:t>
            </w:r>
            <w:r w:rsidRPr="005A2848">
              <w:rPr>
                <w:rFonts w:cs="Times New Roman"/>
                <w:color w:val="000000"/>
                <w:sz w:val="20"/>
                <w:szCs w:val="20"/>
              </w:rPr>
              <w:t xml:space="preserve">♀️. You will change the world </w:t>
            </w:r>
            <w:r w:rsidRPr="005A2848">
              <w:rPr>
                <w:rFonts w:ascii="Segoe UI Symbol" w:hAnsi="Segoe UI Symbol" w:cs="Segoe UI Symbol"/>
                <w:color w:val="000000"/>
                <w:sz w:val="20"/>
                <w:szCs w:val="20"/>
              </w:rPr>
              <w:t>🌎</w:t>
            </w:r>
            <w:r w:rsidRPr="005A2848">
              <w:rPr>
                <w:rFonts w:cs="Times New Roman"/>
                <w:color w:val="000000"/>
                <w:sz w:val="20"/>
                <w:szCs w:val="20"/>
              </w:rPr>
              <w:t xml:space="preserve"> just by being a warm, kind-hearted human being</w:t>
            </w:r>
            <w:r>
              <w:rPr>
                <w:rFonts w:cs="Times New Roman"/>
                <w:color w:val="000000"/>
                <w:sz w:val="20"/>
                <w:szCs w:val="20"/>
              </w:rPr>
              <w:t xml:space="preserve"> </w:t>
            </w:r>
            <w:r w:rsidRPr="00494314">
              <w:rPr>
                <w:color w:val="000000"/>
                <w:sz w:val="20"/>
                <w:szCs w:val="20"/>
              </w:rPr>
              <w:t xml:space="preserve">tbt to this past weekend in </w:t>
            </w:r>
            <w:proofErr w:type="spellStart"/>
            <w:r w:rsidRPr="00494314">
              <w:rPr>
                <w:color w:val="000000"/>
                <w:sz w:val="20"/>
                <w:szCs w:val="20"/>
              </w:rPr>
              <w:t>montana</w:t>
            </w:r>
            <w:proofErr w:type="spellEnd"/>
          </w:p>
          <w:p w14:paraId="53FF57A3" w14:textId="77777777" w:rsidR="009F7183" w:rsidRPr="005A2848" w:rsidRDefault="009F7183" w:rsidP="009F7183">
            <w:pPr>
              <w:rPr>
                <w:rFonts w:cs="Times New Roman"/>
                <w:color w:val="000000"/>
                <w:sz w:val="20"/>
                <w:szCs w:val="20"/>
              </w:rPr>
            </w:pPr>
          </w:p>
        </w:tc>
        <w:tc>
          <w:tcPr>
            <w:tcW w:w="1194" w:type="dxa"/>
            <w:tcBorders>
              <w:top w:val="single" w:sz="4" w:space="0" w:color="auto"/>
              <w:bottom w:val="single" w:sz="4" w:space="0" w:color="auto"/>
            </w:tcBorders>
            <w:vAlign w:val="bottom"/>
          </w:tcPr>
          <w:p w14:paraId="05D1EC06" w14:textId="77777777" w:rsidR="009F7183" w:rsidRPr="006E22EE" w:rsidRDefault="009F7183" w:rsidP="00AD3123">
            <w:pPr>
              <w:spacing w:line="360" w:lineRule="auto"/>
              <w:jc w:val="center"/>
              <w:rPr>
                <w:rFonts w:cs="Times New Roman"/>
                <w:color w:val="000000"/>
              </w:rPr>
            </w:pPr>
            <w:r>
              <w:rPr>
                <w:rFonts w:cs="Times New Roman"/>
                <w:color w:val="000000"/>
              </w:rPr>
              <w:t>1</w:t>
            </w:r>
          </w:p>
        </w:tc>
        <w:tc>
          <w:tcPr>
            <w:tcW w:w="876" w:type="dxa"/>
            <w:tcBorders>
              <w:top w:val="single" w:sz="4" w:space="0" w:color="auto"/>
              <w:bottom w:val="single" w:sz="4" w:space="0" w:color="auto"/>
            </w:tcBorders>
            <w:vAlign w:val="bottom"/>
          </w:tcPr>
          <w:p w14:paraId="6158538E" w14:textId="77777777" w:rsidR="009F7183" w:rsidRPr="006E22EE" w:rsidRDefault="009F7183" w:rsidP="00AD3123">
            <w:pPr>
              <w:spacing w:line="360" w:lineRule="auto"/>
              <w:jc w:val="center"/>
              <w:rPr>
                <w:rFonts w:cs="Times New Roman"/>
                <w:color w:val="000000"/>
              </w:rPr>
            </w:pPr>
            <w:r>
              <w:rPr>
                <w:rFonts w:cs="Times New Roman"/>
                <w:color w:val="000000"/>
              </w:rPr>
              <w:t>1</w:t>
            </w:r>
          </w:p>
        </w:tc>
        <w:tc>
          <w:tcPr>
            <w:tcW w:w="1565" w:type="dxa"/>
            <w:tcBorders>
              <w:top w:val="single" w:sz="4" w:space="0" w:color="auto"/>
              <w:bottom w:val="single" w:sz="4" w:space="0" w:color="auto"/>
            </w:tcBorders>
            <w:vAlign w:val="bottom"/>
          </w:tcPr>
          <w:p w14:paraId="148A6354" w14:textId="77777777" w:rsidR="009F7183" w:rsidRPr="006E22EE" w:rsidRDefault="009F7183" w:rsidP="00AD3123">
            <w:pPr>
              <w:spacing w:line="360" w:lineRule="auto"/>
              <w:jc w:val="center"/>
              <w:rPr>
                <w:rFonts w:cs="Times New Roman"/>
                <w:color w:val="000000"/>
              </w:rPr>
            </w:pPr>
            <w:r>
              <w:rPr>
                <w:rFonts w:cs="Times New Roman"/>
                <w:color w:val="000000"/>
              </w:rPr>
              <w:t>0</w:t>
            </w:r>
          </w:p>
        </w:tc>
        <w:tc>
          <w:tcPr>
            <w:tcW w:w="1305" w:type="dxa"/>
            <w:tcBorders>
              <w:top w:val="single" w:sz="4" w:space="0" w:color="auto"/>
              <w:bottom w:val="single" w:sz="4" w:space="0" w:color="auto"/>
            </w:tcBorders>
          </w:tcPr>
          <w:p w14:paraId="1C1140D8" w14:textId="77777777" w:rsidR="009F7183" w:rsidRPr="006E22EE" w:rsidRDefault="009F7183" w:rsidP="00AD3123">
            <w:pPr>
              <w:spacing w:line="360" w:lineRule="auto"/>
              <w:jc w:val="center"/>
              <w:rPr>
                <w:rFonts w:cs="Times New Roman"/>
                <w:noProof/>
              </w:rPr>
            </w:pPr>
            <w:r>
              <w:rPr>
                <w:rFonts w:cs="Times New Roman"/>
                <w:noProof/>
              </w:rPr>
              <w:t>Positive</w:t>
            </w:r>
          </w:p>
        </w:tc>
      </w:tr>
      <w:tr w:rsidR="009F7183" w:rsidRPr="004E7237" w14:paraId="4D4F2892" w14:textId="77777777" w:rsidTr="009F7183">
        <w:tc>
          <w:tcPr>
            <w:tcW w:w="1710" w:type="dxa"/>
            <w:tcBorders>
              <w:top w:val="single" w:sz="4" w:space="0" w:color="auto"/>
              <w:bottom w:val="single" w:sz="4" w:space="0" w:color="auto"/>
            </w:tcBorders>
          </w:tcPr>
          <w:p w14:paraId="33514686" w14:textId="77777777" w:rsidR="009F7183" w:rsidRDefault="009F7183" w:rsidP="009F7183">
            <w:pPr>
              <w:spacing w:line="360" w:lineRule="auto"/>
              <w:jc w:val="both"/>
              <w:rPr>
                <w:rFonts w:cs="Times New Roman"/>
                <w:noProof/>
              </w:rPr>
            </w:pPr>
            <w:r>
              <w:rPr>
                <w:rFonts w:cs="Times New Roman"/>
                <w:noProof/>
              </w:rPr>
              <w:t>North Cascades</w:t>
            </w:r>
          </w:p>
        </w:tc>
        <w:tc>
          <w:tcPr>
            <w:tcW w:w="2610" w:type="dxa"/>
            <w:tcBorders>
              <w:top w:val="single" w:sz="4" w:space="0" w:color="auto"/>
              <w:bottom w:val="single" w:sz="4" w:space="0" w:color="auto"/>
            </w:tcBorders>
            <w:vAlign w:val="center"/>
          </w:tcPr>
          <w:p w14:paraId="500B5028" w14:textId="77777777" w:rsidR="009F7183" w:rsidRPr="005A2848" w:rsidRDefault="009F7183" w:rsidP="009F7183">
            <w:pPr>
              <w:rPr>
                <w:rFonts w:cs="Times New Roman"/>
                <w:color w:val="000000"/>
                <w:sz w:val="20"/>
                <w:szCs w:val="20"/>
              </w:rPr>
            </w:pPr>
            <w:r w:rsidRPr="005A2848">
              <w:rPr>
                <w:rFonts w:cs="Times New Roman"/>
                <w:color w:val="000000"/>
                <w:sz w:val="20"/>
                <w:szCs w:val="20"/>
                <w:shd w:val="clear" w:color="auto" w:fill="FFFFFF"/>
              </w:rPr>
              <w:t xml:space="preserve">All smiles on the ridge of </w:t>
            </w:r>
            <w:proofErr w:type="spellStart"/>
            <w:r w:rsidRPr="005A2848">
              <w:rPr>
                <w:rFonts w:cs="Times New Roman"/>
                <w:color w:val="000000"/>
                <w:sz w:val="20"/>
                <w:szCs w:val="20"/>
                <w:shd w:val="clear" w:color="auto" w:fill="FFFFFF"/>
              </w:rPr>
              <w:t>Sharkfin</w:t>
            </w:r>
            <w:proofErr w:type="spellEnd"/>
            <w:r w:rsidRPr="005A2848">
              <w:rPr>
                <w:rFonts w:cs="Times New Roman"/>
                <w:color w:val="000000"/>
                <w:sz w:val="20"/>
                <w:szCs w:val="20"/>
                <w:shd w:val="clear" w:color="auto" w:fill="FFFFFF"/>
              </w:rPr>
              <w:t xml:space="preserve"> Tower a few weeks back, smoky skies and all.</w:t>
            </w:r>
          </w:p>
        </w:tc>
        <w:tc>
          <w:tcPr>
            <w:tcW w:w="1194" w:type="dxa"/>
            <w:tcBorders>
              <w:top w:val="single" w:sz="4" w:space="0" w:color="auto"/>
              <w:bottom w:val="single" w:sz="4" w:space="0" w:color="auto"/>
            </w:tcBorders>
            <w:vAlign w:val="bottom"/>
          </w:tcPr>
          <w:p w14:paraId="5D0EE153" w14:textId="77777777" w:rsidR="009F7183" w:rsidRDefault="009F7183" w:rsidP="00AD3123">
            <w:pPr>
              <w:spacing w:line="360" w:lineRule="auto"/>
              <w:jc w:val="center"/>
              <w:rPr>
                <w:rFonts w:cs="Times New Roman"/>
                <w:color w:val="000000"/>
              </w:rPr>
            </w:pPr>
            <w:r>
              <w:rPr>
                <w:rFonts w:cs="Times New Roman"/>
                <w:color w:val="000000"/>
              </w:rPr>
              <w:t>0</w:t>
            </w:r>
          </w:p>
        </w:tc>
        <w:tc>
          <w:tcPr>
            <w:tcW w:w="876" w:type="dxa"/>
            <w:tcBorders>
              <w:top w:val="single" w:sz="4" w:space="0" w:color="auto"/>
              <w:bottom w:val="single" w:sz="4" w:space="0" w:color="auto"/>
            </w:tcBorders>
            <w:vAlign w:val="bottom"/>
          </w:tcPr>
          <w:p w14:paraId="1EE72258" w14:textId="77777777" w:rsidR="009F7183" w:rsidRDefault="009F7183" w:rsidP="00AD3123">
            <w:pPr>
              <w:spacing w:line="360" w:lineRule="auto"/>
              <w:jc w:val="center"/>
              <w:rPr>
                <w:rFonts w:cs="Times New Roman"/>
                <w:color w:val="000000"/>
              </w:rPr>
            </w:pPr>
            <w:r>
              <w:rPr>
                <w:rFonts w:cs="Times New Roman"/>
                <w:color w:val="000000"/>
              </w:rPr>
              <w:t>1</w:t>
            </w:r>
          </w:p>
        </w:tc>
        <w:tc>
          <w:tcPr>
            <w:tcW w:w="1565" w:type="dxa"/>
            <w:tcBorders>
              <w:top w:val="single" w:sz="4" w:space="0" w:color="auto"/>
              <w:bottom w:val="single" w:sz="4" w:space="0" w:color="auto"/>
            </w:tcBorders>
            <w:vAlign w:val="bottom"/>
          </w:tcPr>
          <w:p w14:paraId="241D40BE" w14:textId="77777777" w:rsidR="009F7183" w:rsidRDefault="009F7183" w:rsidP="00AD3123">
            <w:pPr>
              <w:spacing w:line="360" w:lineRule="auto"/>
              <w:jc w:val="center"/>
              <w:rPr>
                <w:rFonts w:cs="Times New Roman"/>
                <w:color w:val="000000"/>
              </w:rPr>
            </w:pPr>
            <w:r>
              <w:rPr>
                <w:rFonts w:cs="Times New Roman"/>
                <w:color w:val="000000"/>
              </w:rPr>
              <w:t>0</w:t>
            </w:r>
          </w:p>
        </w:tc>
        <w:tc>
          <w:tcPr>
            <w:tcW w:w="1305" w:type="dxa"/>
            <w:tcBorders>
              <w:top w:val="single" w:sz="4" w:space="0" w:color="auto"/>
              <w:bottom w:val="single" w:sz="4" w:space="0" w:color="auto"/>
            </w:tcBorders>
          </w:tcPr>
          <w:p w14:paraId="11498A66" w14:textId="77777777" w:rsidR="009F7183" w:rsidRDefault="009F7183" w:rsidP="00AD3123">
            <w:pPr>
              <w:spacing w:line="360" w:lineRule="auto"/>
              <w:jc w:val="center"/>
              <w:rPr>
                <w:rFonts w:cs="Times New Roman"/>
                <w:noProof/>
              </w:rPr>
            </w:pPr>
            <w:r>
              <w:rPr>
                <w:rFonts w:cs="Times New Roman"/>
                <w:noProof/>
              </w:rPr>
              <w:t>Positive</w:t>
            </w:r>
          </w:p>
        </w:tc>
      </w:tr>
      <w:tr w:rsidR="009F7183" w:rsidRPr="004E7237" w14:paraId="553BD568" w14:textId="77777777" w:rsidTr="009F7183">
        <w:tc>
          <w:tcPr>
            <w:tcW w:w="1710" w:type="dxa"/>
            <w:tcBorders>
              <w:top w:val="single" w:sz="4" w:space="0" w:color="auto"/>
              <w:bottom w:val="single" w:sz="4" w:space="0" w:color="auto"/>
            </w:tcBorders>
          </w:tcPr>
          <w:p w14:paraId="70D447BF" w14:textId="77777777" w:rsidR="009F7183" w:rsidRPr="004E7237" w:rsidRDefault="009F7183" w:rsidP="009F7183">
            <w:pPr>
              <w:spacing w:line="360" w:lineRule="auto"/>
              <w:jc w:val="both"/>
              <w:rPr>
                <w:rFonts w:cs="Times New Roman"/>
                <w:noProof/>
              </w:rPr>
            </w:pPr>
            <w:r>
              <w:rPr>
                <w:rFonts w:cs="Times New Roman"/>
                <w:noProof/>
              </w:rPr>
              <w:t>Yellowstone</w:t>
            </w:r>
          </w:p>
        </w:tc>
        <w:tc>
          <w:tcPr>
            <w:tcW w:w="2610" w:type="dxa"/>
            <w:tcBorders>
              <w:top w:val="single" w:sz="4" w:space="0" w:color="auto"/>
              <w:bottom w:val="single" w:sz="4" w:space="0" w:color="auto"/>
            </w:tcBorders>
            <w:vAlign w:val="center"/>
          </w:tcPr>
          <w:p w14:paraId="1AD15B02" w14:textId="77777777" w:rsidR="009F7183" w:rsidRPr="005A2848" w:rsidRDefault="009F7183" w:rsidP="009F7183">
            <w:pPr>
              <w:rPr>
                <w:rFonts w:cs="Times New Roman"/>
                <w:color w:val="000000"/>
                <w:sz w:val="20"/>
                <w:szCs w:val="20"/>
              </w:rPr>
            </w:pPr>
            <w:r w:rsidRPr="005A2848">
              <w:rPr>
                <w:rFonts w:cs="Times New Roman"/>
                <w:color w:val="000000"/>
                <w:sz w:val="20"/>
                <w:szCs w:val="20"/>
              </w:rPr>
              <w:t>another ridiculous sunset in the stone</w:t>
            </w:r>
          </w:p>
        </w:tc>
        <w:tc>
          <w:tcPr>
            <w:tcW w:w="1194" w:type="dxa"/>
            <w:tcBorders>
              <w:top w:val="single" w:sz="4" w:space="0" w:color="auto"/>
              <w:bottom w:val="single" w:sz="4" w:space="0" w:color="auto"/>
            </w:tcBorders>
            <w:vAlign w:val="bottom"/>
          </w:tcPr>
          <w:p w14:paraId="6C9D0F80" w14:textId="77777777" w:rsidR="009F7183" w:rsidRPr="004E7237" w:rsidRDefault="009F7183" w:rsidP="00AD3123">
            <w:pPr>
              <w:spacing w:line="360" w:lineRule="auto"/>
              <w:jc w:val="center"/>
              <w:rPr>
                <w:rFonts w:cs="Times New Roman"/>
                <w:color w:val="000000"/>
              </w:rPr>
            </w:pPr>
            <w:r>
              <w:rPr>
                <w:rFonts w:cs="Times New Roman"/>
                <w:color w:val="000000"/>
              </w:rPr>
              <w:t>0</w:t>
            </w:r>
          </w:p>
        </w:tc>
        <w:tc>
          <w:tcPr>
            <w:tcW w:w="876" w:type="dxa"/>
            <w:tcBorders>
              <w:top w:val="single" w:sz="4" w:space="0" w:color="auto"/>
              <w:bottom w:val="single" w:sz="4" w:space="0" w:color="auto"/>
            </w:tcBorders>
            <w:vAlign w:val="bottom"/>
          </w:tcPr>
          <w:p w14:paraId="60688F0B" w14:textId="77777777" w:rsidR="009F7183" w:rsidRPr="004E7237" w:rsidRDefault="009F7183" w:rsidP="00AD3123">
            <w:pPr>
              <w:spacing w:line="360" w:lineRule="auto"/>
              <w:jc w:val="center"/>
              <w:rPr>
                <w:rFonts w:cs="Times New Roman"/>
                <w:color w:val="000000"/>
              </w:rPr>
            </w:pPr>
            <w:r>
              <w:rPr>
                <w:rFonts w:cs="Times New Roman"/>
                <w:color w:val="000000"/>
              </w:rPr>
              <w:t>0</w:t>
            </w:r>
          </w:p>
        </w:tc>
        <w:tc>
          <w:tcPr>
            <w:tcW w:w="1565" w:type="dxa"/>
            <w:tcBorders>
              <w:top w:val="single" w:sz="4" w:space="0" w:color="auto"/>
              <w:bottom w:val="single" w:sz="4" w:space="0" w:color="auto"/>
            </w:tcBorders>
            <w:vAlign w:val="bottom"/>
          </w:tcPr>
          <w:p w14:paraId="2644886B" w14:textId="77777777" w:rsidR="009F7183" w:rsidRPr="004E7237" w:rsidRDefault="009F7183" w:rsidP="00AD3123">
            <w:pPr>
              <w:spacing w:line="360" w:lineRule="auto"/>
              <w:jc w:val="center"/>
              <w:rPr>
                <w:rFonts w:cs="Times New Roman"/>
                <w:color w:val="000000"/>
              </w:rPr>
            </w:pPr>
            <w:r>
              <w:rPr>
                <w:rFonts w:cs="Times New Roman"/>
                <w:color w:val="000000"/>
              </w:rPr>
              <w:t>1</w:t>
            </w:r>
          </w:p>
        </w:tc>
        <w:tc>
          <w:tcPr>
            <w:tcW w:w="1305" w:type="dxa"/>
            <w:tcBorders>
              <w:top w:val="single" w:sz="4" w:space="0" w:color="auto"/>
              <w:bottom w:val="single" w:sz="4" w:space="0" w:color="auto"/>
            </w:tcBorders>
          </w:tcPr>
          <w:p w14:paraId="2E32282B" w14:textId="77777777" w:rsidR="009F7183" w:rsidRPr="004E7237" w:rsidRDefault="009F7183" w:rsidP="00AD3123">
            <w:pPr>
              <w:spacing w:line="360" w:lineRule="auto"/>
              <w:jc w:val="center"/>
              <w:rPr>
                <w:rFonts w:cs="Times New Roman"/>
                <w:noProof/>
              </w:rPr>
            </w:pPr>
            <w:r>
              <w:rPr>
                <w:rFonts w:cs="Times New Roman"/>
                <w:noProof/>
              </w:rPr>
              <w:t>Negative</w:t>
            </w:r>
          </w:p>
        </w:tc>
      </w:tr>
      <w:tr w:rsidR="009F7183" w:rsidRPr="004E7237" w14:paraId="15525775" w14:textId="77777777" w:rsidTr="009F7183">
        <w:tc>
          <w:tcPr>
            <w:tcW w:w="1710" w:type="dxa"/>
            <w:tcBorders>
              <w:top w:val="single" w:sz="4" w:space="0" w:color="auto"/>
              <w:bottom w:val="nil"/>
            </w:tcBorders>
          </w:tcPr>
          <w:p w14:paraId="7376E42C" w14:textId="77777777" w:rsidR="009F7183" w:rsidRPr="004E7237" w:rsidRDefault="009F7183" w:rsidP="009F7183">
            <w:pPr>
              <w:spacing w:line="360" w:lineRule="auto"/>
              <w:jc w:val="both"/>
              <w:rPr>
                <w:rFonts w:cs="Times New Roman"/>
                <w:noProof/>
              </w:rPr>
            </w:pPr>
            <w:r w:rsidRPr="004E7237">
              <w:rPr>
                <w:rFonts w:cs="Times New Roman"/>
                <w:noProof/>
              </w:rPr>
              <w:t xml:space="preserve">Yosemite </w:t>
            </w:r>
          </w:p>
        </w:tc>
        <w:tc>
          <w:tcPr>
            <w:tcW w:w="2610" w:type="dxa"/>
            <w:tcBorders>
              <w:top w:val="single" w:sz="4" w:space="0" w:color="auto"/>
              <w:bottom w:val="nil"/>
            </w:tcBorders>
            <w:vAlign w:val="center"/>
          </w:tcPr>
          <w:p w14:paraId="331C73AE" w14:textId="77777777" w:rsidR="009F7183" w:rsidRPr="005A2848" w:rsidRDefault="009F7183" w:rsidP="009F7183">
            <w:pPr>
              <w:rPr>
                <w:rFonts w:cs="Times New Roman"/>
                <w:color w:val="000000"/>
                <w:sz w:val="20"/>
                <w:szCs w:val="20"/>
              </w:rPr>
            </w:pPr>
            <w:proofErr w:type="spellStart"/>
            <w:r w:rsidRPr="005A2848">
              <w:rPr>
                <w:rFonts w:cs="Times New Roman"/>
                <w:color w:val="000000"/>
                <w:sz w:val="20"/>
                <w:szCs w:val="20"/>
              </w:rPr>
              <w:t>Rockclimbing</w:t>
            </w:r>
            <w:proofErr w:type="spellEnd"/>
            <w:r w:rsidRPr="005A2848">
              <w:rPr>
                <w:rFonts w:cs="Times New Roman"/>
                <w:color w:val="000000"/>
                <w:sz w:val="20"/>
                <w:szCs w:val="20"/>
              </w:rPr>
              <w:t xml:space="preserve"> El Capitan</w:t>
            </w:r>
          </w:p>
        </w:tc>
        <w:tc>
          <w:tcPr>
            <w:tcW w:w="1194" w:type="dxa"/>
            <w:tcBorders>
              <w:top w:val="single" w:sz="4" w:space="0" w:color="auto"/>
              <w:bottom w:val="nil"/>
            </w:tcBorders>
            <w:vAlign w:val="bottom"/>
          </w:tcPr>
          <w:p w14:paraId="658EB240" w14:textId="77777777" w:rsidR="009F7183" w:rsidRPr="004E7237" w:rsidRDefault="009F7183" w:rsidP="00AD3123">
            <w:pPr>
              <w:spacing w:line="360" w:lineRule="auto"/>
              <w:jc w:val="center"/>
              <w:rPr>
                <w:rFonts w:cs="Times New Roman"/>
                <w:color w:val="000000"/>
              </w:rPr>
            </w:pPr>
            <w:r w:rsidRPr="004E7237">
              <w:rPr>
                <w:rFonts w:cs="Times New Roman"/>
                <w:color w:val="000000"/>
              </w:rPr>
              <w:t>0</w:t>
            </w:r>
          </w:p>
        </w:tc>
        <w:tc>
          <w:tcPr>
            <w:tcW w:w="876" w:type="dxa"/>
            <w:tcBorders>
              <w:top w:val="single" w:sz="4" w:space="0" w:color="auto"/>
              <w:bottom w:val="nil"/>
            </w:tcBorders>
            <w:vAlign w:val="bottom"/>
          </w:tcPr>
          <w:p w14:paraId="2E592B80" w14:textId="77777777" w:rsidR="009F7183" w:rsidRPr="004E7237" w:rsidRDefault="009F7183" w:rsidP="00AD3123">
            <w:pPr>
              <w:spacing w:line="360" w:lineRule="auto"/>
              <w:jc w:val="center"/>
              <w:rPr>
                <w:rFonts w:cs="Times New Roman"/>
                <w:color w:val="000000"/>
              </w:rPr>
            </w:pPr>
            <w:r w:rsidRPr="004E7237">
              <w:rPr>
                <w:rFonts w:cs="Times New Roman"/>
                <w:color w:val="000000"/>
              </w:rPr>
              <w:t>1</w:t>
            </w:r>
          </w:p>
        </w:tc>
        <w:tc>
          <w:tcPr>
            <w:tcW w:w="1565" w:type="dxa"/>
            <w:tcBorders>
              <w:top w:val="single" w:sz="4" w:space="0" w:color="auto"/>
              <w:bottom w:val="nil"/>
            </w:tcBorders>
            <w:vAlign w:val="bottom"/>
          </w:tcPr>
          <w:p w14:paraId="2DE696B5" w14:textId="77777777" w:rsidR="009F7183" w:rsidRPr="004E7237" w:rsidRDefault="009F7183" w:rsidP="00AD3123">
            <w:pPr>
              <w:spacing w:line="360" w:lineRule="auto"/>
              <w:jc w:val="center"/>
              <w:rPr>
                <w:rFonts w:cs="Times New Roman"/>
                <w:color w:val="000000"/>
              </w:rPr>
            </w:pPr>
            <w:r w:rsidRPr="004E7237">
              <w:rPr>
                <w:rFonts w:cs="Times New Roman"/>
                <w:color w:val="000000"/>
              </w:rPr>
              <w:t>1</w:t>
            </w:r>
          </w:p>
        </w:tc>
        <w:tc>
          <w:tcPr>
            <w:tcW w:w="1305" w:type="dxa"/>
            <w:tcBorders>
              <w:top w:val="single" w:sz="4" w:space="0" w:color="auto"/>
              <w:bottom w:val="nil"/>
            </w:tcBorders>
          </w:tcPr>
          <w:p w14:paraId="023062FE" w14:textId="77777777" w:rsidR="009F7183" w:rsidRPr="004E7237" w:rsidRDefault="009F7183" w:rsidP="00AD3123">
            <w:pPr>
              <w:spacing w:line="360" w:lineRule="auto"/>
              <w:jc w:val="center"/>
              <w:rPr>
                <w:rFonts w:cs="Times New Roman"/>
                <w:noProof/>
              </w:rPr>
            </w:pPr>
            <w:r w:rsidRPr="004E7237">
              <w:rPr>
                <w:rFonts w:cs="Times New Roman"/>
                <w:noProof/>
              </w:rPr>
              <w:t>Neutral</w:t>
            </w:r>
          </w:p>
        </w:tc>
      </w:tr>
      <w:tr w:rsidR="009F7183" w14:paraId="4F125E04" w14:textId="77777777" w:rsidTr="009F7183">
        <w:trPr>
          <w:trHeight w:val="237"/>
        </w:trPr>
        <w:tc>
          <w:tcPr>
            <w:tcW w:w="1710" w:type="dxa"/>
            <w:tcBorders>
              <w:top w:val="single" w:sz="4" w:space="0" w:color="auto"/>
              <w:bottom w:val="single" w:sz="4" w:space="0" w:color="auto"/>
            </w:tcBorders>
          </w:tcPr>
          <w:p w14:paraId="4918C2A6" w14:textId="77777777" w:rsidR="009F7183" w:rsidRPr="004217ED" w:rsidRDefault="009F7183" w:rsidP="009F7183">
            <w:pPr>
              <w:spacing w:line="360" w:lineRule="auto"/>
              <w:jc w:val="both"/>
              <w:rPr>
                <w:rFonts w:cs="Times New Roman"/>
                <w:noProof/>
              </w:rPr>
            </w:pPr>
            <w:r>
              <w:rPr>
                <w:rFonts w:cs="Times New Roman"/>
                <w:noProof/>
              </w:rPr>
              <w:t xml:space="preserve">Zion </w:t>
            </w:r>
          </w:p>
        </w:tc>
        <w:tc>
          <w:tcPr>
            <w:tcW w:w="2610" w:type="dxa"/>
            <w:tcBorders>
              <w:top w:val="single" w:sz="4" w:space="0" w:color="auto"/>
              <w:bottom w:val="single" w:sz="4" w:space="0" w:color="auto"/>
            </w:tcBorders>
            <w:vAlign w:val="center"/>
          </w:tcPr>
          <w:p w14:paraId="55F042C1" w14:textId="77777777" w:rsidR="009F7183" w:rsidRPr="005A2848" w:rsidRDefault="009F7183" w:rsidP="009F7183">
            <w:pPr>
              <w:rPr>
                <w:rFonts w:cs="Times New Roman"/>
                <w:color w:val="000000"/>
                <w:sz w:val="20"/>
                <w:szCs w:val="20"/>
              </w:rPr>
            </w:pPr>
            <w:proofErr w:type="spellStart"/>
            <w:r w:rsidRPr="005A2848">
              <w:rPr>
                <w:rFonts w:cs="Times New Roman"/>
                <w:color w:val="000000"/>
                <w:sz w:val="20"/>
                <w:szCs w:val="20"/>
                <w:shd w:val="clear" w:color="auto" w:fill="FFFFFF"/>
              </w:rPr>
              <w:t>i</w:t>
            </w:r>
            <w:proofErr w:type="spellEnd"/>
            <w:r w:rsidRPr="005A2848">
              <w:rPr>
                <w:rFonts w:cs="Times New Roman"/>
                <w:color w:val="000000"/>
                <w:sz w:val="20"/>
                <w:szCs w:val="20"/>
                <w:shd w:val="clear" w:color="auto" w:fill="FFFFFF"/>
              </w:rPr>
              <w:t xml:space="preserve"> miss snow &amp; </w:t>
            </w:r>
            <w:proofErr w:type="spellStart"/>
            <w:r w:rsidRPr="005A2848">
              <w:rPr>
                <w:rFonts w:cs="Times New Roman"/>
                <w:color w:val="000000"/>
                <w:sz w:val="20"/>
                <w:szCs w:val="20"/>
                <w:shd w:val="clear" w:color="auto" w:fill="FFFFFF"/>
              </w:rPr>
              <w:t>zion</w:t>
            </w:r>
            <w:proofErr w:type="spellEnd"/>
            <w:r w:rsidRPr="005A2848">
              <w:rPr>
                <w:rStyle w:val="apple-converted-space"/>
                <w:rFonts w:cs="Times New Roman"/>
                <w:color w:val="000000"/>
                <w:sz w:val="20"/>
                <w:szCs w:val="20"/>
                <w:shd w:val="clear" w:color="auto" w:fill="FFFFFF"/>
              </w:rPr>
              <w:t> </w:t>
            </w:r>
          </w:p>
        </w:tc>
        <w:tc>
          <w:tcPr>
            <w:tcW w:w="1194" w:type="dxa"/>
            <w:tcBorders>
              <w:top w:val="single" w:sz="4" w:space="0" w:color="auto"/>
              <w:bottom w:val="single" w:sz="4" w:space="0" w:color="auto"/>
            </w:tcBorders>
            <w:vAlign w:val="bottom"/>
          </w:tcPr>
          <w:p w14:paraId="7D3DC7E4" w14:textId="77777777" w:rsidR="009F7183" w:rsidRPr="004217ED" w:rsidRDefault="009F7183" w:rsidP="00AD3123">
            <w:pPr>
              <w:spacing w:line="360" w:lineRule="auto"/>
              <w:jc w:val="center"/>
              <w:rPr>
                <w:rFonts w:cs="Times New Roman"/>
                <w:color w:val="000000"/>
              </w:rPr>
            </w:pPr>
            <w:r w:rsidRPr="00410721">
              <w:rPr>
                <w:rFonts w:cs="Times New Roman"/>
                <w:color w:val="000000"/>
              </w:rPr>
              <w:t>1</w:t>
            </w:r>
          </w:p>
        </w:tc>
        <w:tc>
          <w:tcPr>
            <w:tcW w:w="876" w:type="dxa"/>
            <w:tcBorders>
              <w:top w:val="single" w:sz="4" w:space="0" w:color="auto"/>
              <w:bottom w:val="single" w:sz="4" w:space="0" w:color="auto"/>
            </w:tcBorders>
            <w:vAlign w:val="bottom"/>
          </w:tcPr>
          <w:p w14:paraId="462A779B" w14:textId="77777777" w:rsidR="009F7183" w:rsidRPr="004217ED" w:rsidRDefault="009F7183" w:rsidP="00AD3123">
            <w:pPr>
              <w:spacing w:line="360" w:lineRule="auto"/>
              <w:jc w:val="center"/>
              <w:rPr>
                <w:rFonts w:cs="Times New Roman"/>
                <w:color w:val="000000"/>
              </w:rPr>
            </w:pPr>
            <w:r w:rsidRPr="00410721">
              <w:rPr>
                <w:rFonts w:cs="Times New Roman"/>
                <w:color w:val="000000"/>
              </w:rPr>
              <w:t>1</w:t>
            </w:r>
          </w:p>
        </w:tc>
        <w:tc>
          <w:tcPr>
            <w:tcW w:w="1565" w:type="dxa"/>
            <w:tcBorders>
              <w:top w:val="single" w:sz="4" w:space="0" w:color="auto"/>
              <w:bottom w:val="single" w:sz="4" w:space="0" w:color="auto"/>
            </w:tcBorders>
            <w:vAlign w:val="bottom"/>
          </w:tcPr>
          <w:p w14:paraId="663B3FDC" w14:textId="77777777" w:rsidR="009F7183" w:rsidRPr="004217ED" w:rsidRDefault="009F7183" w:rsidP="00AD3123">
            <w:pPr>
              <w:spacing w:line="360" w:lineRule="auto"/>
              <w:jc w:val="center"/>
              <w:rPr>
                <w:rFonts w:cs="Times New Roman"/>
                <w:color w:val="000000"/>
              </w:rPr>
            </w:pPr>
            <w:r w:rsidRPr="00410721">
              <w:rPr>
                <w:rFonts w:cs="Times New Roman"/>
                <w:color w:val="000000"/>
              </w:rPr>
              <w:t>1</w:t>
            </w:r>
          </w:p>
        </w:tc>
        <w:tc>
          <w:tcPr>
            <w:tcW w:w="1305" w:type="dxa"/>
            <w:tcBorders>
              <w:top w:val="single" w:sz="4" w:space="0" w:color="auto"/>
              <w:bottom w:val="single" w:sz="4" w:space="0" w:color="auto"/>
            </w:tcBorders>
          </w:tcPr>
          <w:p w14:paraId="0A0DD0DD" w14:textId="77777777" w:rsidR="009F7183" w:rsidRPr="004217ED" w:rsidRDefault="009F7183" w:rsidP="00AD3123">
            <w:pPr>
              <w:spacing w:line="360" w:lineRule="auto"/>
              <w:jc w:val="center"/>
              <w:rPr>
                <w:rFonts w:cs="Times New Roman"/>
                <w:noProof/>
              </w:rPr>
            </w:pPr>
            <w:r w:rsidRPr="006E22EE">
              <w:rPr>
                <w:rFonts w:cs="Times New Roman"/>
                <w:noProof/>
              </w:rPr>
              <w:t>Negative</w:t>
            </w:r>
          </w:p>
        </w:tc>
      </w:tr>
    </w:tbl>
    <w:p w14:paraId="2300EE8D" w14:textId="4EF8762E" w:rsidR="00953E60" w:rsidRDefault="00953E60" w:rsidP="00953E60">
      <w:pPr>
        <w:pStyle w:val="Caption"/>
        <w:rPr>
          <w:b/>
          <w:bCs/>
        </w:rPr>
      </w:pPr>
      <w:r w:rsidRPr="002E25A0">
        <w:rPr>
          <w:b/>
          <w:bCs/>
        </w:rPr>
        <w:t>Extend</w:t>
      </w:r>
      <w:r w:rsidR="007803B1">
        <w:rPr>
          <w:b/>
          <w:bCs/>
        </w:rPr>
        <w:t>ed Data</w:t>
      </w:r>
      <w:r w:rsidRPr="002E25A0">
        <w:rPr>
          <w:b/>
          <w:bCs/>
        </w:rPr>
        <w:t xml:space="preserve"> Table 2</w:t>
      </w:r>
      <w:r w:rsidR="007803B1">
        <w:rPr>
          <w:b/>
          <w:bCs/>
        </w:rPr>
        <w:t>:</w:t>
      </w:r>
      <w:r w:rsidRPr="002E25A0">
        <w:rPr>
          <w:b/>
          <w:bCs/>
        </w:rPr>
        <w:t xml:space="preserve"> Textual </w:t>
      </w:r>
      <w:r w:rsidR="007803B1">
        <w:rPr>
          <w:b/>
          <w:bCs/>
        </w:rPr>
        <w:t>&amp;</w:t>
      </w:r>
      <w:r w:rsidRPr="002E25A0">
        <w:rPr>
          <w:b/>
          <w:bCs/>
        </w:rPr>
        <w:t xml:space="preserve"> Sentiment Analysis w/ Natural Language Toolkit</w:t>
      </w:r>
      <w:r w:rsidR="00F33945">
        <w:rPr>
          <w:b/>
          <w:bCs/>
        </w:rPr>
        <w:t xml:space="preserve"> </w:t>
      </w:r>
      <w:r w:rsidR="007803B1" w:rsidRPr="00AD3123">
        <w:rPr>
          <w:b/>
          <w:bCs/>
          <w:sz w:val="18"/>
        </w:rPr>
        <w:t>V</w:t>
      </w:r>
      <w:r w:rsidRPr="00AD3123">
        <w:rPr>
          <w:b/>
          <w:bCs/>
          <w:sz w:val="18"/>
        </w:rPr>
        <w:t>ADER</w:t>
      </w:r>
    </w:p>
    <w:p w14:paraId="0E6C1A83" w14:textId="42A77C8B" w:rsidR="00961BE7" w:rsidRDefault="00073DA6" w:rsidP="00C0290A">
      <w:pPr>
        <w:widowControl w:val="0"/>
        <w:autoSpaceDE w:val="0"/>
        <w:autoSpaceDN w:val="0"/>
        <w:adjustRightInd w:val="0"/>
        <w:rPr>
          <w:rFonts w:cs="Times New Roman"/>
          <w:bCs/>
          <w:sz w:val="18"/>
          <w:szCs w:val="18"/>
        </w:rPr>
      </w:pPr>
      <w:r w:rsidRPr="00073DA6">
        <w:rPr>
          <w:rFonts w:cs="Times New Roman"/>
          <w:bCs/>
          <w:sz w:val="18"/>
          <w:szCs w:val="18"/>
        </w:rPr>
        <w:t>Note: Example of textual analysis results from both park-based dictionaries and identifying location, points of interest, things to do and the results of classification based on the sentiment analysi</w:t>
      </w:r>
      <w:r w:rsidR="00C0290A">
        <w:rPr>
          <w:rFonts w:cs="Times New Roman"/>
          <w:bCs/>
          <w:sz w:val="18"/>
          <w:szCs w:val="18"/>
        </w:rPr>
        <w:t>s</w:t>
      </w:r>
    </w:p>
    <w:p w14:paraId="5E4514BC" w14:textId="5FFEC3E8" w:rsidR="00FF7DD2" w:rsidRPr="00FF7DD2" w:rsidRDefault="00FF7DD2" w:rsidP="00C0290A">
      <w:pPr>
        <w:widowControl w:val="0"/>
        <w:autoSpaceDE w:val="0"/>
        <w:autoSpaceDN w:val="0"/>
        <w:adjustRightInd w:val="0"/>
        <w:rPr>
          <w:lang w:val="haw-US"/>
        </w:rPr>
      </w:pPr>
    </w:p>
    <w:sectPr w:rsidR="00FF7DD2" w:rsidRPr="00FF7DD2" w:rsidSect="00517B6B">
      <w:pgSz w:w="12240" w:h="15840"/>
      <w:pgMar w:top="1440" w:right="1440" w:bottom="1440" w:left="1440" w:header="720" w:footer="720" w:gutter="0"/>
      <w:pgNumType w:fmt="lowerRoman"/>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Dundas, Steven" w:date="2024-01-09T14:55:00Z" w:initials="DS">
    <w:p w14:paraId="113B4772" w14:textId="3A5B819A" w:rsidR="00D63302" w:rsidRDefault="00D63302">
      <w:pPr>
        <w:pStyle w:val="CommentText"/>
      </w:pPr>
      <w:r>
        <w:rPr>
          <w:rStyle w:val="CommentReference"/>
        </w:rPr>
        <w:annotationRef/>
      </w:r>
      <w:r>
        <w:t>currently 150. Max for NS is 150</w:t>
      </w:r>
    </w:p>
  </w:comment>
  <w:comment w:id="3" w:author="Dundas, Steven" w:date="2024-03-20T15:40:00Z" w:initials="DS">
    <w:p w14:paraId="73ABD03B" w14:textId="23D0894C" w:rsidR="00D63302" w:rsidRDefault="00D63302">
      <w:pPr>
        <w:pStyle w:val="CommentText"/>
      </w:pPr>
      <w:r>
        <w:rPr>
          <w:rStyle w:val="CommentReference"/>
        </w:rPr>
        <w:annotationRef/>
      </w:r>
      <w:r>
        <w:t>Currently at 3,346 words before Methods</w:t>
      </w:r>
    </w:p>
  </w:comment>
  <w:comment w:id="10" w:author="Ashley Lowe Mackenzie" w:date="2024-09-14T11:58:00Z" w:initials="AM">
    <w:p w14:paraId="78E0A578" w14:textId="1266C929" w:rsidR="1A447212" w:rsidRDefault="1A447212">
      <w:pPr>
        <w:pStyle w:val="CommentText"/>
      </w:pPr>
      <w:r>
        <w:t>PNAS once I get access to Microsoft</w:t>
      </w:r>
      <w:r>
        <w:rPr>
          <w:rStyle w:val="CommentReference"/>
        </w:rPr>
        <w:annotationRef/>
      </w:r>
    </w:p>
  </w:comment>
  <w:comment w:id="51" w:author="Lowe Mackenzie, Ashley Christine" w:date="2024-03-10T11:38:00Z" w:initials="AL">
    <w:p w14:paraId="06385B63" w14:textId="77777777" w:rsidR="00D63302" w:rsidRDefault="00D63302" w:rsidP="00A119AC">
      <w:r>
        <w:rPr>
          <w:rStyle w:val="CommentReference"/>
        </w:rPr>
        <w:annotationRef/>
      </w:r>
      <w:r>
        <w:rPr>
          <w:sz w:val="20"/>
          <w:szCs w:val="20"/>
        </w:rPr>
        <w:t xml:space="preserve">I </w:t>
      </w:r>
      <w:proofErr w:type="spellStart"/>
      <w:r>
        <w:rPr>
          <w:sz w:val="20"/>
          <w:szCs w:val="20"/>
        </w:rPr>
        <w:t>wanna</w:t>
      </w:r>
      <w:proofErr w:type="spellEnd"/>
      <w:r>
        <w:rPr>
          <w:sz w:val="20"/>
          <w:szCs w:val="20"/>
        </w:rPr>
        <w:t xml:space="preserve"> say something like “going relatively viral from avid users can </w:t>
      </w:r>
      <w:r>
        <w:rPr>
          <w:sz w:val="20"/>
          <w:szCs w:val="20"/>
          <w:u w:val="single"/>
        </w:rPr>
        <w:t xml:space="preserve">influence </w:t>
      </w:r>
      <w:r>
        <w:rPr>
          <w:sz w:val="20"/>
          <w:szCs w:val="20"/>
        </w:rPr>
        <w:t xml:space="preserve">you but going super viral can </w:t>
      </w:r>
      <w:r>
        <w:rPr>
          <w:sz w:val="20"/>
          <w:szCs w:val="20"/>
          <w:u w:val="single"/>
        </w:rPr>
        <w:t>systematically</w:t>
      </w:r>
      <w:r>
        <w:rPr>
          <w:sz w:val="20"/>
          <w:szCs w:val="20"/>
        </w:rPr>
        <w:t xml:space="preserve"> impact you”. Do you know how to say this better? I changed it to past tense again </w:t>
      </w:r>
      <w:proofErr w:type="gramStart"/>
      <w:r>
        <w:rPr>
          <w:sz w:val="20"/>
          <w:szCs w:val="20"/>
        </w:rPr>
        <w:t>cause</w:t>
      </w:r>
      <w:proofErr w:type="gramEnd"/>
      <w:r>
        <w:rPr>
          <w:sz w:val="20"/>
          <w:szCs w:val="20"/>
        </w:rPr>
        <w:t xml:space="preserve"> I wonder if relatively viral parks are just a couple more viral photos away to super viral. </w:t>
      </w:r>
    </w:p>
  </w:comment>
  <w:comment w:id="52" w:author="Dundas, Steven" w:date="2024-03-20T13:59:00Z" w:initials="DS">
    <w:p w14:paraId="1692222F" w14:textId="4E30A764" w:rsidR="00D63302" w:rsidRDefault="00D63302">
      <w:pPr>
        <w:pStyle w:val="CommentText"/>
      </w:pPr>
      <w:r>
        <w:rPr>
          <w:rStyle w:val="CommentReference"/>
        </w:rPr>
        <w:annotationRef/>
      </w:r>
      <w:r>
        <w:t>I tried to add something like that at the end of the paragraph</w:t>
      </w:r>
    </w:p>
  </w:comment>
  <w:comment w:id="53" w:author="Dundas, Steven" w:date="2024-03-20T17:35:00Z" w:initials="DS">
    <w:p w14:paraId="7F766329" w14:textId="072B1D9C" w:rsidR="00D63302" w:rsidRDefault="00D63302">
      <w:pPr>
        <w:pStyle w:val="CommentText"/>
      </w:pPr>
      <w:r>
        <w:rPr>
          <w:rStyle w:val="CommentReference"/>
        </w:rPr>
        <w:annotationRef/>
      </w:r>
      <w:r>
        <w:t xml:space="preserve">check that this is correct.  Did you try clustering? </w:t>
      </w:r>
    </w:p>
  </w:comment>
  <w:comment w:id="56" w:author="Lowe Mackenzie, Ashley Christine" w:date="2024-03-10T11:24:00Z" w:initials="AL">
    <w:p w14:paraId="6BD2C51B" w14:textId="77777777" w:rsidR="00D63302" w:rsidRDefault="00D63302" w:rsidP="00942DE8">
      <w:r>
        <w:rPr>
          <w:rStyle w:val="CommentReference"/>
        </w:rPr>
        <w:annotationRef/>
      </w:r>
      <w:r>
        <w:rPr>
          <w:color w:val="000000"/>
          <w:sz w:val="20"/>
          <w:szCs w:val="20"/>
        </w:rPr>
        <w:t xml:space="preserve">Looks like you’re </w:t>
      </w:r>
      <w:proofErr w:type="spellStart"/>
      <w:proofErr w:type="gramStart"/>
      <w:r>
        <w:rPr>
          <w:color w:val="000000"/>
          <w:sz w:val="20"/>
          <w:szCs w:val="20"/>
        </w:rPr>
        <w:t>right,lol</w:t>
      </w:r>
      <w:proofErr w:type="spellEnd"/>
      <w:proofErr w:type="gramEnd"/>
      <w:r>
        <w:rPr>
          <w:color w:val="000000"/>
          <w:sz w:val="20"/>
          <w:szCs w:val="20"/>
        </w:rPr>
        <w:t>. This one might need to be cut to extend figures. I think Extend figure 3-4 might be better here. But take a look and see</w:t>
      </w:r>
    </w:p>
  </w:comment>
  <w:comment w:id="57" w:author="Dundas, Steven" w:date="2024-03-21T17:41:00Z" w:initials="DS">
    <w:p w14:paraId="05F299C0" w14:textId="3670A79E" w:rsidR="00D63302" w:rsidRDefault="00D63302">
      <w:pPr>
        <w:pStyle w:val="CommentText"/>
      </w:pPr>
      <w:r>
        <w:rPr>
          <w:rStyle w:val="CommentReference"/>
        </w:rPr>
        <w:annotationRef/>
      </w:r>
      <w:r>
        <w:t xml:space="preserve">on the fence. Let’s wait and see if the estimation I have in mind plays out. If it works, maybe and we would likely need to add a paragraph to the main text and a few paragraphs to the methods. </w:t>
      </w:r>
    </w:p>
  </w:comment>
  <w:comment w:id="58" w:author="Dundas, Steven" w:date="2024-03-21T17:43:00Z" w:initials="DS">
    <w:p w14:paraId="1EB79B31" w14:textId="77777777" w:rsidR="00D63302" w:rsidRDefault="00D63302">
      <w:pPr>
        <w:pStyle w:val="CommentText"/>
      </w:pPr>
      <w:r>
        <w:rPr>
          <w:rStyle w:val="CommentReference"/>
        </w:rPr>
        <w:annotationRef/>
      </w:r>
      <w:r>
        <w:t>this points to hypothesis 1: reduction in info costs.</w:t>
      </w:r>
    </w:p>
    <w:p w14:paraId="7203627E" w14:textId="1D5F1FE7" w:rsidR="00D63302" w:rsidRDefault="00D63302">
      <w:pPr>
        <w:pStyle w:val="CommentText"/>
      </w:pPr>
      <w:r>
        <w:t>should we also add some lines here to talk about how the diagram also illustrates hypothesis 2: herd behavior?</w:t>
      </w:r>
    </w:p>
  </w:comment>
  <w:comment w:id="59" w:author="Dundas, Steven" w:date="2024-03-21T17:52:00Z" w:initials="DS">
    <w:p w14:paraId="44B6F896" w14:textId="1F46E0BD" w:rsidR="00AA1D5D" w:rsidRDefault="00AA1D5D">
      <w:pPr>
        <w:pStyle w:val="CommentText"/>
      </w:pPr>
      <w:r>
        <w:rPr>
          <w:rStyle w:val="CommentReference"/>
        </w:rPr>
        <w:annotationRef/>
      </w:r>
      <w:r>
        <w:t>please clarify. what is 4.5 times higher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13B4772" w15:done="0"/>
  <w15:commentEx w15:paraId="73ABD03B" w15:done="0"/>
  <w15:commentEx w15:paraId="78E0A578" w15:done="0"/>
  <w15:commentEx w15:paraId="06385B63" w15:done="0"/>
  <w15:commentEx w15:paraId="1692222F" w15:paraIdParent="06385B63" w15:done="0"/>
  <w15:commentEx w15:paraId="7F766329" w15:done="0"/>
  <w15:commentEx w15:paraId="6BD2C51B" w15:done="0"/>
  <w15:commentEx w15:paraId="05F299C0" w15:paraIdParent="6BD2C51B" w15:done="0"/>
  <w15:commentEx w15:paraId="7203627E" w15:done="0"/>
  <w15:commentEx w15:paraId="44B6F8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EB78126" w16cex:dateUtc="2024-09-14T21:58:00Z"/>
  <w16cex:commentExtensible w16cex:durableId="4980445C" w16cex:dateUtc="2024-03-10T21:38:00Z"/>
  <w16cex:commentExtensible w16cex:durableId="3A3E58A3" w16cex:dateUtc="2024-03-10T2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13B4772" w16cid:durableId="4E9147AE"/>
  <w16cid:commentId w16cid:paraId="73ABD03B" w16cid:durableId="29A5CDCA"/>
  <w16cid:commentId w16cid:paraId="78E0A578" w16cid:durableId="7EB78126"/>
  <w16cid:commentId w16cid:paraId="06385B63" w16cid:durableId="4980445C"/>
  <w16cid:commentId w16cid:paraId="1692222F" w16cid:durableId="29A5CDCC"/>
  <w16cid:commentId w16cid:paraId="7F766329" w16cid:durableId="29A5CDCD"/>
  <w16cid:commentId w16cid:paraId="6BD2C51B" w16cid:durableId="3A3E58A3"/>
  <w16cid:commentId w16cid:paraId="05F299C0" w16cid:durableId="7B03785D"/>
  <w16cid:commentId w16cid:paraId="7203627E" w16cid:durableId="6AAAA191"/>
  <w16cid:commentId w16cid:paraId="44B6F896" w16cid:durableId="2421B6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A2B18F" w14:textId="77777777" w:rsidR="0029785F" w:rsidRDefault="0029785F" w:rsidP="00AB784F">
      <w:r>
        <w:separator/>
      </w:r>
    </w:p>
  </w:endnote>
  <w:endnote w:type="continuationSeparator" w:id="0">
    <w:p w14:paraId="6AC9CF9D" w14:textId="77777777" w:rsidR="0029785F" w:rsidRDefault="0029785F" w:rsidP="00AB78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Body)">
    <w:altName w:val="Calibri"/>
    <w:panose1 w:val="020B0604020202020204"/>
    <w:charset w:val="00"/>
    <w:family w:val="roman"/>
    <w:notTrueType/>
    <w:pitch w:val="default"/>
  </w:font>
  <w:font w:name="Calisto MT">
    <w:panose1 w:val="02040603050505030304"/>
    <w:charset w:val="00"/>
    <w:family w:val="roman"/>
    <w:pitch w:val="variable"/>
    <w:sig w:usb0="00000003" w:usb1="00000000" w:usb2="00000000" w:usb3="00000000" w:csb0="00000001" w:csb1="00000000"/>
  </w:font>
  <w:font w:name="TimesLTStd-Roman">
    <w:altName w:val="Cambria"/>
    <w:panose1 w:val="020B0604020202020204"/>
    <w:charset w:val="00"/>
    <w:family w:val="roman"/>
    <w:notTrueType/>
    <w:pitch w:val="default"/>
    <w:sig w:usb0="00000001" w:usb1="00000000" w:usb2="00000000" w:usb3="00000000" w:csb0="00000009"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6205386"/>
      <w:docPartObj>
        <w:docPartGallery w:val="Page Numbers (Bottom of Page)"/>
        <w:docPartUnique/>
      </w:docPartObj>
    </w:sdtPr>
    <w:sdtEndPr>
      <w:rPr>
        <w:noProof/>
      </w:rPr>
    </w:sdtEndPr>
    <w:sdtContent>
      <w:p w14:paraId="61C63CE4" w14:textId="2BE4245C" w:rsidR="00D63302" w:rsidRDefault="00D63302">
        <w:pPr>
          <w:pStyle w:val="Footer"/>
          <w:jc w:val="center"/>
        </w:pPr>
        <w:r>
          <w:fldChar w:fldCharType="begin"/>
        </w:r>
        <w:r>
          <w:instrText xml:space="preserve"> PAGE   \* MERGEFORMAT </w:instrText>
        </w:r>
        <w:r>
          <w:fldChar w:fldCharType="separate"/>
        </w:r>
        <w:r w:rsidR="00AA1D5D">
          <w:rPr>
            <w:noProof/>
          </w:rPr>
          <w:t>vii</w:t>
        </w:r>
        <w:r>
          <w:rPr>
            <w:noProof/>
          </w:rPr>
          <w:fldChar w:fldCharType="end"/>
        </w:r>
      </w:p>
    </w:sdtContent>
  </w:sdt>
  <w:p w14:paraId="631576DA" w14:textId="77777777" w:rsidR="00D63302" w:rsidRDefault="00D633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FB925A" w14:textId="77777777" w:rsidR="0029785F" w:rsidRDefault="0029785F" w:rsidP="00AB784F">
      <w:r>
        <w:separator/>
      </w:r>
    </w:p>
  </w:footnote>
  <w:footnote w:type="continuationSeparator" w:id="0">
    <w:p w14:paraId="774E83EE" w14:textId="77777777" w:rsidR="0029785F" w:rsidRDefault="0029785F" w:rsidP="00AB78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E4B5E"/>
    <w:multiLevelType w:val="hybridMultilevel"/>
    <w:tmpl w:val="34F64612"/>
    <w:lvl w:ilvl="0" w:tplc="0409000F">
      <w:start w:val="1"/>
      <w:numFmt w:val="decimal"/>
      <w:lvlText w:val="%1."/>
      <w:lvlJc w:val="left"/>
      <w:pPr>
        <w:ind w:left="630" w:hanging="360"/>
      </w:p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30B7ED6"/>
    <w:multiLevelType w:val="multilevel"/>
    <w:tmpl w:val="D41606E8"/>
    <w:lvl w:ilvl="0">
      <w:start w:val="1"/>
      <w:numFmt w:val="decimal"/>
      <w:suff w:val="space"/>
      <w:lvlText w:val="Chapter %1"/>
      <w:lvlJc w:val="left"/>
      <w:pPr>
        <w:ind w:left="0" w:firstLine="0"/>
      </w:pPr>
      <w:rPr>
        <w:rFonts w:ascii="Times New Roman" w:hAnsi="Times New Roman" w:cs="Times New Roman" w:hint="default"/>
        <w:color w:val="000000" w:themeColor="text1"/>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FFC61E1"/>
    <w:multiLevelType w:val="hybridMultilevel"/>
    <w:tmpl w:val="77127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63B94"/>
    <w:multiLevelType w:val="hybridMultilevel"/>
    <w:tmpl w:val="5CEE9D46"/>
    <w:lvl w:ilvl="0" w:tplc="04090015">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19190099"/>
    <w:multiLevelType w:val="multilevel"/>
    <w:tmpl w:val="749E3472"/>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rPr>
        <w:rFonts w:hint="default"/>
      </w:rPr>
    </w:lvl>
    <w:lvl w:ilvl="2">
      <w:start w:val="1"/>
      <w:numFmt w:val="decimal"/>
      <w:pStyle w:val="Heading3"/>
      <w:suff w:val="nothing"/>
      <w:lvlText w:val=""/>
      <w:lvlJc w:val="left"/>
      <w:pPr>
        <w:ind w:left="0" w:firstLine="0"/>
      </w:p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15:restartNumberingAfterBreak="0">
    <w:nsid w:val="1F826992"/>
    <w:multiLevelType w:val="hybridMultilevel"/>
    <w:tmpl w:val="0836495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B904AE"/>
    <w:multiLevelType w:val="multilevel"/>
    <w:tmpl w:val="530A38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1544FF2"/>
    <w:multiLevelType w:val="multilevel"/>
    <w:tmpl w:val="5CD84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F4941B"/>
    <w:multiLevelType w:val="multilevel"/>
    <w:tmpl w:val="37DEC1E6"/>
    <w:lvl w:ilvl="0">
      <w:start w:val="1"/>
      <w:numFmt w:val="decimal"/>
      <w:lvlText w:val=""/>
      <w:lvlJc w:val="lef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D3929D8"/>
    <w:multiLevelType w:val="hybridMultilevel"/>
    <w:tmpl w:val="542A52E6"/>
    <w:lvl w:ilvl="0" w:tplc="04090015">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61172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71F6053"/>
    <w:multiLevelType w:val="hybridMultilevel"/>
    <w:tmpl w:val="EB1075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373D79"/>
    <w:multiLevelType w:val="hybridMultilevel"/>
    <w:tmpl w:val="3D30CE76"/>
    <w:lvl w:ilvl="0" w:tplc="C8B082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C7A1A85"/>
    <w:multiLevelType w:val="multilevel"/>
    <w:tmpl w:val="41D4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5420B7"/>
    <w:multiLevelType w:val="multilevel"/>
    <w:tmpl w:val="79287090"/>
    <w:lvl w:ilvl="0">
      <w:start w:val="1"/>
      <w:numFmt w:val="decimal"/>
      <w:suff w:val="space"/>
      <w:lvlText w:val="Chapter %1"/>
      <w:lvlJc w:val="left"/>
      <w:pPr>
        <w:ind w:left="0" w:firstLine="0"/>
      </w:pPr>
      <w:rPr>
        <w:rFonts w:ascii="Times New Roman" w:hAnsi="Times New Roman" w:cs="Times New Roman" w:hint="default"/>
        <w:color w:val="000000" w:themeColor="text1"/>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4E5D00DE"/>
    <w:multiLevelType w:val="hybridMultilevel"/>
    <w:tmpl w:val="C0506960"/>
    <w:lvl w:ilvl="0" w:tplc="4B4AD264">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FB2C2D"/>
    <w:multiLevelType w:val="hybridMultilevel"/>
    <w:tmpl w:val="0734B4A6"/>
    <w:lvl w:ilvl="0" w:tplc="04090015">
      <w:start w:val="1"/>
      <w:numFmt w:val="upperLetter"/>
      <w:lvlText w:val="%1."/>
      <w:lvlJc w:val="left"/>
      <w:pPr>
        <w:ind w:left="791" w:hanging="360"/>
      </w:p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17" w15:restartNumberingAfterBreak="0">
    <w:nsid w:val="525B2FE1"/>
    <w:multiLevelType w:val="hybridMultilevel"/>
    <w:tmpl w:val="24E82DF8"/>
    <w:lvl w:ilvl="0" w:tplc="424CE656">
      <w:start w:val="1"/>
      <w:numFmt w:val="lowerLetter"/>
      <w:lvlText w:val="%1."/>
      <w:lvlJc w:val="left"/>
      <w:pPr>
        <w:ind w:left="436" w:hanging="360"/>
      </w:pPr>
      <w:rPr>
        <w:rFonts w:hint="default"/>
      </w:rPr>
    </w:lvl>
    <w:lvl w:ilvl="1" w:tplc="04090019"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18" w15:restartNumberingAfterBreak="0">
    <w:nsid w:val="52E31AE4"/>
    <w:multiLevelType w:val="hybridMultilevel"/>
    <w:tmpl w:val="DD54795A"/>
    <w:lvl w:ilvl="0" w:tplc="D87C8424">
      <w:numFmt w:val="bullet"/>
      <w:lvlText w:val="-"/>
      <w:lvlJc w:val="left"/>
      <w:pPr>
        <w:ind w:left="580" w:hanging="360"/>
      </w:pPr>
      <w:rPr>
        <w:rFonts w:ascii="Times New Roman" w:eastAsiaTheme="minorHAnsi" w:hAnsi="Times New Roman" w:cs="Times New Roman" w:hint="default"/>
        <w:sz w:val="18"/>
      </w:rPr>
    </w:lvl>
    <w:lvl w:ilvl="1" w:tplc="04090003" w:tentative="1">
      <w:start w:val="1"/>
      <w:numFmt w:val="bullet"/>
      <w:lvlText w:val="o"/>
      <w:lvlJc w:val="left"/>
      <w:pPr>
        <w:ind w:left="1300" w:hanging="360"/>
      </w:pPr>
      <w:rPr>
        <w:rFonts w:ascii="Courier New" w:hAnsi="Courier New" w:cs="Courier New" w:hint="default"/>
      </w:rPr>
    </w:lvl>
    <w:lvl w:ilvl="2" w:tplc="04090005" w:tentative="1">
      <w:start w:val="1"/>
      <w:numFmt w:val="bullet"/>
      <w:lvlText w:val=""/>
      <w:lvlJc w:val="left"/>
      <w:pPr>
        <w:ind w:left="2020" w:hanging="360"/>
      </w:pPr>
      <w:rPr>
        <w:rFonts w:ascii="Wingdings" w:hAnsi="Wingdings" w:cs="Wingdings" w:hint="default"/>
      </w:rPr>
    </w:lvl>
    <w:lvl w:ilvl="3" w:tplc="04090001" w:tentative="1">
      <w:start w:val="1"/>
      <w:numFmt w:val="bullet"/>
      <w:lvlText w:val=""/>
      <w:lvlJc w:val="left"/>
      <w:pPr>
        <w:ind w:left="2740" w:hanging="360"/>
      </w:pPr>
      <w:rPr>
        <w:rFonts w:ascii="Symbol" w:hAnsi="Symbol" w:cs="Symbol" w:hint="default"/>
      </w:rPr>
    </w:lvl>
    <w:lvl w:ilvl="4" w:tplc="04090003" w:tentative="1">
      <w:start w:val="1"/>
      <w:numFmt w:val="bullet"/>
      <w:lvlText w:val="o"/>
      <w:lvlJc w:val="left"/>
      <w:pPr>
        <w:ind w:left="3460" w:hanging="360"/>
      </w:pPr>
      <w:rPr>
        <w:rFonts w:ascii="Courier New" w:hAnsi="Courier New" w:cs="Courier New" w:hint="default"/>
      </w:rPr>
    </w:lvl>
    <w:lvl w:ilvl="5" w:tplc="04090005" w:tentative="1">
      <w:start w:val="1"/>
      <w:numFmt w:val="bullet"/>
      <w:lvlText w:val=""/>
      <w:lvlJc w:val="left"/>
      <w:pPr>
        <w:ind w:left="4180" w:hanging="360"/>
      </w:pPr>
      <w:rPr>
        <w:rFonts w:ascii="Wingdings" w:hAnsi="Wingdings" w:cs="Wingdings" w:hint="default"/>
      </w:rPr>
    </w:lvl>
    <w:lvl w:ilvl="6" w:tplc="04090001" w:tentative="1">
      <w:start w:val="1"/>
      <w:numFmt w:val="bullet"/>
      <w:lvlText w:val=""/>
      <w:lvlJc w:val="left"/>
      <w:pPr>
        <w:ind w:left="4900" w:hanging="360"/>
      </w:pPr>
      <w:rPr>
        <w:rFonts w:ascii="Symbol" w:hAnsi="Symbol" w:cs="Symbol" w:hint="default"/>
      </w:rPr>
    </w:lvl>
    <w:lvl w:ilvl="7" w:tplc="04090003" w:tentative="1">
      <w:start w:val="1"/>
      <w:numFmt w:val="bullet"/>
      <w:lvlText w:val="o"/>
      <w:lvlJc w:val="left"/>
      <w:pPr>
        <w:ind w:left="5620" w:hanging="360"/>
      </w:pPr>
      <w:rPr>
        <w:rFonts w:ascii="Courier New" w:hAnsi="Courier New" w:cs="Courier New" w:hint="default"/>
      </w:rPr>
    </w:lvl>
    <w:lvl w:ilvl="8" w:tplc="04090005" w:tentative="1">
      <w:start w:val="1"/>
      <w:numFmt w:val="bullet"/>
      <w:lvlText w:val=""/>
      <w:lvlJc w:val="left"/>
      <w:pPr>
        <w:ind w:left="6340" w:hanging="360"/>
      </w:pPr>
      <w:rPr>
        <w:rFonts w:ascii="Wingdings" w:hAnsi="Wingdings" w:cs="Wingdings" w:hint="default"/>
      </w:rPr>
    </w:lvl>
  </w:abstractNum>
  <w:abstractNum w:abstractNumId="19" w15:restartNumberingAfterBreak="0">
    <w:nsid w:val="5E313832"/>
    <w:multiLevelType w:val="hybridMultilevel"/>
    <w:tmpl w:val="3926E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4135E8"/>
    <w:multiLevelType w:val="hybridMultilevel"/>
    <w:tmpl w:val="4934D514"/>
    <w:lvl w:ilvl="0" w:tplc="C3EEFFEA">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1" w15:restartNumberingAfterBreak="0">
    <w:nsid w:val="668973FC"/>
    <w:multiLevelType w:val="multilevel"/>
    <w:tmpl w:val="96B882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81C51C1"/>
    <w:multiLevelType w:val="hybridMultilevel"/>
    <w:tmpl w:val="2788F1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60769A"/>
    <w:multiLevelType w:val="multilevel"/>
    <w:tmpl w:val="8556D7E4"/>
    <w:lvl w:ilvl="0">
      <w:start w:val="1"/>
      <w:numFmt w:val="decimal"/>
      <w:suff w:val="space"/>
      <w:lvlText w:val="Chapter %1"/>
      <w:lvlJc w:val="left"/>
      <w:pPr>
        <w:ind w:left="0" w:firstLine="0"/>
      </w:pPr>
      <w:rPr>
        <w:rFonts w:ascii="Times New Roman" w:hAnsi="Times New Roman" w:cs="Times New Roman" w:hint="default"/>
        <w:color w:val="000000" w:themeColor="text1"/>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701C18EB"/>
    <w:multiLevelType w:val="multilevel"/>
    <w:tmpl w:val="598CB706"/>
    <w:lvl w:ilvl="0">
      <w:start w:val="1"/>
      <w:numFmt w:val="decimal"/>
      <w:lvlText w:val=""/>
      <w:lvlJc w:val="lef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0AE0835"/>
    <w:multiLevelType w:val="multilevel"/>
    <w:tmpl w:val="79287090"/>
    <w:numStyleLink w:val="CurrentList1"/>
  </w:abstractNum>
  <w:abstractNum w:abstractNumId="26" w15:restartNumberingAfterBreak="0">
    <w:nsid w:val="77431394"/>
    <w:multiLevelType w:val="multilevel"/>
    <w:tmpl w:val="79287090"/>
    <w:styleLink w:val="CurrentList1"/>
    <w:lvl w:ilvl="0">
      <w:start w:val="1"/>
      <w:numFmt w:val="decimal"/>
      <w:suff w:val="space"/>
      <w:lvlText w:val="Chapter %1"/>
      <w:lvlJc w:val="left"/>
      <w:pPr>
        <w:ind w:left="0" w:firstLine="0"/>
      </w:pPr>
      <w:rPr>
        <w:rFonts w:ascii="Times New Roman" w:hAnsi="Times New Roman" w:cs="Times New Roman" w:hint="default"/>
        <w:color w:val="000000" w:themeColor="text1"/>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15:restartNumberingAfterBreak="0">
    <w:nsid w:val="77A704B0"/>
    <w:multiLevelType w:val="hybridMultilevel"/>
    <w:tmpl w:val="11F8C2CE"/>
    <w:lvl w:ilvl="0" w:tplc="04090015">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7945167F"/>
    <w:multiLevelType w:val="hybridMultilevel"/>
    <w:tmpl w:val="EE1C601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531767760">
    <w:abstractNumId w:val="24"/>
  </w:num>
  <w:num w:numId="2" w16cid:durableId="1077284162">
    <w:abstractNumId w:val="8"/>
  </w:num>
  <w:num w:numId="3" w16cid:durableId="1670908203">
    <w:abstractNumId w:val="11"/>
  </w:num>
  <w:num w:numId="4" w16cid:durableId="1000620438">
    <w:abstractNumId w:val="22"/>
  </w:num>
  <w:num w:numId="5" w16cid:durableId="707099521">
    <w:abstractNumId w:val="12"/>
  </w:num>
  <w:num w:numId="6" w16cid:durableId="351965">
    <w:abstractNumId w:val="20"/>
  </w:num>
  <w:num w:numId="7" w16cid:durableId="1851142704">
    <w:abstractNumId w:val="18"/>
  </w:num>
  <w:num w:numId="8" w16cid:durableId="85351194">
    <w:abstractNumId w:val="0"/>
  </w:num>
  <w:num w:numId="9" w16cid:durableId="191964937">
    <w:abstractNumId w:val="6"/>
  </w:num>
  <w:num w:numId="10" w16cid:durableId="640353496">
    <w:abstractNumId w:val="15"/>
  </w:num>
  <w:num w:numId="11" w16cid:durableId="1975720058">
    <w:abstractNumId w:val="19"/>
  </w:num>
  <w:num w:numId="12" w16cid:durableId="265964184">
    <w:abstractNumId w:val="21"/>
  </w:num>
  <w:num w:numId="13" w16cid:durableId="1740208950">
    <w:abstractNumId w:val="7"/>
  </w:num>
  <w:num w:numId="14" w16cid:durableId="1853838457">
    <w:abstractNumId w:val="13"/>
  </w:num>
  <w:num w:numId="15" w16cid:durableId="1728917811">
    <w:abstractNumId w:val="5"/>
  </w:num>
  <w:num w:numId="16" w16cid:durableId="515659198">
    <w:abstractNumId w:val="2"/>
  </w:num>
  <w:num w:numId="17" w16cid:durableId="189952034">
    <w:abstractNumId w:val="1"/>
  </w:num>
  <w:num w:numId="18" w16cid:durableId="508329297">
    <w:abstractNumId w:val="10"/>
  </w:num>
  <w:num w:numId="19" w16cid:durableId="269627248">
    <w:abstractNumId w:val="23"/>
  </w:num>
  <w:num w:numId="20" w16cid:durableId="1542983321">
    <w:abstractNumId w:val="14"/>
  </w:num>
  <w:num w:numId="21" w16cid:durableId="768619549">
    <w:abstractNumId w:val="26"/>
  </w:num>
  <w:num w:numId="22" w16cid:durableId="1281957524">
    <w:abstractNumId w:val="4"/>
  </w:num>
  <w:num w:numId="23" w16cid:durableId="1310594878">
    <w:abstractNumId w:val="25"/>
    <w:lvlOverride w:ilvl="0">
      <w:lvl w:ilvl="0">
        <w:start w:val="1"/>
        <w:numFmt w:val="decimal"/>
        <w:suff w:val="space"/>
        <w:lvlText w:val="Chapter %1"/>
        <w:lvlJc w:val="left"/>
        <w:pPr>
          <w:ind w:left="0" w:firstLine="0"/>
        </w:pPr>
        <w:rPr>
          <w:rFonts w:ascii="Times New Roman" w:hAnsi="Times New Roman" w:cs="Times New Roman" w:hint="default"/>
          <w:color w:val="000000" w:themeColor="text1"/>
        </w:rPr>
      </w:lvl>
    </w:lvlOverride>
  </w:num>
  <w:num w:numId="24" w16cid:durableId="1108088992">
    <w:abstractNumId w:val="27"/>
  </w:num>
  <w:num w:numId="25" w16cid:durableId="1385181582">
    <w:abstractNumId w:val="3"/>
  </w:num>
  <w:num w:numId="26" w16cid:durableId="18943234">
    <w:abstractNumId w:val="9"/>
  </w:num>
  <w:num w:numId="27" w16cid:durableId="1752267324">
    <w:abstractNumId w:val="28"/>
  </w:num>
  <w:num w:numId="28" w16cid:durableId="1865972920">
    <w:abstractNumId w:val="16"/>
  </w:num>
  <w:num w:numId="29" w16cid:durableId="1596161219">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undas, Steven">
    <w15:presenceInfo w15:providerId="AD" w15:userId="S-1-5-21-828376571-1197701538-1844936127-308330"/>
  </w15:person>
  <w15:person w15:author="Ashley LoweMackenzie">
    <w15:presenceInfo w15:providerId="Windows Live" w15:userId="1f57c9f003f238c5"/>
  </w15:person>
  <w15:person w15:author="Lowe Mackenzie, Ashley Christine">
    <w15:presenceInfo w15:providerId="AD" w15:userId="S::loweas@oregonstate.edu::21dc2ffc-3618-49f0-b55f-7b7120ddd4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2"/>
  <w:proofState w:spelling="clean" w:grammar="clean"/>
  <w:trackRevisions/>
  <w:defaultTabStop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84F"/>
    <w:rsid w:val="00001EB6"/>
    <w:rsid w:val="00006F50"/>
    <w:rsid w:val="0001381B"/>
    <w:rsid w:val="00014B3A"/>
    <w:rsid w:val="00020DA9"/>
    <w:rsid w:val="00027771"/>
    <w:rsid w:val="000321D0"/>
    <w:rsid w:val="00034013"/>
    <w:rsid w:val="00037296"/>
    <w:rsid w:val="00041186"/>
    <w:rsid w:val="00045D01"/>
    <w:rsid w:val="000466BC"/>
    <w:rsid w:val="000552EE"/>
    <w:rsid w:val="00056F19"/>
    <w:rsid w:val="00065F1E"/>
    <w:rsid w:val="00072E29"/>
    <w:rsid w:val="00073DA6"/>
    <w:rsid w:val="000809F4"/>
    <w:rsid w:val="000837C9"/>
    <w:rsid w:val="00084956"/>
    <w:rsid w:val="00084BCE"/>
    <w:rsid w:val="00085FA9"/>
    <w:rsid w:val="00086CCF"/>
    <w:rsid w:val="0008755A"/>
    <w:rsid w:val="000A0271"/>
    <w:rsid w:val="000A4410"/>
    <w:rsid w:val="000A5DDE"/>
    <w:rsid w:val="000B107C"/>
    <w:rsid w:val="000B1A78"/>
    <w:rsid w:val="000B1FEF"/>
    <w:rsid w:val="000B2AD3"/>
    <w:rsid w:val="000B50B1"/>
    <w:rsid w:val="000B5442"/>
    <w:rsid w:val="000C3579"/>
    <w:rsid w:val="000C72FC"/>
    <w:rsid w:val="000D3F73"/>
    <w:rsid w:val="000D5BBE"/>
    <w:rsid w:val="000D673F"/>
    <w:rsid w:val="000E0CA5"/>
    <w:rsid w:val="000E4E43"/>
    <w:rsid w:val="000F0815"/>
    <w:rsid w:val="000F2141"/>
    <w:rsid w:val="000F2B86"/>
    <w:rsid w:val="000F5621"/>
    <w:rsid w:val="000F695D"/>
    <w:rsid w:val="000F7075"/>
    <w:rsid w:val="000F76D6"/>
    <w:rsid w:val="001008A3"/>
    <w:rsid w:val="00100A05"/>
    <w:rsid w:val="0010375C"/>
    <w:rsid w:val="001222D7"/>
    <w:rsid w:val="0012551E"/>
    <w:rsid w:val="00134B84"/>
    <w:rsid w:val="00134DBE"/>
    <w:rsid w:val="0013564F"/>
    <w:rsid w:val="00142227"/>
    <w:rsid w:val="00152252"/>
    <w:rsid w:val="00156FC1"/>
    <w:rsid w:val="0015730A"/>
    <w:rsid w:val="00157AE5"/>
    <w:rsid w:val="00162860"/>
    <w:rsid w:val="00162ACE"/>
    <w:rsid w:val="00167A8B"/>
    <w:rsid w:val="001805B4"/>
    <w:rsid w:val="001824EC"/>
    <w:rsid w:val="00182E8D"/>
    <w:rsid w:val="0018335B"/>
    <w:rsid w:val="001877A7"/>
    <w:rsid w:val="00192801"/>
    <w:rsid w:val="00193716"/>
    <w:rsid w:val="0019585B"/>
    <w:rsid w:val="001A2C30"/>
    <w:rsid w:val="001B05B9"/>
    <w:rsid w:val="001B6415"/>
    <w:rsid w:val="001B7D6C"/>
    <w:rsid w:val="001C72CB"/>
    <w:rsid w:val="001D0D47"/>
    <w:rsid w:val="001D10FD"/>
    <w:rsid w:val="001D1286"/>
    <w:rsid w:val="001D4D9A"/>
    <w:rsid w:val="001D5761"/>
    <w:rsid w:val="001E14D0"/>
    <w:rsid w:val="001E3075"/>
    <w:rsid w:val="001F1637"/>
    <w:rsid w:val="001F587B"/>
    <w:rsid w:val="001F5D70"/>
    <w:rsid w:val="00203097"/>
    <w:rsid w:val="00210A33"/>
    <w:rsid w:val="00212C01"/>
    <w:rsid w:val="00213167"/>
    <w:rsid w:val="00213B3A"/>
    <w:rsid w:val="002147F5"/>
    <w:rsid w:val="00221311"/>
    <w:rsid w:val="00221B89"/>
    <w:rsid w:val="00227800"/>
    <w:rsid w:val="002354B6"/>
    <w:rsid w:val="00236D48"/>
    <w:rsid w:val="00241F17"/>
    <w:rsid w:val="002460E3"/>
    <w:rsid w:val="00254AF5"/>
    <w:rsid w:val="0026048D"/>
    <w:rsid w:val="002624AB"/>
    <w:rsid w:val="0026253A"/>
    <w:rsid w:val="0027158F"/>
    <w:rsid w:val="00276E21"/>
    <w:rsid w:val="00280A61"/>
    <w:rsid w:val="00282A69"/>
    <w:rsid w:val="0029785F"/>
    <w:rsid w:val="002A49AB"/>
    <w:rsid w:val="002B3C04"/>
    <w:rsid w:val="002B6334"/>
    <w:rsid w:val="002C472E"/>
    <w:rsid w:val="002D0488"/>
    <w:rsid w:val="002D26FB"/>
    <w:rsid w:val="002E05F2"/>
    <w:rsid w:val="002E0B88"/>
    <w:rsid w:val="002E25A0"/>
    <w:rsid w:val="002E5CDC"/>
    <w:rsid w:val="002E78B0"/>
    <w:rsid w:val="002F06D7"/>
    <w:rsid w:val="003018EC"/>
    <w:rsid w:val="0030540B"/>
    <w:rsid w:val="003073D1"/>
    <w:rsid w:val="00312919"/>
    <w:rsid w:val="00313048"/>
    <w:rsid w:val="00314E63"/>
    <w:rsid w:val="00316433"/>
    <w:rsid w:val="00317CAF"/>
    <w:rsid w:val="00317EB0"/>
    <w:rsid w:val="003249CD"/>
    <w:rsid w:val="00333715"/>
    <w:rsid w:val="00337B4D"/>
    <w:rsid w:val="0034083F"/>
    <w:rsid w:val="003503F0"/>
    <w:rsid w:val="00351EAA"/>
    <w:rsid w:val="003520B1"/>
    <w:rsid w:val="00356812"/>
    <w:rsid w:val="00360150"/>
    <w:rsid w:val="003612D0"/>
    <w:rsid w:val="003614B1"/>
    <w:rsid w:val="00362CA3"/>
    <w:rsid w:val="003654EC"/>
    <w:rsid w:val="00371365"/>
    <w:rsid w:val="00371E7B"/>
    <w:rsid w:val="00371F11"/>
    <w:rsid w:val="00374A73"/>
    <w:rsid w:val="00380718"/>
    <w:rsid w:val="00380E3C"/>
    <w:rsid w:val="00382424"/>
    <w:rsid w:val="00386A26"/>
    <w:rsid w:val="00390BDB"/>
    <w:rsid w:val="003938BD"/>
    <w:rsid w:val="00393A6E"/>
    <w:rsid w:val="003A2443"/>
    <w:rsid w:val="003A2FFA"/>
    <w:rsid w:val="003A5922"/>
    <w:rsid w:val="003B065A"/>
    <w:rsid w:val="003D09EF"/>
    <w:rsid w:val="003D18C5"/>
    <w:rsid w:val="003D3650"/>
    <w:rsid w:val="003E2F2B"/>
    <w:rsid w:val="003E7F1E"/>
    <w:rsid w:val="003F4996"/>
    <w:rsid w:val="00402B32"/>
    <w:rsid w:val="00402C8A"/>
    <w:rsid w:val="00403DC6"/>
    <w:rsid w:val="00411F28"/>
    <w:rsid w:val="004236DF"/>
    <w:rsid w:val="0042387B"/>
    <w:rsid w:val="00426977"/>
    <w:rsid w:val="004346B4"/>
    <w:rsid w:val="00435864"/>
    <w:rsid w:val="00443ECD"/>
    <w:rsid w:val="0045524E"/>
    <w:rsid w:val="00456977"/>
    <w:rsid w:val="00465793"/>
    <w:rsid w:val="0047021C"/>
    <w:rsid w:val="00470638"/>
    <w:rsid w:val="00471AFF"/>
    <w:rsid w:val="00483C29"/>
    <w:rsid w:val="00483D8F"/>
    <w:rsid w:val="00486F66"/>
    <w:rsid w:val="00487573"/>
    <w:rsid w:val="004922A9"/>
    <w:rsid w:val="00495264"/>
    <w:rsid w:val="004953C7"/>
    <w:rsid w:val="00497B7C"/>
    <w:rsid w:val="004A1D68"/>
    <w:rsid w:val="004A67E6"/>
    <w:rsid w:val="004A7A4B"/>
    <w:rsid w:val="004B1C68"/>
    <w:rsid w:val="004B2C63"/>
    <w:rsid w:val="004D013E"/>
    <w:rsid w:val="004D1100"/>
    <w:rsid w:val="004D18EF"/>
    <w:rsid w:val="004E12A8"/>
    <w:rsid w:val="004E4D06"/>
    <w:rsid w:val="004F4DD4"/>
    <w:rsid w:val="004F67D2"/>
    <w:rsid w:val="00510DCA"/>
    <w:rsid w:val="0051239B"/>
    <w:rsid w:val="00514E9E"/>
    <w:rsid w:val="00517B6B"/>
    <w:rsid w:val="005207A7"/>
    <w:rsid w:val="005248A3"/>
    <w:rsid w:val="00525B1C"/>
    <w:rsid w:val="00534928"/>
    <w:rsid w:val="00543C84"/>
    <w:rsid w:val="00544BC8"/>
    <w:rsid w:val="00544FF1"/>
    <w:rsid w:val="005461C3"/>
    <w:rsid w:val="00547321"/>
    <w:rsid w:val="00550E82"/>
    <w:rsid w:val="00552444"/>
    <w:rsid w:val="00553075"/>
    <w:rsid w:val="005578EF"/>
    <w:rsid w:val="00564D41"/>
    <w:rsid w:val="00570252"/>
    <w:rsid w:val="00570A47"/>
    <w:rsid w:val="00576D88"/>
    <w:rsid w:val="00580837"/>
    <w:rsid w:val="005844A3"/>
    <w:rsid w:val="00584A68"/>
    <w:rsid w:val="005855DB"/>
    <w:rsid w:val="00586F59"/>
    <w:rsid w:val="00591F76"/>
    <w:rsid w:val="00593AAD"/>
    <w:rsid w:val="00595A59"/>
    <w:rsid w:val="00596098"/>
    <w:rsid w:val="00596D05"/>
    <w:rsid w:val="005976DF"/>
    <w:rsid w:val="005A0A29"/>
    <w:rsid w:val="005A4D92"/>
    <w:rsid w:val="005A5747"/>
    <w:rsid w:val="005A588A"/>
    <w:rsid w:val="005A7901"/>
    <w:rsid w:val="005B2008"/>
    <w:rsid w:val="005B2553"/>
    <w:rsid w:val="005B31F6"/>
    <w:rsid w:val="005C7848"/>
    <w:rsid w:val="005D0B3E"/>
    <w:rsid w:val="005D0C53"/>
    <w:rsid w:val="005D5C93"/>
    <w:rsid w:val="005D627E"/>
    <w:rsid w:val="005E251E"/>
    <w:rsid w:val="005E36D4"/>
    <w:rsid w:val="005E5A1B"/>
    <w:rsid w:val="005F1436"/>
    <w:rsid w:val="005F32DF"/>
    <w:rsid w:val="006030EE"/>
    <w:rsid w:val="00607EC9"/>
    <w:rsid w:val="006102B1"/>
    <w:rsid w:val="00610B02"/>
    <w:rsid w:val="00611FF1"/>
    <w:rsid w:val="006157F9"/>
    <w:rsid w:val="00616591"/>
    <w:rsid w:val="0062174E"/>
    <w:rsid w:val="00622212"/>
    <w:rsid w:val="006269CE"/>
    <w:rsid w:val="006277F0"/>
    <w:rsid w:val="00631733"/>
    <w:rsid w:val="00631B20"/>
    <w:rsid w:val="0063441A"/>
    <w:rsid w:val="00635A31"/>
    <w:rsid w:val="00637E66"/>
    <w:rsid w:val="006427D3"/>
    <w:rsid w:val="00644BC3"/>
    <w:rsid w:val="0064646F"/>
    <w:rsid w:val="00647AD7"/>
    <w:rsid w:val="006548D1"/>
    <w:rsid w:val="006549D2"/>
    <w:rsid w:val="00660EC2"/>
    <w:rsid w:val="0066378C"/>
    <w:rsid w:val="00664195"/>
    <w:rsid w:val="006657B9"/>
    <w:rsid w:val="0066780B"/>
    <w:rsid w:val="00670978"/>
    <w:rsid w:val="00676063"/>
    <w:rsid w:val="00677BB6"/>
    <w:rsid w:val="00680324"/>
    <w:rsid w:val="00691A4D"/>
    <w:rsid w:val="0069355A"/>
    <w:rsid w:val="0069470C"/>
    <w:rsid w:val="0069778C"/>
    <w:rsid w:val="006A0C96"/>
    <w:rsid w:val="006A3074"/>
    <w:rsid w:val="006A3992"/>
    <w:rsid w:val="006A65EE"/>
    <w:rsid w:val="006B1FFC"/>
    <w:rsid w:val="006C0DE4"/>
    <w:rsid w:val="006D0EF4"/>
    <w:rsid w:val="006D140F"/>
    <w:rsid w:val="006D7076"/>
    <w:rsid w:val="006D7CD9"/>
    <w:rsid w:val="006F3CE6"/>
    <w:rsid w:val="006F735C"/>
    <w:rsid w:val="007075C5"/>
    <w:rsid w:val="007075ED"/>
    <w:rsid w:val="00710EBA"/>
    <w:rsid w:val="0071304C"/>
    <w:rsid w:val="007144C5"/>
    <w:rsid w:val="007144FE"/>
    <w:rsid w:val="007145B5"/>
    <w:rsid w:val="0072398D"/>
    <w:rsid w:val="007242CE"/>
    <w:rsid w:val="0072652E"/>
    <w:rsid w:val="00730B12"/>
    <w:rsid w:val="0073186B"/>
    <w:rsid w:val="007335DC"/>
    <w:rsid w:val="00734462"/>
    <w:rsid w:val="0074084C"/>
    <w:rsid w:val="007445A6"/>
    <w:rsid w:val="00746CA0"/>
    <w:rsid w:val="00750BDC"/>
    <w:rsid w:val="007545D7"/>
    <w:rsid w:val="00754B86"/>
    <w:rsid w:val="00756E0B"/>
    <w:rsid w:val="00764413"/>
    <w:rsid w:val="00770506"/>
    <w:rsid w:val="00770533"/>
    <w:rsid w:val="00770F96"/>
    <w:rsid w:val="00772B96"/>
    <w:rsid w:val="007746E7"/>
    <w:rsid w:val="007758CA"/>
    <w:rsid w:val="007803B1"/>
    <w:rsid w:val="0078134C"/>
    <w:rsid w:val="00785A2C"/>
    <w:rsid w:val="00787118"/>
    <w:rsid w:val="00794FE7"/>
    <w:rsid w:val="00796027"/>
    <w:rsid w:val="00796283"/>
    <w:rsid w:val="00797479"/>
    <w:rsid w:val="007C4B36"/>
    <w:rsid w:val="007C5C22"/>
    <w:rsid w:val="007D19C7"/>
    <w:rsid w:val="007E084B"/>
    <w:rsid w:val="007E18AB"/>
    <w:rsid w:val="007E20C1"/>
    <w:rsid w:val="007E53DE"/>
    <w:rsid w:val="007F1225"/>
    <w:rsid w:val="007F1CA5"/>
    <w:rsid w:val="007F4B16"/>
    <w:rsid w:val="00800B46"/>
    <w:rsid w:val="00802D46"/>
    <w:rsid w:val="00805721"/>
    <w:rsid w:val="00811B71"/>
    <w:rsid w:val="00817500"/>
    <w:rsid w:val="0082299C"/>
    <w:rsid w:val="00822F51"/>
    <w:rsid w:val="00823DC1"/>
    <w:rsid w:val="00825EC3"/>
    <w:rsid w:val="00827B21"/>
    <w:rsid w:val="00830CFA"/>
    <w:rsid w:val="008350DA"/>
    <w:rsid w:val="0085030F"/>
    <w:rsid w:val="008550EC"/>
    <w:rsid w:val="00860DA2"/>
    <w:rsid w:val="00865A2B"/>
    <w:rsid w:val="008861C9"/>
    <w:rsid w:val="00886CB4"/>
    <w:rsid w:val="00891A91"/>
    <w:rsid w:val="00891CC1"/>
    <w:rsid w:val="008A3FD6"/>
    <w:rsid w:val="008A443D"/>
    <w:rsid w:val="008A5A76"/>
    <w:rsid w:val="008A61A7"/>
    <w:rsid w:val="008D54E0"/>
    <w:rsid w:val="008D686E"/>
    <w:rsid w:val="008E0400"/>
    <w:rsid w:val="008E5CA5"/>
    <w:rsid w:val="008E65D0"/>
    <w:rsid w:val="008F3244"/>
    <w:rsid w:val="008F3C62"/>
    <w:rsid w:val="008F75EF"/>
    <w:rsid w:val="009002AC"/>
    <w:rsid w:val="009033A2"/>
    <w:rsid w:val="00910AF4"/>
    <w:rsid w:val="00911A41"/>
    <w:rsid w:val="009126F9"/>
    <w:rsid w:val="009160A2"/>
    <w:rsid w:val="00917DE9"/>
    <w:rsid w:val="009200A3"/>
    <w:rsid w:val="00921E7F"/>
    <w:rsid w:val="009243E5"/>
    <w:rsid w:val="00932A8E"/>
    <w:rsid w:val="00936A85"/>
    <w:rsid w:val="00942DE8"/>
    <w:rsid w:val="00942E3B"/>
    <w:rsid w:val="00943811"/>
    <w:rsid w:val="0094654B"/>
    <w:rsid w:val="00953E60"/>
    <w:rsid w:val="00957917"/>
    <w:rsid w:val="00961BE7"/>
    <w:rsid w:val="00962D84"/>
    <w:rsid w:val="0096776C"/>
    <w:rsid w:val="00967EE9"/>
    <w:rsid w:val="00974BB6"/>
    <w:rsid w:val="009774AE"/>
    <w:rsid w:val="009820C2"/>
    <w:rsid w:val="00985D7C"/>
    <w:rsid w:val="0098658D"/>
    <w:rsid w:val="009911B4"/>
    <w:rsid w:val="0099567A"/>
    <w:rsid w:val="0099689C"/>
    <w:rsid w:val="00996E32"/>
    <w:rsid w:val="009A06D6"/>
    <w:rsid w:val="009A1990"/>
    <w:rsid w:val="009A4697"/>
    <w:rsid w:val="009A5663"/>
    <w:rsid w:val="009A6726"/>
    <w:rsid w:val="009B318E"/>
    <w:rsid w:val="009B3504"/>
    <w:rsid w:val="009B755B"/>
    <w:rsid w:val="009C6D18"/>
    <w:rsid w:val="009E14D6"/>
    <w:rsid w:val="009E3511"/>
    <w:rsid w:val="009F48F5"/>
    <w:rsid w:val="009F7183"/>
    <w:rsid w:val="00A0034F"/>
    <w:rsid w:val="00A02787"/>
    <w:rsid w:val="00A10217"/>
    <w:rsid w:val="00A119AC"/>
    <w:rsid w:val="00A12566"/>
    <w:rsid w:val="00A169BD"/>
    <w:rsid w:val="00A2096C"/>
    <w:rsid w:val="00A222BA"/>
    <w:rsid w:val="00A25138"/>
    <w:rsid w:val="00A253CB"/>
    <w:rsid w:val="00A337D5"/>
    <w:rsid w:val="00A33A63"/>
    <w:rsid w:val="00A33B78"/>
    <w:rsid w:val="00A3663C"/>
    <w:rsid w:val="00A40263"/>
    <w:rsid w:val="00A446F6"/>
    <w:rsid w:val="00A4560D"/>
    <w:rsid w:val="00A52868"/>
    <w:rsid w:val="00A615E5"/>
    <w:rsid w:val="00A61A09"/>
    <w:rsid w:val="00A62EDC"/>
    <w:rsid w:val="00A6614B"/>
    <w:rsid w:val="00A665A4"/>
    <w:rsid w:val="00A66D45"/>
    <w:rsid w:val="00A757C7"/>
    <w:rsid w:val="00A76456"/>
    <w:rsid w:val="00A85440"/>
    <w:rsid w:val="00A94234"/>
    <w:rsid w:val="00A96E06"/>
    <w:rsid w:val="00AA031A"/>
    <w:rsid w:val="00AA0B81"/>
    <w:rsid w:val="00AA1D5D"/>
    <w:rsid w:val="00AA26E0"/>
    <w:rsid w:val="00AA274D"/>
    <w:rsid w:val="00AB784F"/>
    <w:rsid w:val="00AC01A4"/>
    <w:rsid w:val="00AD29E5"/>
    <w:rsid w:val="00AD3123"/>
    <w:rsid w:val="00AD704F"/>
    <w:rsid w:val="00AE611C"/>
    <w:rsid w:val="00B006BD"/>
    <w:rsid w:val="00B007AC"/>
    <w:rsid w:val="00B00F38"/>
    <w:rsid w:val="00B01199"/>
    <w:rsid w:val="00B07AE9"/>
    <w:rsid w:val="00B10B6A"/>
    <w:rsid w:val="00B13DEA"/>
    <w:rsid w:val="00B14AB5"/>
    <w:rsid w:val="00B17BC0"/>
    <w:rsid w:val="00B20183"/>
    <w:rsid w:val="00B2114D"/>
    <w:rsid w:val="00B339BE"/>
    <w:rsid w:val="00B35B3B"/>
    <w:rsid w:val="00B43166"/>
    <w:rsid w:val="00B46C00"/>
    <w:rsid w:val="00B54D74"/>
    <w:rsid w:val="00B553BE"/>
    <w:rsid w:val="00B5541B"/>
    <w:rsid w:val="00B55F9A"/>
    <w:rsid w:val="00B57CE7"/>
    <w:rsid w:val="00B57E0E"/>
    <w:rsid w:val="00B605CB"/>
    <w:rsid w:val="00B72965"/>
    <w:rsid w:val="00B75082"/>
    <w:rsid w:val="00B757C1"/>
    <w:rsid w:val="00B82996"/>
    <w:rsid w:val="00B863EB"/>
    <w:rsid w:val="00B96266"/>
    <w:rsid w:val="00BA09B4"/>
    <w:rsid w:val="00BA1D63"/>
    <w:rsid w:val="00BA4278"/>
    <w:rsid w:val="00BA64A0"/>
    <w:rsid w:val="00BA6D44"/>
    <w:rsid w:val="00BB065E"/>
    <w:rsid w:val="00BB18BC"/>
    <w:rsid w:val="00BB1B7A"/>
    <w:rsid w:val="00BB3F47"/>
    <w:rsid w:val="00BB48F9"/>
    <w:rsid w:val="00BB5BC2"/>
    <w:rsid w:val="00BC1B06"/>
    <w:rsid w:val="00BC35FB"/>
    <w:rsid w:val="00BC3CB4"/>
    <w:rsid w:val="00BE7D3C"/>
    <w:rsid w:val="00BF597E"/>
    <w:rsid w:val="00BF7058"/>
    <w:rsid w:val="00BF71DD"/>
    <w:rsid w:val="00C01532"/>
    <w:rsid w:val="00C0177F"/>
    <w:rsid w:val="00C0290A"/>
    <w:rsid w:val="00C07812"/>
    <w:rsid w:val="00C1235A"/>
    <w:rsid w:val="00C12ED3"/>
    <w:rsid w:val="00C1331E"/>
    <w:rsid w:val="00C17AA2"/>
    <w:rsid w:val="00C213E6"/>
    <w:rsid w:val="00C23473"/>
    <w:rsid w:val="00C247F9"/>
    <w:rsid w:val="00C24FDA"/>
    <w:rsid w:val="00C26B34"/>
    <w:rsid w:val="00C35320"/>
    <w:rsid w:val="00C415C5"/>
    <w:rsid w:val="00C44397"/>
    <w:rsid w:val="00C471C8"/>
    <w:rsid w:val="00C51476"/>
    <w:rsid w:val="00C53FCF"/>
    <w:rsid w:val="00C54A5D"/>
    <w:rsid w:val="00C61605"/>
    <w:rsid w:val="00C642DC"/>
    <w:rsid w:val="00C64CED"/>
    <w:rsid w:val="00C667E0"/>
    <w:rsid w:val="00C70581"/>
    <w:rsid w:val="00C71B45"/>
    <w:rsid w:val="00C71BEE"/>
    <w:rsid w:val="00C7333C"/>
    <w:rsid w:val="00C73B82"/>
    <w:rsid w:val="00C74364"/>
    <w:rsid w:val="00C75619"/>
    <w:rsid w:val="00C772B8"/>
    <w:rsid w:val="00C81B96"/>
    <w:rsid w:val="00C81EEE"/>
    <w:rsid w:val="00C901F8"/>
    <w:rsid w:val="00C94E39"/>
    <w:rsid w:val="00C9518A"/>
    <w:rsid w:val="00C96230"/>
    <w:rsid w:val="00C97489"/>
    <w:rsid w:val="00CA0252"/>
    <w:rsid w:val="00CA1E92"/>
    <w:rsid w:val="00CA47F3"/>
    <w:rsid w:val="00CB3B66"/>
    <w:rsid w:val="00CB61D2"/>
    <w:rsid w:val="00CC4733"/>
    <w:rsid w:val="00CC5279"/>
    <w:rsid w:val="00CC64CC"/>
    <w:rsid w:val="00CC7E37"/>
    <w:rsid w:val="00CD1A52"/>
    <w:rsid w:val="00CD1B4D"/>
    <w:rsid w:val="00CD3FFC"/>
    <w:rsid w:val="00CD5599"/>
    <w:rsid w:val="00CD71C8"/>
    <w:rsid w:val="00CE21F1"/>
    <w:rsid w:val="00CE23CD"/>
    <w:rsid w:val="00CF2EDD"/>
    <w:rsid w:val="00CF3EF9"/>
    <w:rsid w:val="00CF4AD5"/>
    <w:rsid w:val="00CF5F16"/>
    <w:rsid w:val="00D00EF5"/>
    <w:rsid w:val="00D01911"/>
    <w:rsid w:val="00D01F37"/>
    <w:rsid w:val="00D02017"/>
    <w:rsid w:val="00D1104E"/>
    <w:rsid w:val="00D12D52"/>
    <w:rsid w:val="00D14607"/>
    <w:rsid w:val="00D25040"/>
    <w:rsid w:val="00D32B9D"/>
    <w:rsid w:val="00D35C4F"/>
    <w:rsid w:val="00D426B8"/>
    <w:rsid w:val="00D429E7"/>
    <w:rsid w:val="00D62EEA"/>
    <w:rsid w:val="00D63302"/>
    <w:rsid w:val="00D63C09"/>
    <w:rsid w:val="00D651E3"/>
    <w:rsid w:val="00D66F97"/>
    <w:rsid w:val="00D72E05"/>
    <w:rsid w:val="00D76048"/>
    <w:rsid w:val="00D7723E"/>
    <w:rsid w:val="00D86A89"/>
    <w:rsid w:val="00D93810"/>
    <w:rsid w:val="00D9744C"/>
    <w:rsid w:val="00D97DAC"/>
    <w:rsid w:val="00DA1082"/>
    <w:rsid w:val="00DA35D7"/>
    <w:rsid w:val="00DA5D1E"/>
    <w:rsid w:val="00DA6C86"/>
    <w:rsid w:val="00DB0A1F"/>
    <w:rsid w:val="00DB2EA0"/>
    <w:rsid w:val="00DD1B05"/>
    <w:rsid w:val="00DD4472"/>
    <w:rsid w:val="00DD7CA9"/>
    <w:rsid w:val="00DE0607"/>
    <w:rsid w:val="00DE0978"/>
    <w:rsid w:val="00DE434D"/>
    <w:rsid w:val="00DE4F47"/>
    <w:rsid w:val="00DE55C8"/>
    <w:rsid w:val="00DF17FB"/>
    <w:rsid w:val="00DF20F5"/>
    <w:rsid w:val="00E05C7F"/>
    <w:rsid w:val="00E123DE"/>
    <w:rsid w:val="00E1321D"/>
    <w:rsid w:val="00E16EB0"/>
    <w:rsid w:val="00E20494"/>
    <w:rsid w:val="00E22FC2"/>
    <w:rsid w:val="00E32D9F"/>
    <w:rsid w:val="00E32F02"/>
    <w:rsid w:val="00E42689"/>
    <w:rsid w:val="00E43053"/>
    <w:rsid w:val="00E44A41"/>
    <w:rsid w:val="00E46565"/>
    <w:rsid w:val="00E50B47"/>
    <w:rsid w:val="00E50E9F"/>
    <w:rsid w:val="00E57BAA"/>
    <w:rsid w:val="00E817CA"/>
    <w:rsid w:val="00E81865"/>
    <w:rsid w:val="00E839F5"/>
    <w:rsid w:val="00E84F4D"/>
    <w:rsid w:val="00E8761A"/>
    <w:rsid w:val="00E92FDD"/>
    <w:rsid w:val="00E93C00"/>
    <w:rsid w:val="00EA67BA"/>
    <w:rsid w:val="00EB2AFA"/>
    <w:rsid w:val="00EB39A4"/>
    <w:rsid w:val="00EC1DA4"/>
    <w:rsid w:val="00EC6AFC"/>
    <w:rsid w:val="00EE189C"/>
    <w:rsid w:val="00EE763A"/>
    <w:rsid w:val="00EF6F2A"/>
    <w:rsid w:val="00F00E6F"/>
    <w:rsid w:val="00F02252"/>
    <w:rsid w:val="00F22831"/>
    <w:rsid w:val="00F22CD9"/>
    <w:rsid w:val="00F240A9"/>
    <w:rsid w:val="00F30168"/>
    <w:rsid w:val="00F33945"/>
    <w:rsid w:val="00F36CCC"/>
    <w:rsid w:val="00F40E0D"/>
    <w:rsid w:val="00F41ED3"/>
    <w:rsid w:val="00F43A51"/>
    <w:rsid w:val="00F46F33"/>
    <w:rsid w:val="00F503CF"/>
    <w:rsid w:val="00F52008"/>
    <w:rsid w:val="00F53011"/>
    <w:rsid w:val="00F60671"/>
    <w:rsid w:val="00F6079A"/>
    <w:rsid w:val="00F6703F"/>
    <w:rsid w:val="00F7230C"/>
    <w:rsid w:val="00F72571"/>
    <w:rsid w:val="00F72F3B"/>
    <w:rsid w:val="00F73BFF"/>
    <w:rsid w:val="00F75E4D"/>
    <w:rsid w:val="00F8190C"/>
    <w:rsid w:val="00F94164"/>
    <w:rsid w:val="00F96665"/>
    <w:rsid w:val="00FA14D2"/>
    <w:rsid w:val="00FA1984"/>
    <w:rsid w:val="00FA7F37"/>
    <w:rsid w:val="00FB7F39"/>
    <w:rsid w:val="00FC0895"/>
    <w:rsid w:val="00FC7B53"/>
    <w:rsid w:val="00FD2912"/>
    <w:rsid w:val="00FD56CC"/>
    <w:rsid w:val="00FD679A"/>
    <w:rsid w:val="00FD7767"/>
    <w:rsid w:val="00FE7E2B"/>
    <w:rsid w:val="00FF24A3"/>
    <w:rsid w:val="00FF6845"/>
    <w:rsid w:val="00FF7DD2"/>
    <w:rsid w:val="03F2FF15"/>
    <w:rsid w:val="04D9CE1E"/>
    <w:rsid w:val="19928556"/>
    <w:rsid w:val="1A447212"/>
    <w:rsid w:val="1EA99855"/>
    <w:rsid w:val="2601E2CB"/>
    <w:rsid w:val="469AAB3D"/>
    <w:rsid w:val="46C167DA"/>
    <w:rsid w:val="4CEB1CF1"/>
    <w:rsid w:val="584A639F"/>
    <w:rsid w:val="5CF44B8C"/>
    <w:rsid w:val="636CB38A"/>
    <w:rsid w:val="66CA48C2"/>
    <w:rsid w:val="6F266EBA"/>
    <w:rsid w:val="7F419E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7AC946"/>
  <w15:chartTrackingRefBased/>
  <w15:docId w15:val="{FCC1E366-9F06-47C2-8063-DE12173F4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84F"/>
    <w:pPr>
      <w:spacing w:after="0" w:line="240" w:lineRule="auto"/>
    </w:pPr>
    <w:rPr>
      <w:rFonts w:ascii="Times New Roman" w:eastAsia="SimSun" w:hAnsi="Times New Roman"/>
      <w:sz w:val="24"/>
      <w:szCs w:val="24"/>
    </w:rPr>
  </w:style>
  <w:style w:type="paragraph" w:styleId="Heading1">
    <w:name w:val="heading 1"/>
    <w:basedOn w:val="Normal"/>
    <w:next w:val="Normal"/>
    <w:link w:val="Heading1Char"/>
    <w:uiPriority w:val="9"/>
    <w:qFormat/>
    <w:rsid w:val="00AB784F"/>
    <w:pPr>
      <w:keepNext/>
      <w:keepLines/>
      <w:numPr>
        <w:numId w:val="22"/>
      </w:numPr>
      <w:spacing w:before="480" w:line="276" w:lineRule="auto"/>
      <w:outlineLvl w:val="0"/>
    </w:pPr>
    <w:rPr>
      <w:rFonts w:eastAsiaTheme="majorEastAsia" w:cstheme="majorBidi"/>
      <w:b/>
      <w:bCs/>
      <w:color w:val="000000" w:themeColor="text1"/>
      <w:sz w:val="28"/>
      <w:szCs w:val="28"/>
      <w:lang w:bidi="en-US"/>
    </w:rPr>
  </w:style>
  <w:style w:type="paragraph" w:styleId="Heading2">
    <w:name w:val="heading 2"/>
    <w:basedOn w:val="Normal"/>
    <w:next w:val="Normal"/>
    <w:link w:val="Heading2Char"/>
    <w:uiPriority w:val="9"/>
    <w:unhideWhenUsed/>
    <w:qFormat/>
    <w:rsid w:val="00AB784F"/>
    <w:pPr>
      <w:keepNext/>
      <w:keepLines/>
      <w:numPr>
        <w:ilvl w:val="1"/>
        <w:numId w:val="22"/>
      </w:numPr>
      <w:spacing w:before="4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rsid w:val="00AB784F"/>
    <w:pPr>
      <w:keepNext/>
      <w:keepLines/>
      <w:numPr>
        <w:ilvl w:val="2"/>
        <w:numId w:val="22"/>
      </w:numPr>
      <w:spacing w:before="40"/>
      <w:outlineLvl w:val="2"/>
    </w:pPr>
    <w:rPr>
      <w:rFonts w:eastAsiaTheme="majorEastAsia" w:cstheme="majorBidi"/>
      <w:color w:val="000000" w:themeColor="text1"/>
    </w:rPr>
  </w:style>
  <w:style w:type="paragraph" w:styleId="Heading4">
    <w:name w:val="heading 4"/>
    <w:basedOn w:val="Normal"/>
    <w:next w:val="Normal"/>
    <w:link w:val="Heading4Char"/>
    <w:uiPriority w:val="9"/>
    <w:unhideWhenUsed/>
    <w:qFormat/>
    <w:rsid w:val="00AB784F"/>
    <w:pPr>
      <w:keepNext/>
      <w:keepLines/>
      <w:numPr>
        <w:ilvl w:val="3"/>
        <w:numId w:val="22"/>
      </w:numPr>
      <w:spacing w:before="4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AB784F"/>
    <w:pPr>
      <w:keepNext/>
      <w:keepLines/>
      <w:numPr>
        <w:ilvl w:val="4"/>
        <w:numId w:val="22"/>
      </w:numPr>
      <w:spacing w:before="40"/>
      <w:outlineLvl w:val="4"/>
    </w:pPr>
    <w:rPr>
      <w:rFonts w:eastAsiaTheme="majorEastAsia" w:cstheme="majorBidi"/>
      <w:color w:val="000000" w:themeColor="text1"/>
    </w:rPr>
  </w:style>
  <w:style w:type="paragraph" w:styleId="Heading6">
    <w:name w:val="heading 6"/>
    <w:basedOn w:val="Normal"/>
    <w:next w:val="Normal"/>
    <w:link w:val="Heading6Char"/>
    <w:uiPriority w:val="9"/>
    <w:unhideWhenUsed/>
    <w:qFormat/>
    <w:rsid w:val="00AB784F"/>
    <w:pPr>
      <w:keepNext/>
      <w:keepLines/>
      <w:numPr>
        <w:ilvl w:val="5"/>
        <w:numId w:val="22"/>
      </w:numPr>
      <w:spacing w:before="40"/>
      <w:outlineLvl w:val="5"/>
    </w:pPr>
    <w:rPr>
      <w:rFonts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AB784F"/>
    <w:pPr>
      <w:keepNext/>
      <w:keepLines/>
      <w:numPr>
        <w:ilvl w:val="6"/>
        <w:numId w:val="22"/>
      </w:numPr>
      <w:spacing w:before="40"/>
      <w:outlineLvl w:val="6"/>
    </w:pPr>
    <w:rPr>
      <w:rFonts w:eastAsiaTheme="majorEastAsia" w:cstheme="majorBidi"/>
      <w:i/>
      <w:iCs/>
      <w:color w:val="000000" w:themeColor="text1"/>
    </w:rPr>
  </w:style>
  <w:style w:type="paragraph" w:styleId="Heading8">
    <w:name w:val="heading 8"/>
    <w:basedOn w:val="Normal"/>
    <w:next w:val="Normal"/>
    <w:link w:val="Heading8Char"/>
    <w:uiPriority w:val="9"/>
    <w:semiHidden/>
    <w:unhideWhenUsed/>
    <w:qFormat/>
    <w:rsid w:val="00AB784F"/>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B784F"/>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784F"/>
    <w:rPr>
      <w:rFonts w:ascii="Times New Roman" w:eastAsiaTheme="majorEastAsia" w:hAnsi="Times New Roman" w:cstheme="majorBidi"/>
      <w:b/>
      <w:bCs/>
      <w:color w:val="000000" w:themeColor="text1"/>
      <w:sz w:val="28"/>
      <w:szCs w:val="28"/>
      <w:lang w:bidi="en-US"/>
    </w:rPr>
  </w:style>
  <w:style w:type="character" w:customStyle="1" w:styleId="Heading2Char">
    <w:name w:val="Heading 2 Char"/>
    <w:basedOn w:val="DefaultParagraphFont"/>
    <w:link w:val="Heading2"/>
    <w:uiPriority w:val="9"/>
    <w:rsid w:val="00AB784F"/>
    <w:rPr>
      <w:rFonts w:ascii="Times New Roman" w:eastAsiaTheme="majorEastAsia" w:hAnsi="Times New Roman" w:cstheme="majorBidi"/>
      <w:color w:val="000000" w:themeColor="text1"/>
      <w:sz w:val="26"/>
      <w:szCs w:val="26"/>
    </w:rPr>
  </w:style>
  <w:style w:type="character" w:customStyle="1" w:styleId="Heading3Char">
    <w:name w:val="Heading 3 Char"/>
    <w:basedOn w:val="DefaultParagraphFont"/>
    <w:link w:val="Heading3"/>
    <w:uiPriority w:val="9"/>
    <w:rsid w:val="00AB784F"/>
    <w:rPr>
      <w:rFonts w:ascii="Times New Roman" w:eastAsiaTheme="majorEastAsia" w:hAnsi="Times New Roman" w:cstheme="majorBidi"/>
      <w:color w:val="000000" w:themeColor="text1"/>
      <w:sz w:val="24"/>
      <w:szCs w:val="24"/>
    </w:rPr>
  </w:style>
  <w:style w:type="character" w:customStyle="1" w:styleId="Heading4Char">
    <w:name w:val="Heading 4 Char"/>
    <w:basedOn w:val="DefaultParagraphFont"/>
    <w:link w:val="Heading4"/>
    <w:uiPriority w:val="9"/>
    <w:rsid w:val="00AB784F"/>
    <w:rPr>
      <w:rFonts w:ascii="Times New Roman" w:eastAsiaTheme="majorEastAsia" w:hAnsi="Times New Roman" w:cstheme="majorBidi"/>
      <w:i/>
      <w:iCs/>
      <w:color w:val="000000" w:themeColor="text1"/>
      <w:sz w:val="24"/>
      <w:szCs w:val="24"/>
    </w:rPr>
  </w:style>
  <w:style w:type="character" w:customStyle="1" w:styleId="Heading5Char">
    <w:name w:val="Heading 5 Char"/>
    <w:basedOn w:val="DefaultParagraphFont"/>
    <w:link w:val="Heading5"/>
    <w:uiPriority w:val="9"/>
    <w:rsid w:val="00AB784F"/>
    <w:rPr>
      <w:rFonts w:ascii="Times New Roman" w:eastAsiaTheme="majorEastAsia" w:hAnsi="Times New Roman" w:cstheme="majorBidi"/>
      <w:color w:val="000000" w:themeColor="text1"/>
      <w:sz w:val="24"/>
      <w:szCs w:val="24"/>
    </w:rPr>
  </w:style>
  <w:style w:type="character" w:customStyle="1" w:styleId="Heading6Char">
    <w:name w:val="Heading 6 Char"/>
    <w:basedOn w:val="DefaultParagraphFont"/>
    <w:link w:val="Heading6"/>
    <w:uiPriority w:val="9"/>
    <w:rsid w:val="00AB784F"/>
    <w:rPr>
      <w:rFonts w:ascii="Times New Roman" w:eastAsiaTheme="majorEastAsia" w:hAnsi="Times New Roman"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AB784F"/>
    <w:rPr>
      <w:rFonts w:ascii="Times New Roman" w:eastAsiaTheme="majorEastAsia" w:hAnsi="Times New Roman" w:cstheme="majorBidi"/>
      <w:i/>
      <w:iCs/>
      <w:color w:val="000000" w:themeColor="text1"/>
      <w:sz w:val="24"/>
      <w:szCs w:val="24"/>
    </w:rPr>
  </w:style>
  <w:style w:type="character" w:customStyle="1" w:styleId="Heading8Char">
    <w:name w:val="Heading 8 Char"/>
    <w:basedOn w:val="DefaultParagraphFont"/>
    <w:link w:val="Heading8"/>
    <w:uiPriority w:val="9"/>
    <w:semiHidden/>
    <w:rsid w:val="00AB784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B784F"/>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AB784F"/>
    <w:rPr>
      <w:sz w:val="20"/>
      <w:szCs w:val="20"/>
    </w:rPr>
  </w:style>
  <w:style w:type="character" w:customStyle="1" w:styleId="FootnoteTextChar">
    <w:name w:val="Footnote Text Char"/>
    <w:basedOn w:val="DefaultParagraphFont"/>
    <w:link w:val="FootnoteText"/>
    <w:uiPriority w:val="99"/>
    <w:rsid w:val="00AB784F"/>
    <w:rPr>
      <w:rFonts w:ascii="Times New Roman" w:eastAsia="SimSun" w:hAnsi="Times New Roman"/>
      <w:sz w:val="20"/>
      <w:szCs w:val="20"/>
    </w:rPr>
  </w:style>
  <w:style w:type="character" w:styleId="FootnoteReference">
    <w:name w:val="footnote reference"/>
    <w:basedOn w:val="DefaultParagraphFont"/>
    <w:uiPriority w:val="99"/>
    <w:unhideWhenUsed/>
    <w:rsid w:val="00AB784F"/>
    <w:rPr>
      <w:vertAlign w:val="superscript"/>
    </w:rPr>
  </w:style>
  <w:style w:type="paragraph" w:styleId="ListParagraph">
    <w:name w:val="List Paragraph"/>
    <w:basedOn w:val="Normal"/>
    <w:uiPriority w:val="34"/>
    <w:qFormat/>
    <w:rsid w:val="00AB784F"/>
    <w:pPr>
      <w:ind w:left="720"/>
      <w:contextualSpacing/>
    </w:pPr>
  </w:style>
  <w:style w:type="character" w:styleId="PlaceholderText">
    <w:name w:val="Placeholder Text"/>
    <w:basedOn w:val="DefaultParagraphFont"/>
    <w:uiPriority w:val="99"/>
    <w:semiHidden/>
    <w:rsid w:val="00AB784F"/>
    <w:rPr>
      <w:color w:val="808080"/>
    </w:rPr>
  </w:style>
  <w:style w:type="character" w:styleId="Hyperlink">
    <w:name w:val="Hyperlink"/>
    <w:basedOn w:val="DefaultParagraphFont"/>
    <w:uiPriority w:val="99"/>
    <w:unhideWhenUsed/>
    <w:rsid w:val="00AB784F"/>
    <w:rPr>
      <w:color w:val="0563C1" w:themeColor="hyperlink"/>
      <w:u w:val="single"/>
    </w:rPr>
  </w:style>
  <w:style w:type="character" w:customStyle="1" w:styleId="UnresolvedMention1">
    <w:name w:val="Unresolved Mention1"/>
    <w:basedOn w:val="DefaultParagraphFont"/>
    <w:uiPriority w:val="99"/>
    <w:semiHidden/>
    <w:unhideWhenUsed/>
    <w:rsid w:val="00AB784F"/>
    <w:rPr>
      <w:color w:val="605E5C"/>
      <w:shd w:val="clear" w:color="auto" w:fill="E1DFDD"/>
    </w:rPr>
  </w:style>
  <w:style w:type="character" w:styleId="FollowedHyperlink">
    <w:name w:val="FollowedHyperlink"/>
    <w:basedOn w:val="DefaultParagraphFont"/>
    <w:uiPriority w:val="99"/>
    <w:semiHidden/>
    <w:unhideWhenUsed/>
    <w:rsid w:val="00AB784F"/>
    <w:rPr>
      <w:color w:val="954F72" w:themeColor="followedHyperlink"/>
      <w:u w:val="single"/>
    </w:rPr>
  </w:style>
  <w:style w:type="paragraph" w:styleId="Bibliography">
    <w:name w:val="Bibliography"/>
    <w:basedOn w:val="Normal"/>
    <w:next w:val="Normal"/>
    <w:uiPriority w:val="37"/>
    <w:unhideWhenUsed/>
    <w:rsid w:val="00AB784F"/>
    <w:pPr>
      <w:tabs>
        <w:tab w:val="left" w:pos="260"/>
      </w:tabs>
      <w:spacing w:line="480" w:lineRule="auto"/>
      <w:ind w:left="264" w:hanging="264"/>
    </w:pPr>
  </w:style>
  <w:style w:type="character" w:styleId="Strong">
    <w:name w:val="Strong"/>
    <w:basedOn w:val="DefaultParagraphFont"/>
    <w:uiPriority w:val="22"/>
    <w:qFormat/>
    <w:rsid w:val="00AB784F"/>
    <w:rPr>
      <w:b/>
      <w:bCs/>
    </w:rPr>
  </w:style>
  <w:style w:type="character" w:styleId="Emphasis">
    <w:name w:val="Emphasis"/>
    <w:basedOn w:val="DefaultParagraphFont"/>
    <w:uiPriority w:val="20"/>
    <w:qFormat/>
    <w:rsid w:val="00AB784F"/>
    <w:rPr>
      <w:rFonts w:ascii="Times New Roman" w:hAnsi="Times New Roman"/>
      <w:i/>
      <w:iCs/>
      <w:sz w:val="24"/>
    </w:rPr>
  </w:style>
  <w:style w:type="paragraph" w:styleId="NormalWeb">
    <w:name w:val="Normal (Web)"/>
    <w:basedOn w:val="Normal"/>
    <w:uiPriority w:val="99"/>
    <w:unhideWhenUsed/>
    <w:rsid w:val="00AB784F"/>
    <w:pPr>
      <w:spacing w:before="100" w:beforeAutospacing="1" w:after="100" w:afterAutospacing="1"/>
    </w:pPr>
    <w:rPr>
      <w:rFonts w:eastAsia="Times New Roman" w:cs="Times New Roman"/>
    </w:rPr>
  </w:style>
  <w:style w:type="paragraph" w:styleId="Header">
    <w:name w:val="header"/>
    <w:basedOn w:val="Normal"/>
    <w:link w:val="HeaderChar"/>
    <w:uiPriority w:val="99"/>
    <w:unhideWhenUsed/>
    <w:rsid w:val="00AB784F"/>
    <w:pPr>
      <w:tabs>
        <w:tab w:val="center" w:pos="4680"/>
        <w:tab w:val="right" w:pos="9360"/>
      </w:tabs>
    </w:pPr>
  </w:style>
  <w:style w:type="character" w:customStyle="1" w:styleId="HeaderChar">
    <w:name w:val="Header Char"/>
    <w:basedOn w:val="DefaultParagraphFont"/>
    <w:link w:val="Header"/>
    <w:uiPriority w:val="99"/>
    <w:rsid w:val="00AB784F"/>
    <w:rPr>
      <w:rFonts w:ascii="Times New Roman" w:eastAsia="SimSun" w:hAnsi="Times New Roman"/>
      <w:sz w:val="24"/>
      <w:szCs w:val="24"/>
    </w:rPr>
  </w:style>
  <w:style w:type="paragraph" w:styleId="Footer">
    <w:name w:val="footer"/>
    <w:basedOn w:val="Normal"/>
    <w:link w:val="FooterChar"/>
    <w:uiPriority w:val="99"/>
    <w:unhideWhenUsed/>
    <w:rsid w:val="00AB784F"/>
    <w:pPr>
      <w:tabs>
        <w:tab w:val="center" w:pos="4680"/>
        <w:tab w:val="right" w:pos="9360"/>
      </w:tabs>
    </w:pPr>
  </w:style>
  <w:style w:type="character" w:customStyle="1" w:styleId="FooterChar">
    <w:name w:val="Footer Char"/>
    <w:basedOn w:val="DefaultParagraphFont"/>
    <w:link w:val="Footer"/>
    <w:uiPriority w:val="99"/>
    <w:rsid w:val="00AB784F"/>
    <w:rPr>
      <w:rFonts w:ascii="Times New Roman" w:eastAsia="SimSun" w:hAnsi="Times New Roman"/>
      <w:sz w:val="24"/>
      <w:szCs w:val="24"/>
    </w:rPr>
  </w:style>
  <w:style w:type="paragraph" w:styleId="BalloonText">
    <w:name w:val="Balloon Text"/>
    <w:basedOn w:val="Normal"/>
    <w:link w:val="BalloonTextChar"/>
    <w:uiPriority w:val="99"/>
    <w:semiHidden/>
    <w:unhideWhenUsed/>
    <w:rsid w:val="00AB784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784F"/>
    <w:rPr>
      <w:rFonts w:ascii="Segoe UI" w:eastAsia="SimSun" w:hAnsi="Segoe UI" w:cs="Segoe UI"/>
      <w:sz w:val="18"/>
      <w:szCs w:val="18"/>
    </w:rPr>
  </w:style>
  <w:style w:type="character" w:styleId="CommentReference">
    <w:name w:val="annotation reference"/>
    <w:basedOn w:val="DefaultParagraphFont"/>
    <w:uiPriority w:val="99"/>
    <w:semiHidden/>
    <w:unhideWhenUsed/>
    <w:rsid w:val="00AB784F"/>
    <w:rPr>
      <w:sz w:val="16"/>
      <w:szCs w:val="16"/>
    </w:rPr>
  </w:style>
  <w:style w:type="paragraph" w:styleId="CommentText">
    <w:name w:val="annotation text"/>
    <w:basedOn w:val="Normal"/>
    <w:link w:val="CommentTextChar"/>
    <w:uiPriority w:val="99"/>
    <w:unhideWhenUsed/>
    <w:rsid w:val="00AB784F"/>
    <w:rPr>
      <w:sz w:val="20"/>
      <w:szCs w:val="20"/>
    </w:rPr>
  </w:style>
  <w:style w:type="character" w:customStyle="1" w:styleId="CommentTextChar">
    <w:name w:val="Comment Text Char"/>
    <w:basedOn w:val="DefaultParagraphFont"/>
    <w:link w:val="CommentText"/>
    <w:uiPriority w:val="99"/>
    <w:rsid w:val="00AB784F"/>
    <w:rPr>
      <w:rFonts w:ascii="Times New Roman" w:eastAsia="SimSun" w:hAnsi="Times New Roman"/>
      <w:sz w:val="20"/>
      <w:szCs w:val="20"/>
    </w:rPr>
  </w:style>
  <w:style w:type="paragraph" w:styleId="CommentSubject">
    <w:name w:val="annotation subject"/>
    <w:aliases w:val="TABLES"/>
    <w:basedOn w:val="CommentText"/>
    <w:next w:val="CommentText"/>
    <w:link w:val="CommentSubjectChar"/>
    <w:uiPriority w:val="99"/>
    <w:unhideWhenUsed/>
    <w:qFormat/>
    <w:rsid w:val="00AB784F"/>
    <w:rPr>
      <w:b/>
      <w:bCs/>
      <w:color w:val="000000" w:themeColor="text1"/>
      <w:sz w:val="24"/>
    </w:rPr>
  </w:style>
  <w:style w:type="character" w:customStyle="1" w:styleId="CommentSubjectChar">
    <w:name w:val="Comment Subject Char"/>
    <w:aliases w:val="TABLES Char"/>
    <w:basedOn w:val="CommentTextChar"/>
    <w:link w:val="CommentSubject"/>
    <w:uiPriority w:val="99"/>
    <w:rsid w:val="00AB784F"/>
    <w:rPr>
      <w:rFonts w:ascii="Times New Roman" w:eastAsia="SimSun" w:hAnsi="Times New Roman"/>
      <w:b/>
      <w:bCs/>
      <w:color w:val="000000" w:themeColor="text1"/>
      <w:sz w:val="24"/>
      <w:szCs w:val="20"/>
    </w:rPr>
  </w:style>
  <w:style w:type="paragraph" w:styleId="Revision">
    <w:name w:val="Revision"/>
    <w:hidden/>
    <w:uiPriority w:val="99"/>
    <w:semiHidden/>
    <w:rsid w:val="00AB784F"/>
    <w:pPr>
      <w:spacing w:after="0" w:line="240" w:lineRule="auto"/>
    </w:pPr>
    <w:rPr>
      <w:rFonts w:eastAsia="SimSun"/>
      <w:sz w:val="24"/>
      <w:szCs w:val="24"/>
    </w:rPr>
  </w:style>
  <w:style w:type="paragraph" w:styleId="EndnoteText">
    <w:name w:val="endnote text"/>
    <w:basedOn w:val="Normal"/>
    <w:link w:val="EndnoteTextChar"/>
    <w:uiPriority w:val="99"/>
    <w:semiHidden/>
    <w:unhideWhenUsed/>
    <w:rsid w:val="00AB784F"/>
    <w:rPr>
      <w:sz w:val="20"/>
      <w:szCs w:val="20"/>
    </w:rPr>
  </w:style>
  <w:style w:type="character" w:customStyle="1" w:styleId="EndnoteTextChar">
    <w:name w:val="Endnote Text Char"/>
    <w:basedOn w:val="DefaultParagraphFont"/>
    <w:link w:val="EndnoteText"/>
    <w:uiPriority w:val="99"/>
    <w:semiHidden/>
    <w:rsid w:val="00AB784F"/>
    <w:rPr>
      <w:rFonts w:ascii="Times New Roman" w:eastAsia="SimSun" w:hAnsi="Times New Roman"/>
      <w:sz w:val="20"/>
      <w:szCs w:val="20"/>
    </w:rPr>
  </w:style>
  <w:style w:type="character" w:styleId="EndnoteReference">
    <w:name w:val="endnote reference"/>
    <w:basedOn w:val="DefaultParagraphFont"/>
    <w:uiPriority w:val="99"/>
    <w:semiHidden/>
    <w:unhideWhenUsed/>
    <w:rsid w:val="00AB784F"/>
    <w:rPr>
      <w:vertAlign w:val="superscript"/>
    </w:rPr>
  </w:style>
  <w:style w:type="character" w:customStyle="1" w:styleId="nlmstring-name">
    <w:name w:val="nlm_string-name"/>
    <w:basedOn w:val="DefaultParagraphFont"/>
    <w:rsid w:val="00AB784F"/>
  </w:style>
  <w:style w:type="character" w:customStyle="1" w:styleId="UnresolvedMention2">
    <w:name w:val="Unresolved Mention2"/>
    <w:basedOn w:val="DefaultParagraphFont"/>
    <w:uiPriority w:val="99"/>
    <w:semiHidden/>
    <w:unhideWhenUsed/>
    <w:rsid w:val="00AB784F"/>
    <w:rPr>
      <w:color w:val="605E5C"/>
      <w:shd w:val="clear" w:color="auto" w:fill="E1DFDD"/>
    </w:rPr>
  </w:style>
  <w:style w:type="table" w:styleId="TableGrid">
    <w:name w:val="Table Grid"/>
    <w:basedOn w:val="TableNormal"/>
    <w:uiPriority w:val="39"/>
    <w:rsid w:val="00AB784F"/>
    <w:pPr>
      <w:spacing w:after="0" w:line="240" w:lineRule="auto"/>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ls-response">
    <w:name w:val="cls-response"/>
    <w:basedOn w:val="DefaultParagraphFont"/>
    <w:rsid w:val="00AB784F"/>
  </w:style>
  <w:style w:type="paragraph" w:styleId="Subtitle">
    <w:name w:val="Subtitle"/>
    <w:basedOn w:val="Normal"/>
    <w:next w:val="Normal"/>
    <w:link w:val="SubtitleChar"/>
    <w:uiPriority w:val="11"/>
    <w:qFormat/>
    <w:rsid w:val="00AB784F"/>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AB784F"/>
    <w:rPr>
      <w:rFonts w:ascii="Times New Roman" w:eastAsiaTheme="minorEastAsia" w:hAnsi="Times New Roman"/>
      <w:color w:val="5A5A5A" w:themeColor="text1" w:themeTint="A5"/>
      <w:spacing w:val="15"/>
    </w:rPr>
  </w:style>
  <w:style w:type="paragraph" w:styleId="PlainText">
    <w:name w:val="Plain Text"/>
    <w:basedOn w:val="Normal"/>
    <w:link w:val="PlainTextChar"/>
    <w:uiPriority w:val="99"/>
    <w:unhideWhenUsed/>
    <w:rsid w:val="00AB784F"/>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AB784F"/>
    <w:rPr>
      <w:rFonts w:ascii="Consolas" w:hAnsi="Consolas" w:cs="Consolas"/>
      <w:sz w:val="21"/>
      <w:szCs w:val="21"/>
    </w:rPr>
  </w:style>
  <w:style w:type="table" w:styleId="PlainTable3">
    <w:name w:val="Plain Table 3"/>
    <w:basedOn w:val="TableNormal"/>
    <w:uiPriority w:val="43"/>
    <w:rsid w:val="00AB784F"/>
    <w:pPr>
      <w:spacing w:after="0" w:line="240" w:lineRule="auto"/>
    </w:pPr>
    <w:rPr>
      <w:sz w:val="24"/>
      <w:szCs w:val="24"/>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AB784F"/>
    <w:pPr>
      <w:outlineLvl w:val="9"/>
    </w:pPr>
    <w:rPr>
      <w:lang w:bidi="ar-SA"/>
    </w:rPr>
  </w:style>
  <w:style w:type="paragraph" w:styleId="TOC1">
    <w:name w:val="toc 1"/>
    <w:basedOn w:val="Normal"/>
    <w:next w:val="Normal"/>
    <w:autoRedefine/>
    <w:uiPriority w:val="39"/>
    <w:unhideWhenUsed/>
    <w:rsid w:val="00AB784F"/>
    <w:pPr>
      <w:tabs>
        <w:tab w:val="right" w:leader="dot" w:pos="9350"/>
      </w:tabs>
      <w:spacing w:before="120" w:line="360" w:lineRule="auto"/>
    </w:pPr>
    <w:rPr>
      <w:rFonts w:cstheme="minorHAnsi"/>
      <w:bCs/>
      <w:iCs/>
    </w:rPr>
  </w:style>
  <w:style w:type="paragraph" w:styleId="TOC2">
    <w:name w:val="toc 2"/>
    <w:basedOn w:val="Normal"/>
    <w:next w:val="Normal"/>
    <w:autoRedefine/>
    <w:uiPriority w:val="39"/>
    <w:unhideWhenUsed/>
    <w:rsid w:val="00AB784F"/>
    <w:pPr>
      <w:tabs>
        <w:tab w:val="right" w:leader="dot" w:pos="9350"/>
      </w:tabs>
      <w:spacing w:before="120" w:line="360" w:lineRule="auto"/>
      <w:ind w:left="240"/>
    </w:pPr>
    <w:rPr>
      <w:rFonts w:cstheme="minorHAnsi"/>
      <w:bCs/>
      <w:szCs w:val="22"/>
    </w:rPr>
  </w:style>
  <w:style w:type="paragraph" w:styleId="TOC3">
    <w:name w:val="toc 3"/>
    <w:basedOn w:val="Normal"/>
    <w:next w:val="Normal"/>
    <w:autoRedefine/>
    <w:uiPriority w:val="39"/>
    <w:unhideWhenUsed/>
    <w:rsid w:val="00AB784F"/>
    <w:pPr>
      <w:tabs>
        <w:tab w:val="right" w:leader="dot" w:pos="9350"/>
      </w:tabs>
      <w:ind w:left="480"/>
      <w:jc w:val="center"/>
    </w:pPr>
    <w:rPr>
      <w:rFonts w:cstheme="minorHAnsi"/>
      <w:szCs w:val="20"/>
    </w:rPr>
  </w:style>
  <w:style w:type="paragraph" w:styleId="TOC4">
    <w:name w:val="toc 4"/>
    <w:basedOn w:val="Normal"/>
    <w:next w:val="Normal"/>
    <w:autoRedefine/>
    <w:uiPriority w:val="39"/>
    <w:unhideWhenUsed/>
    <w:rsid w:val="00AB784F"/>
    <w:pPr>
      <w:ind w:left="720"/>
    </w:pPr>
    <w:rPr>
      <w:rFonts w:cstheme="minorHAnsi"/>
      <w:szCs w:val="20"/>
    </w:rPr>
  </w:style>
  <w:style w:type="paragraph" w:styleId="TOC5">
    <w:name w:val="toc 5"/>
    <w:basedOn w:val="Normal"/>
    <w:next w:val="Normal"/>
    <w:autoRedefine/>
    <w:uiPriority w:val="39"/>
    <w:unhideWhenUsed/>
    <w:rsid w:val="00AB784F"/>
    <w:pPr>
      <w:ind w:left="960"/>
    </w:pPr>
    <w:rPr>
      <w:rFonts w:cstheme="minorHAnsi"/>
      <w:szCs w:val="20"/>
    </w:rPr>
  </w:style>
  <w:style w:type="paragraph" w:styleId="TOC6">
    <w:name w:val="toc 6"/>
    <w:basedOn w:val="Normal"/>
    <w:next w:val="Normal"/>
    <w:autoRedefine/>
    <w:uiPriority w:val="39"/>
    <w:unhideWhenUsed/>
    <w:rsid w:val="00AB784F"/>
    <w:pPr>
      <w:ind w:left="1200"/>
    </w:pPr>
    <w:rPr>
      <w:rFonts w:cstheme="minorHAnsi"/>
      <w:szCs w:val="20"/>
    </w:rPr>
  </w:style>
  <w:style w:type="paragraph" w:styleId="TOC7">
    <w:name w:val="toc 7"/>
    <w:basedOn w:val="Normal"/>
    <w:next w:val="Normal"/>
    <w:autoRedefine/>
    <w:uiPriority w:val="39"/>
    <w:unhideWhenUsed/>
    <w:rsid w:val="00AB784F"/>
    <w:pPr>
      <w:ind w:left="1440"/>
    </w:pPr>
    <w:rPr>
      <w:rFonts w:cstheme="minorHAnsi"/>
      <w:szCs w:val="20"/>
    </w:rPr>
  </w:style>
  <w:style w:type="paragraph" w:styleId="TOC8">
    <w:name w:val="toc 8"/>
    <w:basedOn w:val="Normal"/>
    <w:next w:val="Normal"/>
    <w:autoRedefine/>
    <w:uiPriority w:val="39"/>
    <w:unhideWhenUsed/>
    <w:rsid w:val="00AB784F"/>
    <w:pPr>
      <w:ind w:left="1680"/>
    </w:pPr>
    <w:rPr>
      <w:rFonts w:cstheme="minorHAnsi"/>
      <w:szCs w:val="20"/>
    </w:rPr>
  </w:style>
  <w:style w:type="paragraph" w:styleId="TOC9">
    <w:name w:val="toc 9"/>
    <w:basedOn w:val="Normal"/>
    <w:next w:val="Normal"/>
    <w:autoRedefine/>
    <w:uiPriority w:val="39"/>
    <w:unhideWhenUsed/>
    <w:rsid w:val="00AB784F"/>
    <w:pPr>
      <w:ind w:left="1920"/>
    </w:pPr>
    <w:rPr>
      <w:rFonts w:cstheme="minorHAnsi"/>
      <w:szCs w:val="20"/>
    </w:rPr>
  </w:style>
  <w:style w:type="character" w:styleId="SubtleEmphasis">
    <w:name w:val="Subtle Emphasis"/>
    <w:basedOn w:val="DefaultParagraphFont"/>
    <w:uiPriority w:val="19"/>
    <w:qFormat/>
    <w:rsid w:val="00AB784F"/>
    <w:rPr>
      <w:i/>
      <w:iCs/>
      <w:color w:val="404040" w:themeColor="text1" w:themeTint="BF"/>
    </w:rPr>
  </w:style>
  <w:style w:type="paragraph" w:styleId="NoSpacing">
    <w:name w:val="No Spacing"/>
    <w:link w:val="NoSpacingChar"/>
    <w:uiPriority w:val="1"/>
    <w:qFormat/>
    <w:rsid w:val="00AB784F"/>
    <w:pPr>
      <w:spacing w:after="0" w:line="240" w:lineRule="auto"/>
    </w:pPr>
    <w:rPr>
      <w:rFonts w:ascii="Times New Roman" w:eastAsia="SimSun" w:hAnsi="Times New Roman"/>
      <w:sz w:val="24"/>
      <w:szCs w:val="24"/>
    </w:rPr>
  </w:style>
  <w:style w:type="paragraph" w:customStyle="1" w:styleId="Level1Text">
    <w:name w:val="Level 1 Text"/>
    <w:basedOn w:val="Normal"/>
    <w:link w:val="Level1TextChar"/>
    <w:rsid w:val="00AB784F"/>
    <w:pPr>
      <w:spacing w:before="80" w:line="360" w:lineRule="auto"/>
    </w:pPr>
    <w:rPr>
      <w:rFonts w:eastAsia="Times New Roman" w:cs="Times New Roman"/>
    </w:rPr>
  </w:style>
  <w:style w:type="character" w:customStyle="1" w:styleId="Level1TextChar">
    <w:name w:val="Level 1 Text Char"/>
    <w:link w:val="Level1Text"/>
    <w:rsid w:val="00AB784F"/>
    <w:rPr>
      <w:rFonts w:ascii="Times New Roman" w:eastAsia="Times New Roman" w:hAnsi="Times New Roman" w:cs="Times New Roman"/>
      <w:sz w:val="24"/>
      <w:szCs w:val="24"/>
    </w:rPr>
  </w:style>
  <w:style w:type="character" w:customStyle="1" w:styleId="cite-type-institution">
    <w:name w:val="cite-type-institution"/>
    <w:basedOn w:val="DefaultParagraphFont"/>
    <w:rsid w:val="00AB784F"/>
  </w:style>
  <w:style w:type="character" w:customStyle="1" w:styleId="cite-retrieved">
    <w:name w:val="cite-retrieved"/>
    <w:basedOn w:val="DefaultParagraphFont"/>
    <w:rsid w:val="00AB784F"/>
  </w:style>
  <w:style w:type="character" w:customStyle="1" w:styleId="UnresolvedMention3">
    <w:name w:val="Unresolved Mention3"/>
    <w:basedOn w:val="DefaultParagraphFont"/>
    <w:uiPriority w:val="99"/>
    <w:semiHidden/>
    <w:unhideWhenUsed/>
    <w:rsid w:val="00AB784F"/>
    <w:rPr>
      <w:color w:val="605E5C"/>
      <w:shd w:val="clear" w:color="auto" w:fill="E1DFDD"/>
    </w:rPr>
  </w:style>
  <w:style w:type="paragraph" w:customStyle="1" w:styleId="Default">
    <w:name w:val="Default"/>
    <w:rsid w:val="00AB784F"/>
    <w:pPr>
      <w:autoSpaceDE w:val="0"/>
      <w:autoSpaceDN w:val="0"/>
      <w:adjustRightInd w:val="0"/>
      <w:spacing w:after="0" w:line="240" w:lineRule="auto"/>
    </w:pPr>
    <w:rPr>
      <w:rFonts w:ascii="Cambria" w:eastAsia="Calibri" w:hAnsi="Cambria" w:cs="Cambria"/>
      <w:color w:val="000000"/>
      <w:sz w:val="24"/>
      <w:szCs w:val="24"/>
    </w:rPr>
  </w:style>
  <w:style w:type="character" w:customStyle="1" w:styleId="FootnoteTextChar1">
    <w:name w:val="Footnote Text Char1"/>
    <w:basedOn w:val="DefaultParagraphFont"/>
    <w:rsid w:val="00AB784F"/>
  </w:style>
  <w:style w:type="paragraph" w:styleId="TableofFigures">
    <w:name w:val="table of figures"/>
    <w:aliases w:val="FIGURES"/>
    <w:basedOn w:val="Normal"/>
    <w:next w:val="Normal"/>
    <w:uiPriority w:val="99"/>
    <w:qFormat/>
    <w:rsid w:val="00AB784F"/>
    <w:pPr>
      <w:spacing w:line="360" w:lineRule="auto"/>
      <w:ind w:left="480" w:hanging="480"/>
    </w:pPr>
    <w:rPr>
      <w:rFonts w:cs="Calibri (Body)"/>
      <w:szCs w:val="20"/>
    </w:rPr>
  </w:style>
  <w:style w:type="character" w:customStyle="1" w:styleId="addmd">
    <w:name w:val="addmd"/>
    <w:basedOn w:val="DefaultParagraphFont"/>
    <w:rsid w:val="00AB784F"/>
  </w:style>
  <w:style w:type="paragraph" w:customStyle="1" w:styleId="Contact">
    <w:name w:val="Contact"/>
    <w:next w:val="Normal"/>
    <w:rsid w:val="00AB784F"/>
    <w:pPr>
      <w:spacing w:after="200" w:line="360" w:lineRule="auto"/>
    </w:pPr>
    <w:rPr>
      <w:rFonts w:ascii="Times New Roman" w:eastAsia="Calisto MT" w:hAnsi="Times New Roman" w:cs="TimesLTStd-Roman"/>
      <w:color w:val="000000"/>
      <w:sz w:val="16"/>
      <w:szCs w:val="16"/>
    </w:rPr>
  </w:style>
  <w:style w:type="table" w:customStyle="1" w:styleId="TableGrid1">
    <w:name w:val="Table Grid1"/>
    <w:basedOn w:val="TableNormal"/>
    <w:next w:val="TableGrid"/>
    <w:uiPriority w:val="59"/>
    <w:rsid w:val="00AB784F"/>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AB784F"/>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AB784F"/>
    <w:rPr>
      <w:rFonts w:ascii="Times New Roman" w:eastAsiaTheme="majorEastAsia" w:hAnsi="Times New Roman" w:cstheme="majorBidi"/>
      <w:spacing w:val="-10"/>
      <w:kern w:val="28"/>
      <w:sz w:val="56"/>
      <w:szCs w:val="56"/>
    </w:rPr>
  </w:style>
  <w:style w:type="character" w:styleId="PageNumber">
    <w:name w:val="page number"/>
    <w:basedOn w:val="DefaultParagraphFont"/>
    <w:uiPriority w:val="99"/>
    <w:semiHidden/>
    <w:unhideWhenUsed/>
    <w:rsid w:val="00AB784F"/>
  </w:style>
  <w:style w:type="character" w:styleId="HTMLCode">
    <w:name w:val="HTML Code"/>
    <w:basedOn w:val="DefaultParagraphFont"/>
    <w:uiPriority w:val="99"/>
    <w:semiHidden/>
    <w:unhideWhenUsed/>
    <w:rsid w:val="00AB784F"/>
    <w:rPr>
      <w:rFonts w:ascii="Courier New" w:eastAsia="Times New Roman" w:hAnsi="Courier New" w:cs="Courier New"/>
      <w:sz w:val="20"/>
      <w:szCs w:val="20"/>
    </w:rPr>
  </w:style>
  <w:style w:type="character" w:customStyle="1" w:styleId="apple-converted-space">
    <w:name w:val="apple-converted-space"/>
    <w:basedOn w:val="DefaultParagraphFont"/>
    <w:rsid w:val="00AB784F"/>
  </w:style>
  <w:style w:type="paragraph" w:styleId="Caption">
    <w:name w:val="caption"/>
    <w:basedOn w:val="Normal"/>
    <w:next w:val="Normal"/>
    <w:uiPriority w:val="35"/>
    <w:unhideWhenUsed/>
    <w:qFormat/>
    <w:rsid w:val="00AB784F"/>
    <w:pPr>
      <w:spacing w:after="200"/>
    </w:pPr>
    <w:rPr>
      <w:iCs/>
      <w:color w:val="000000" w:themeColor="text1"/>
      <w:szCs w:val="18"/>
    </w:rPr>
  </w:style>
  <w:style w:type="character" w:styleId="IntenseReference">
    <w:name w:val="Intense Reference"/>
    <w:basedOn w:val="Heading1Char"/>
    <w:uiPriority w:val="32"/>
    <w:qFormat/>
    <w:rsid w:val="00AB784F"/>
    <w:rPr>
      <w:rFonts w:ascii="Times New Roman" w:eastAsiaTheme="majorEastAsia" w:hAnsi="Times New Roman" w:cstheme="majorBidi"/>
      <w:b/>
      <w:bCs/>
      <w:smallCaps/>
      <w:color w:val="000000" w:themeColor="text1"/>
      <w:spacing w:val="5"/>
      <w:sz w:val="28"/>
      <w:szCs w:val="28"/>
      <w:lang w:bidi="en-US"/>
    </w:rPr>
  </w:style>
  <w:style w:type="numbering" w:customStyle="1" w:styleId="CurrentList1">
    <w:name w:val="Current List1"/>
    <w:uiPriority w:val="99"/>
    <w:rsid w:val="00AB784F"/>
    <w:pPr>
      <w:numPr>
        <w:numId w:val="21"/>
      </w:numPr>
    </w:pPr>
  </w:style>
  <w:style w:type="character" w:styleId="SubtleReference">
    <w:name w:val="Subtle Reference"/>
    <w:basedOn w:val="DefaultParagraphFont"/>
    <w:uiPriority w:val="31"/>
    <w:qFormat/>
    <w:rsid w:val="00AB784F"/>
    <w:rPr>
      <w:rFonts w:ascii="Times New Roman" w:hAnsi="Times New Roman"/>
      <w:smallCaps/>
      <w:color w:val="000000" w:themeColor="text1"/>
      <w:sz w:val="24"/>
    </w:rPr>
  </w:style>
  <w:style w:type="character" w:customStyle="1" w:styleId="UnresolvedMention4">
    <w:name w:val="Unresolved Mention4"/>
    <w:basedOn w:val="DefaultParagraphFont"/>
    <w:uiPriority w:val="99"/>
    <w:semiHidden/>
    <w:unhideWhenUsed/>
    <w:rsid w:val="00AB784F"/>
    <w:rPr>
      <w:color w:val="605E5C"/>
      <w:shd w:val="clear" w:color="auto" w:fill="E1DFDD"/>
    </w:rPr>
  </w:style>
  <w:style w:type="character" w:customStyle="1" w:styleId="UnresolvedMention5">
    <w:name w:val="Unresolved Mention5"/>
    <w:basedOn w:val="DefaultParagraphFont"/>
    <w:uiPriority w:val="99"/>
    <w:semiHidden/>
    <w:unhideWhenUsed/>
    <w:rsid w:val="00AB784F"/>
    <w:rPr>
      <w:color w:val="605E5C"/>
      <w:shd w:val="clear" w:color="auto" w:fill="E1DFDD"/>
    </w:rPr>
  </w:style>
  <w:style w:type="character" w:customStyle="1" w:styleId="UnresolvedMention6">
    <w:name w:val="Unresolved Mention6"/>
    <w:basedOn w:val="DefaultParagraphFont"/>
    <w:uiPriority w:val="99"/>
    <w:semiHidden/>
    <w:unhideWhenUsed/>
    <w:rsid w:val="00AB784F"/>
    <w:rPr>
      <w:color w:val="605E5C"/>
      <w:shd w:val="clear" w:color="auto" w:fill="E1DFDD"/>
    </w:rPr>
  </w:style>
  <w:style w:type="character" w:customStyle="1" w:styleId="UnresolvedMention7">
    <w:name w:val="Unresolved Mention7"/>
    <w:basedOn w:val="DefaultParagraphFont"/>
    <w:uiPriority w:val="99"/>
    <w:semiHidden/>
    <w:unhideWhenUsed/>
    <w:rsid w:val="00891CC1"/>
    <w:rPr>
      <w:color w:val="605E5C"/>
      <w:shd w:val="clear" w:color="auto" w:fill="E1DFDD"/>
    </w:rPr>
  </w:style>
  <w:style w:type="character" w:customStyle="1" w:styleId="NoSpacingChar">
    <w:name w:val="No Spacing Char"/>
    <w:basedOn w:val="DefaultParagraphFont"/>
    <w:link w:val="NoSpacing"/>
    <w:uiPriority w:val="1"/>
    <w:rsid w:val="004D1100"/>
    <w:rPr>
      <w:rFonts w:ascii="Times New Roman" w:eastAsia="SimSu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67">
      <w:bodyDiv w:val="1"/>
      <w:marLeft w:val="0"/>
      <w:marRight w:val="0"/>
      <w:marTop w:val="0"/>
      <w:marBottom w:val="0"/>
      <w:divBdr>
        <w:top w:val="none" w:sz="0" w:space="0" w:color="auto"/>
        <w:left w:val="none" w:sz="0" w:space="0" w:color="auto"/>
        <w:bottom w:val="none" w:sz="0" w:space="0" w:color="auto"/>
        <w:right w:val="none" w:sz="0" w:space="0" w:color="auto"/>
      </w:divBdr>
    </w:div>
    <w:div w:id="1127304">
      <w:bodyDiv w:val="1"/>
      <w:marLeft w:val="0"/>
      <w:marRight w:val="0"/>
      <w:marTop w:val="0"/>
      <w:marBottom w:val="0"/>
      <w:divBdr>
        <w:top w:val="none" w:sz="0" w:space="0" w:color="auto"/>
        <w:left w:val="none" w:sz="0" w:space="0" w:color="auto"/>
        <w:bottom w:val="none" w:sz="0" w:space="0" w:color="auto"/>
        <w:right w:val="none" w:sz="0" w:space="0" w:color="auto"/>
      </w:divBdr>
    </w:div>
    <w:div w:id="1590619">
      <w:bodyDiv w:val="1"/>
      <w:marLeft w:val="0"/>
      <w:marRight w:val="0"/>
      <w:marTop w:val="0"/>
      <w:marBottom w:val="0"/>
      <w:divBdr>
        <w:top w:val="none" w:sz="0" w:space="0" w:color="auto"/>
        <w:left w:val="none" w:sz="0" w:space="0" w:color="auto"/>
        <w:bottom w:val="none" w:sz="0" w:space="0" w:color="auto"/>
        <w:right w:val="none" w:sz="0" w:space="0" w:color="auto"/>
      </w:divBdr>
    </w:div>
    <w:div w:id="1670331">
      <w:bodyDiv w:val="1"/>
      <w:marLeft w:val="0"/>
      <w:marRight w:val="0"/>
      <w:marTop w:val="0"/>
      <w:marBottom w:val="0"/>
      <w:divBdr>
        <w:top w:val="none" w:sz="0" w:space="0" w:color="auto"/>
        <w:left w:val="none" w:sz="0" w:space="0" w:color="auto"/>
        <w:bottom w:val="none" w:sz="0" w:space="0" w:color="auto"/>
        <w:right w:val="none" w:sz="0" w:space="0" w:color="auto"/>
      </w:divBdr>
    </w:div>
    <w:div w:id="2293770">
      <w:bodyDiv w:val="1"/>
      <w:marLeft w:val="0"/>
      <w:marRight w:val="0"/>
      <w:marTop w:val="0"/>
      <w:marBottom w:val="0"/>
      <w:divBdr>
        <w:top w:val="none" w:sz="0" w:space="0" w:color="auto"/>
        <w:left w:val="none" w:sz="0" w:space="0" w:color="auto"/>
        <w:bottom w:val="none" w:sz="0" w:space="0" w:color="auto"/>
        <w:right w:val="none" w:sz="0" w:space="0" w:color="auto"/>
      </w:divBdr>
    </w:div>
    <w:div w:id="3868002">
      <w:bodyDiv w:val="1"/>
      <w:marLeft w:val="0"/>
      <w:marRight w:val="0"/>
      <w:marTop w:val="0"/>
      <w:marBottom w:val="0"/>
      <w:divBdr>
        <w:top w:val="none" w:sz="0" w:space="0" w:color="auto"/>
        <w:left w:val="none" w:sz="0" w:space="0" w:color="auto"/>
        <w:bottom w:val="none" w:sz="0" w:space="0" w:color="auto"/>
        <w:right w:val="none" w:sz="0" w:space="0" w:color="auto"/>
      </w:divBdr>
    </w:div>
    <w:div w:id="3941579">
      <w:bodyDiv w:val="1"/>
      <w:marLeft w:val="0"/>
      <w:marRight w:val="0"/>
      <w:marTop w:val="0"/>
      <w:marBottom w:val="0"/>
      <w:divBdr>
        <w:top w:val="none" w:sz="0" w:space="0" w:color="auto"/>
        <w:left w:val="none" w:sz="0" w:space="0" w:color="auto"/>
        <w:bottom w:val="none" w:sz="0" w:space="0" w:color="auto"/>
        <w:right w:val="none" w:sz="0" w:space="0" w:color="auto"/>
      </w:divBdr>
    </w:div>
    <w:div w:id="5637537">
      <w:bodyDiv w:val="1"/>
      <w:marLeft w:val="0"/>
      <w:marRight w:val="0"/>
      <w:marTop w:val="0"/>
      <w:marBottom w:val="0"/>
      <w:divBdr>
        <w:top w:val="none" w:sz="0" w:space="0" w:color="auto"/>
        <w:left w:val="none" w:sz="0" w:space="0" w:color="auto"/>
        <w:bottom w:val="none" w:sz="0" w:space="0" w:color="auto"/>
        <w:right w:val="none" w:sz="0" w:space="0" w:color="auto"/>
      </w:divBdr>
    </w:div>
    <w:div w:id="8026542">
      <w:bodyDiv w:val="1"/>
      <w:marLeft w:val="0"/>
      <w:marRight w:val="0"/>
      <w:marTop w:val="0"/>
      <w:marBottom w:val="0"/>
      <w:divBdr>
        <w:top w:val="none" w:sz="0" w:space="0" w:color="auto"/>
        <w:left w:val="none" w:sz="0" w:space="0" w:color="auto"/>
        <w:bottom w:val="none" w:sz="0" w:space="0" w:color="auto"/>
        <w:right w:val="none" w:sz="0" w:space="0" w:color="auto"/>
      </w:divBdr>
    </w:div>
    <w:div w:id="9524736">
      <w:bodyDiv w:val="1"/>
      <w:marLeft w:val="0"/>
      <w:marRight w:val="0"/>
      <w:marTop w:val="0"/>
      <w:marBottom w:val="0"/>
      <w:divBdr>
        <w:top w:val="none" w:sz="0" w:space="0" w:color="auto"/>
        <w:left w:val="none" w:sz="0" w:space="0" w:color="auto"/>
        <w:bottom w:val="none" w:sz="0" w:space="0" w:color="auto"/>
        <w:right w:val="none" w:sz="0" w:space="0" w:color="auto"/>
      </w:divBdr>
    </w:div>
    <w:div w:id="10768307">
      <w:bodyDiv w:val="1"/>
      <w:marLeft w:val="0"/>
      <w:marRight w:val="0"/>
      <w:marTop w:val="0"/>
      <w:marBottom w:val="0"/>
      <w:divBdr>
        <w:top w:val="none" w:sz="0" w:space="0" w:color="auto"/>
        <w:left w:val="none" w:sz="0" w:space="0" w:color="auto"/>
        <w:bottom w:val="none" w:sz="0" w:space="0" w:color="auto"/>
        <w:right w:val="none" w:sz="0" w:space="0" w:color="auto"/>
      </w:divBdr>
    </w:div>
    <w:div w:id="10886079">
      <w:bodyDiv w:val="1"/>
      <w:marLeft w:val="0"/>
      <w:marRight w:val="0"/>
      <w:marTop w:val="0"/>
      <w:marBottom w:val="0"/>
      <w:divBdr>
        <w:top w:val="none" w:sz="0" w:space="0" w:color="auto"/>
        <w:left w:val="none" w:sz="0" w:space="0" w:color="auto"/>
        <w:bottom w:val="none" w:sz="0" w:space="0" w:color="auto"/>
        <w:right w:val="none" w:sz="0" w:space="0" w:color="auto"/>
      </w:divBdr>
    </w:div>
    <w:div w:id="13505645">
      <w:bodyDiv w:val="1"/>
      <w:marLeft w:val="0"/>
      <w:marRight w:val="0"/>
      <w:marTop w:val="0"/>
      <w:marBottom w:val="0"/>
      <w:divBdr>
        <w:top w:val="none" w:sz="0" w:space="0" w:color="auto"/>
        <w:left w:val="none" w:sz="0" w:space="0" w:color="auto"/>
        <w:bottom w:val="none" w:sz="0" w:space="0" w:color="auto"/>
        <w:right w:val="none" w:sz="0" w:space="0" w:color="auto"/>
      </w:divBdr>
    </w:div>
    <w:div w:id="14499523">
      <w:bodyDiv w:val="1"/>
      <w:marLeft w:val="0"/>
      <w:marRight w:val="0"/>
      <w:marTop w:val="0"/>
      <w:marBottom w:val="0"/>
      <w:divBdr>
        <w:top w:val="none" w:sz="0" w:space="0" w:color="auto"/>
        <w:left w:val="none" w:sz="0" w:space="0" w:color="auto"/>
        <w:bottom w:val="none" w:sz="0" w:space="0" w:color="auto"/>
        <w:right w:val="none" w:sz="0" w:space="0" w:color="auto"/>
      </w:divBdr>
    </w:div>
    <w:div w:id="15472421">
      <w:bodyDiv w:val="1"/>
      <w:marLeft w:val="0"/>
      <w:marRight w:val="0"/>
      <w:marTop w:val="0"/>
      <w:marBottom w:val="0"/>
      <w:divBdr>
        <w:top w:val="none" w:sz="0" w:space="0" w:color="auto"/>
        <w:left w:val="none" w:sz="0" w:space="0" w:color="auto"/>
        <w:bottom w:val="none" w:sz="0" w:space="0" w:color="auto"/>
        <w:right w:val="none" w:sz="0" w:space="0" w:color="auto"/>
      </w:divBdr>
    </w:div>
    <w:div w:id="15473296">
      <w:bodyDiv w:val="1"/>
      <w:marLeft w:val="0"/>
      <w:marRight w:val="0"/>
      <w:marTop w:val="0"/>
      <w:marBottom w:val="0"/>
      <w:divBdr>
        <w:top w:val="none" w:sz="0" w:space="0" w:color="auto"/>
        <w:left w:val="none" w:sz="0" w:space="0" w:color="auto"/>
        <w:bottom w:val="none" w:sz="0" w:space="0" w:color="auto"/>
        <w:right w:val="none" w:sz="0" w:space="0" w:color="auto"/>
      </w:divBdr>
    </w:div>
    <w:div w:id="15664336">
      <w:bodyDiv w:val="1"/>
      <w:marLeft w:val="0"/>
      <w:marRight w:val="0"/>
      <w:marTop w:val="0"/>
      <w:marBottom w:val="0"/>
      <w:divBdr>
        <w:top w:val="none" w:sz="0" w:space="0" w:color="auto"/>
        <w:left w:val="none" w:sz="0" w:space="0" w:color="auto"/>
        <w:bottom w:val="none" w:sz="0" w:space="0" w:color="auto"/>
        <w:right w:val="none" w:sz="0" w:space="0" w:color="auto"/>
      </w:divBdr>
    </w:div>
    <w:div w:id="15814554">
      <w:bodyDiv w:val="1"/>
      <w:marLeft w:val="0"/>
      <w:marRight w:val="0"/>
      <w:marTop w:val="0"/>
      <w:marBottom w:val="0"/>
      <w:divBdr>
        <w:top w:val="none" w:sz="0" w:space="0" w:color="auto"/>
        <w:left w:val="none" w:sz="0" w:space="0" w:color="auto"/>
        <w:bottom w:val="none" w:sz="0" w:space="0" w:color="auto"/>
        <w:right w:val="none" w:sz="0" w:space="0" w:color="auto"/>
      </w:divBdr>
    </w:div>
    <w:div w:id="16279288">
      <w:bodyDiv w:val="1"/>
      <w:marLeft w:val="0"/>
      <w:marRight w:val="0"/>
      <w:marTop w:val="0"/>
      <w:marBottom w:val="0"/>
      <w:divBdr>
        <w:top w:val="none" w:sz="0" w:space="0" w:color="auto"/>
        <w:left w:val="none" w:sz="0" w:space="0" w:color="auto"/>
        <w:bottom w:val="none" w:sz="0" w:space="0" w:color="auto"/>
        <w:right w:val="none" w:sz="0" w:space="0" w:color="auto"/>
      </w:divBdr>
    </w:div>
    <w:div w:id="16658256">
      <w:bodyDiv w:val="1"/>
      <w:marLeft w:val="0"/>
      <w:marRight w:val="0"/>
      <w:marTop w:val="0"/>
      <w:marBottom w:val="0"/>
      <w:divBdr>
        <w:top w:val="none" w:sz="0" w:space="0" w:color="auto"/>
        <w:left w:val="none" w:sz="0" w:space="0" w:color="auto"/>
        <w:bottom w:val="none" w:sz="0" w:space="0" w:color="auto"/>
        <w:right w:val="none" w:sz="0" w:space="0" w:color="auto"/>
      </w:divBdr>
    </w:div>
    <w:div w:id="17588341">
      <w:bodyDiv w:val="1"/>
      <w:marLeft w:val="0"/>
      <w:marRight w:val="0"/>
      <w:marTop w:val="0"/>
      <w:marBottom w:val="0"/>
      <w:divBdr>
        <w:top w:val="none" w:sz="0" w:space="0" w:color="auto"/>
        <w:left w:val="none" w:sz="0" w:space="0" w:color="auto"/>
        <w:bottom w:val="none" w:sz="0" w:space="0" w:color="auto"/>
        <w:right w:val="none" w:sz="0" w:space="0" w:color="auto"/>
      </w:divBdr>
    </w:div>
    <w:div w:id="18245947">
      <w:bodyDiv w:val="1"/>
      <w:marLeft w:val="0"/>
      <w:marRight w:val="0"/>
      <w:marTop w:val="0"/>
      <w:marBottom w:val="0"/>
      <w:divBdr>
        <w:top w:val="none" w:sz="0" w:space="0" w:color="auto"/>
        <w:left w:val="none" w:sz="0" w:space="0" w:color="auto"/>
        <w:bottom w:val="none" w:sz="0" w:space="0" w:color="auto"/>
        <w:right w:val="none" w:sz="0" w:space="0" w:color="auto"/>
      </w:divBdr>
    </w:div>
    <w:div w:id="19359320">
      <w:bodyDiv w:val="1"/>
      <w:marLeft w:val="0"/>
      <w:marRight w:val="0"/>
      <w:marTop w:val="0"/>
      <w:marBottom w:val="0"/>
      <w:divBdr>
        <w:top w:val="none" w:sz="0" w:space="0" w:color="auto"/>
        <w:left w:val="none" w:sz="0" w:space="0" w:color="auto"/>
        <w:bottom w:val="none" w:sz="0" w:space="0" w:color="auto"/>
        <w:right w:val="none" w:sz="0" w:space="0" w:color="auto"/>
      </w:divBdr>
    </w:div>
    <w:div w:id="19627029">
      <w:bodyDiv w:val="1"/>
      <w:marLeft w:val="0"/>
      <w:marRight w:val="0"/>
      <w:marTop w:val="0"/>
      <w:marBottom w:val="0"/>
      <w:divBdr>
        <w:top w:val="none" w:sz="0" w:space="0" w:color="auto"/>
        <w:left w:val="none" w:sz="0" w:space="0" w:color="auto"/>
        <w:bottom w:val="none" w:sz="0" w:space="0" w:color="auto"/>
        <w:right w:val="none" w:sz="0" w:space="0" w:color="auto"/>
      </w:divBdr>
    </w:div>
    <w:div w:id="20058145">
      <w:bodyDiv w:val="1"/>
      <w:marLeft w:val="0"/>
      <w:marRight w:val="0"/>
      <w:marTop w:val="0"/>
      <w:marBottom w:val="0"/>
      <w:divBdr>
        <w:top w:val="none" w:sz="0" w:space="0" w:color="auto"/>
        <w:left w:val="none" w:sz="0" w:space="0" w:color="auto"/>
        <w:bottom w:val="none" w:sz="0" w:space="0" w:color="auto"/>
        <w:right w:val="none" w:sz="0" w:space="0" w:color="auto"/>
      </w:divBdr>
    </w:div>
    <w:div w:id="20515108">
      <w:bodyDiv w:val="1"/>
      <w:marLeft w:val="0"/>
      <w:marRight w:val="0"/>
      <w:marTop w:val="0"/>
      <w:marBottom w:val="0"/>
      <w:divBdr>
        <w:top w:val="none" w:sz="0" w:space="0" w:color="auto"/>
        <w:left w:val="none" w:sz="0" w:space="0" w:color="auto"/>
        <w:bottom w:val="none" w:sz="0" w:space="0" w:color="auto"/>
        <w:right w:val="none" w:sz="0" w:space="0" w:color="auto"/>
      </w:divBdr>
    </w:div>
    <w:div w:id="21102867">
      <w:bodyDiv w:val="1"/>
      <w:marLeft w:val="0"/>
      <w:marRight w:val="0"/>
      <w:marTop w:val="0"/>
      <w:marBottom w:val="0"/>
      <w:divBdr>
        <w:top w:val="none" w:sz="0" w:space="0" w:color="auto"/>
        <w:left w:val="none" w:sz="0" w:space="0" w:color="auto"/>
        <w:bottom w:val="none" w:sz="0" w:space="0" w:color="auto"/>
        <w:right w:val="none" w:sz="0" w:space="0" w:color="auto"/>
      </w:divBdr>
    </w:div>
    <w:div w:id="22752152">
      <w:bodyDiv w:val="1"/>
      <w:marLeft w:val="0"/>
      <w:marRight w:val="0"/>
      <w:marTop w:val="0"/>
      <w:marBottom w:val="0"/>
      <w:divBdr>
        <w:top w:val="none" w:sz="0" w:space="0" w:color="auto"/>
        <w:left w:val="none" w:sz="0" w:space="0" w:color="auto"/>
        <w:bottom w:val="none" w:sz="0" w:space="0" w:color="auto"/>
        <w:right w:val="none" w:sz="0" w:space="0" w:color="auto"/>
      </w:divBdr>
    </w:div>
    <w:div w:id="22901532">
      <w:bodyDiv w:val="1"/>
      <w:marLeft w:val="0"/>
      <w:marRight w:val="0"/>
      <w:marTop w:val="0"/>
      <w:marBottom w:val="0"/>
      <w:divBdr>
        <w:top w:val="none" w:sz="0" w:space="0" w:color="auto"/>
        <w:left w:val="none" w:sz="0" w:space="0" w:color="auto"/>
        <w:bottom w:val="none" w:sz="0" w:space="0" w:color="auto"/>
        <w:right w:val="none" w:sz="0" w:space="0" w:color="auto"/>
      </w:divBdr>
    </w:div>
    <w:div w:id="24334901">
      <w:bodyDiv w:val="1"/>
      <w:marLeft w:val="0"/>
      <w:marRight w:val="0"/>
      <w:marTop w:val="0"/>
      <w:marBottom w:val="0"/>
      <w:divBdr>
        <w:top w:val="none" w:sz="0" w:space="0" w:color="auto"/>
        <w:left w:val="none" w:sz="0" w:space="0" w:color="auto"/>
        <w:bottom w:val="none" w:sz="0" w:space="0" w:color="auto"/>
        <w:right w:val="none" w:sz="0" w:space="0" w:color="auto"/>
      </w:divBdr>
    </w:div>
    <w:div w:id="25913081">
      <w:bodyDiv w:val="1"/>
      <w:marLeft w:val="0"/>
      <w:marRight w:val="0"/>
      <w:marTop w:val="0"/>
      <w:marBottom w:val="0"/>
      <w:divBdr>
        <w:top w:val="none" w:sz="0" w:space="0" w:color="auto"/>
        <w:left w:val="none" w:sz="0" w:space="0" w:color="auto"/>
        <w:bottom w:val="none" w:sz="0" w:space="0" w:color="auto"/>
        <w:right w:val="none" w:sz="0" w:space="0" w:color="auto"/>
      </w:divBdr>
    </w:div>
    <w:div w:id="27338764">
      <w:bodyDiv w:val="1"/>
      <w:marLeft w:val="0"/>
      <w:marRight w:val="0"/>
      <w:marTop w:val="0"/>
      <w:marBottom w:val="0"/>
      <w:divBdr>
        <w:top w:val="none" w:sz="0" w:space="0" w:color="auto"/>
        <w:left w:val="none" w:sz="0" w:space="0" w:color="auto"/>
        <w:bottom w:val="none" w:sz="0" w:space="0" w:color="auto"/>
        <w:right w:val="none" w:sz="0" w:space="0" w:color="auto"/>
      </w:divBdr>
    </w:div>
    <w:div w:id="29887175">
      <w:bodyDiv w:val="1"/>
      <w:marLeft w:val="0"/>
      <w:marRight w:val="0"/>
      <w:marTop w:val="0"/>
      <w:marBottom w:val="0"/>
      <w:divBdr>
        <w:top w:val="none" w:sz="0" w:space="0" w:color="auto"/>
        <w:left w:val="none" w:sz="0" w:space="0" w:color="auto"/>
        <w:bottom w:val="none" w:sz="0" w:space="0" w:color="auto"/>
        <w:right w:val="none" w:sz="0" w:space="0" w:color="auto"/>
      </w:divBdr>
    </w:div>
    <w:div w:id="30499904">
      <w:bodyDiv w:val="1"/>
      <w:marLeft w:val="0"/>
      <w:marRight w:val="0"/>
      <w:marTop w:val="0"/>
      <w:marBottom w:val="0"/>
      <w:divBdr>
        <w:top w:val="none" w:sz="0" w:space="0" w:color="auto"/>
        <w:left w:val="none" w:sz="0" w:space="0" w:color="auto"/>
        <w:bottom w:val="none" w:sz="0" w:space="0" w:color="auto"/>
        <w:right w:val="none" w:sz="0" w:space="0" w:color="auto"/>
      </w:divBdr>
    </w:div>
    <w:div w:id="31924089">
      <w:bodyDiv w:val="1"/>
      <w:marLeft w:val="0"/>
      <w:marRight w:val="0"/>
      <w:marTop w:val="0"/>
      <w:marBottom w:val="0"/>
      <w:divBdr>
        <w:top w:val="none" w:sz="0" w:space="0" w:color="auto"/>
        <w:left w:val="none" w:sz="0" w:space="0" w:color="auto"/>
        <w:bottom w:val="none" w:sz="0" w:space="0" w:color="auto"/>
        <w:right w:val="none" w:sz="0" w:space="0" w:color="auto"/>
      </w:divBdr>
    </w:div>
    <w:div w:id="31924284">
      <w:bodyDiv w:val="1"/>
      <w:marLeft w:val="0"/>
      <w:marRight w:val="0"/>
      <w:marTop w:val="0"/>
      <w:marBottom w:val="0"/>
      <w:divBdr>
        <w:top w:val="none" w:sz="0" w:space="0" w:color="auto"/>
        <w:left w:val="none" w:sz="0" w:space="0" w:color="auto"/>
        <w:bottom w:val="none" w:sz="0" w:space="0" w:color="auto"/>
        <w:right w:val="none" w:sz="0" w:space="0" w:color="auto"/>
      </w:divBdr>
    </w:div>
    <w:div w:id="32315050">
      <w:bodyDiv w:val="1"/>
      <w:marLeft w:val="0"/>
      <w:marRight w:val="0"/>
      <w:marTop w:val="0"/>
      <w:marBottom w:val="0"/>
      <w:divBdr>
        <w:top w:val="none" w:sz="0" w:space="0" w:color="auto"/>
        <w:left w:val="none" w:sz="0" w:space="0" w:color="auto"/>
        <w:bottom w:val="none" w:sz="0" w:space="0" w:color="auto"/>
        <w:right w:val="none" w:sz="0" w:space="0" w:color="auto"/>
      </w:divBdr>
    </w:div>
    <w:div w:id="33311188">
      <w:bodyDiv w:val="1"/>
      <w:marLeft w:val="0"/>
      <w:marRight w:val="0"/>
      <w:marTop w:val="0"/>
      <w:marBottom w:val="0"/>
      <w:divBdr>
        <w:top w:val="none" w:sz="0" w:space="0" w:color="auto"/>
        <w:left w:val="none" w:sz="0" w:space="0" w:color="auto"/>
        <w:bottom w:val="none" w:sz="0" w:space="0" w:color="auto"/>
        <w:right w:val="none" w:sz="0" w:space="0" w:color="auto"/>
      </w:divBdr>
    </w:div>
    <w:div w:id="33315889">
      <w:bodyDiv w:val="1"/>
      <w:marLeft w:val="0"/>
      <w:marRight w:val="0"/>
      <w:marTop w:val="0"/>
      <w:marBottom w:val="0"/>
      <w:divBdr>
        <w:top w:val="none" w:sz="0" w:space="0" w:color="auto"/>
        <w:left w:val="none" w:sz="0" w:space="0" w:color="auto"/>
        <w:bottom w:val="none" w:sz="0" w:space="0" w:color="auto"/>
        <w:right w:val="none" w:sz="0" w:space="0" w:color="auto"/>
      </w:divBdr>
    </w:div>
    <w:div w:id="35548411">
      <w:bodyDiv w:val="1"/>
      <w:marLeft w:val="0"/>
      <w:marRight w:val="0"/>
      <w:marTop w:val="0"/>
      <w:marBottom w:val="0"/>
      <w:divBdr>
        <w:top w:val="none" w:sz="0" w:space="0" w:color="auto"/>
        <w:left w:val="none" w:sz="0" w:space="0" w:color="auto"/>
        <w:bottom w:val="none" w:sz="0" w:space="0" w:color="auto"/>
        <w:right w:val="none" w:sz="0" w:space="0" w:color="auto"/>
      </w:divBdr>
    </w:div>
    <w:div w:id="35739537">
      <w:bodyDiv w:val="1"/>
      <w:marLeft w:val="0"/>
      <w:marRight w:val="0"/>
      <w:marTop w:val="0"/>
      <w:marBottom w:val="0"/>
      <w:divBdr>
        <w:top w:val="none" w:sz="0" w:space="0" w:color="auto"/>
        <w:left w:val="none" w:sz="0" w:space="0" w:color="auto"/>
        <w:bottom w:val="none" w:sz="0" w:space="0" w:color="auto"/>
        <w:right w:val="none" w:sz="0" w:space="0" w:color="auto"/>
      </w:divBdr>
    </w:div>
    <w:div w:id="36201277">
      <w:bodyDiv w:val="1"/>
      <w:marLeft w:val="0"/>
      <w:marRight w:val="0"/>
      <w:marTop w:val="0"/>
      <w:marBottom w:val="0"/>
      <w:divBdr>
        <w:top w:val="none" w:sz="0" w:space="0" w:color="auto"/>
        <w:left w:val="none" w:sz="0" w:space="0" w:color="auto"/>
        <w:bottom w:val="none" w:sz="0" w:space="0" w:color="auto"/>
        <w:right w:val="none" w:sz="0" w:space="0" w:color="auto"/>
      </w:divBdr>
    </w:div>
    <w:div w:id="39063590">
      <w:bodyDiv w:val="1"/>
      <w:marLeft w:val="0"/>
      <w:marRight w:val="0"/>
      <w:marTop w:val="0"/>
      <w:marBottom w:val="0"/>
      <w:divBdr>
        <w:top w:val="none" w:sz="0" w:space="0" w:color="auto"/>
        <w:left w:val="none" w:sz="0" w:space="0" w:color="auto"/>
        <w:bottom w:val="none" w:sz="0" w:space="0" w:color="auto"/>
        <w:right w:val="none" w:sz="0" w:space="0" w:color="auto"/>
      </w:divBdr>
    </w:div>
    <w:div w:id="39785224">
      <w:bodyDiv w:val="1"/>
      <w:marLeft w:val="0"/>
      <w:marRight w:val="0"/>
      <w:marTop w:val="0"/>
      <w:marBottom w:val="0"/>
      <w:divBdr>
        <w:top w:val="none" w:sz="0" w:space="0" w:color="auto"/>
        <w:left w:val="none" w:sz="0" w:space="0" w:color="auto"/>
        <w:bottom w:val="none" w:sz="0" w:space="0" w:color="auto"/>
        <w:right w:val="none" w:sz="0" w:space="0" w:color="auto"/>
      </w:divBdr>
    </w:div>
    <w:div w:id="42142056">
      <w:bodyDiv w:val="1"/>
      <w:marLeft w:val="0"/>
      <w:marRight w:val="0"/>
      <w:marTop w:val="0"/>
      <w:marBottom w:val="0"/>
      <w:divBdr>
        <w:top w:val="none" w:sz="0" w:space="0" w:color="auto"/>
        <w:left w:val="none" w:sz="0" w:space="0" w:color="auto"/>
        <w:bottom w:val="none" w:sz="0" w:space="0" w:color="auto"/>
        <w:right w:val="none" w:sz="0" w:space="0" w:color="auto"/>
      </w:divBdr>
    </w:div>
    <w:div w:id="42604637">
      <w:bodyDiv w:val="1"/>
      <w:marLeft w:val="0"/>
      <w:marRight w:val="0"/>
      <w:marTop w:val="0"/>
      <w:marBottom w:val="0"/>
      <w:divBdr>
        <w:top w:val="none" w:sz="0" w:space="0" w:color="auto"/>
        <w:left w:val="none" w:sz="0" w:space="0" w:color="auto"/>
        <w:bottom w:val="none" w:sz="0" w:space="0" w:color="auto"/>
        <w:right w:val="none" w:sz="0" w:space="0" w:color="auto"/>
      </w:divBdr>
    </w:div>
    <w:div w:id="42952424">
      <w:bodyDiv w:val="1"/>
      <w:marLeft w:val="0"/>
      <w:marRight w:val="0"/>
      <w:marTop w:val="0"/>
      <w:marBottom w:val="0"/>
      <w:divBdr>
        <w:top w:val="none" w:sz="0" w:space="0" w:color="auto"/>
        <w:left w:val="none" w:sz="0" w:space="0" w:color="auto"/>
        <w:bottom w:val="none" w:sz="0" w:space="0" w:color="auto"/>
        <w:right w:val="none" w:sz="0" w:space="0" w:color="auto"/>
      </w:divBdr>
    </w:div>
    <w:div w:id="46728283">
      <w:bodyDiv w:val="1"/>
      <w:marLeft w:val="0"/>
      <w:marRight w:val="0"/>
      <w:marTop w:val="0"/>
      <w:marBottom w:val="0"/>
      <w:divBdr>
        <w:top w:val="none" w:sz="0" w:space="0" w:color="auto"/>
        <w:left w:val="none" w:sz="0" w:space="0" w:color="auto"/>
        <w:bottom w:val="none" w:sz="0" w:space="0" w:color="auto"/>
        <w:right w:val="none" w:sz="0" w:space="0" w:color="auto"/>
      </w:divBdr>
    </w:div>
    <w:div w:id="48115446">
      <w:bodyDiv w:val="1"/>
      <w:marLeft w:val="0"/>
      <w:marRight w:val="0"/>
      <w:marTop w:val="0"/>
      <w:marBottom w:val="0"/>
      <w:divBdr>
        <w:top w:val="none" w:sz="0" w:space="0" w:color="auto"/>
        <w:left w:val="none" w:sz="0" w:space="0" w:color="auto"/>
        <w:bottom w:val="none" w:sz="0" w:space="0" w:color="auto"/>
        <w:right w:val="none" w:sz="0" w:space="0" w:color="auto"/>
      </w:divBdr>
    </w:div>
    <w:div w:id="53939652">
      <w:bodyDiv w:val="1"/>
      <w:marLeft w:val="0"/>
      <w:marRight w:val="0"/>
      <w:marTop w:val="0"/>
      <w:marBottom w:val="0"/>
      <w:divBdr>
        <w:top w:val="none" w:sz="0" w:space="0" w:color="auto"/>
        <w:left w:val="none" w:sz="0" w:space="0" w:color="auto"/>
        <w:bottom w:val="none" w:sz="0" w:space="0" w:color="auto"/>
        <w:right w:val="none" w:sz="0" w:space="0" w:color="auto"/>
      </w:divBdr>
    </w:div>
    <w:div w:id="56317916">
      <w:bodyDiv w:val="1"/>
      <w:marLeft w:val="0"/>
      <w:marRight w:val="0"/>
      <w:marTop w:val="0"/>
      <w:marBottom w:val="0"/>
      <w:divBdr>
        <w:top w:val="none" w:sz="0" w:space="0" w:color="auto"/>
        <w:left w:val="none" w:sz="0" w:space="0" w:color="auto"/>
        <w:bottom w:val="none" w:sz="0" w:space="0" w:color="auto"/>
        <w:right w:val="none" w:sz="0" w:space="0" w:color="auto"/>
      </w:divBdr>
    </w:div>
    <w:div w:id="58528692">
      <w:bodyDiv w:val="1"/>
      <w:marLeft w:val="0"/>
      <w:marRight w:val="0"/>
      <w:marTop w:val="0"/>
      <w:marBottom w:val="0"/>
      <w:divBdr>
        <w:top w:val="none" w:sz="0" w:space="0" w:color="auto"/>
        <w:left w:val="none" w:sz="0" w:space="0" w:color="auto"/>
        <w:bottom w:val="none" w:sz="0" w:space="0" w:color="auto"/>
        <w:right w:val="none" w:sz="0" w:space="0" w:color="auto"/>
      </w:divBdr>
    </w:div>
    <w:div w:id="61416156">
      <w:bodyDiv w:val="1"/>
      <w:marLeft w:val="0"/>
      <w:marRight w:val="0"/>
      <w:marTop w:val="0"/>
      <w:marBottom w:val="0"/>
      <w:divBdr>
        <w:top w:val="none" w:sz="0" w:space="0" w:color="auto"/>
        <w:left w:val="none" w:sz="0" w:space="0" w:color="auto"/>
        <w:bottom w:val="none" w:sz="0" w:space="0" w:color="auto"/>
        <w:right w:val="none" w:sz="0" w:space="0" w:color="auto"/>
      </w:divBdr>
    </w:div>
    <w:div w:id="62483898">
      <w:bodyDiv w:val="1"/>
      <w:marLeft w:val="0"/>
      <w:marRight w:val="0"/>
      <w:marTop w:val="0"/>
      <w:marBottom w:val="0"/>
      <w:divBdr>
        <w:top w:val="none" w:sz="0" w:space="0" w:color="auto"/>
        <w:left w:val="none" w:sz="0" w:space="0" w:color="auto"/>
        <w:bottom w:val="none" w:sz="0" w:space="0" w:color="auto"/>
        <w:right w:val="none" w:sz="0" w:space="0" w:color="auto"/>
      </w:divBdr>
    </w:div>
    <w:div w:id="63262707">
      <w:bodyDiv w:val="1"/>
      <w:marLeft w:val="0"/>
      <w:marRight w:val="0"/>
      <w:marTop w:val="0"/>
      <w:marBottom w:val="0"/>
      <w:divBdr>
        <w:top w:val="none" w:sz="0" w:space="0" w:color="auto"/>
        <w:left w:val="none" w:sz="0" w:space="0" w:color="auto"/>
        <w:bottom w:val="none" w:sz="0" w:space="0" w:color="auto"/>
        <w:right w:val="none" w:sz="0" w:space="0" w:color="auto"/>
      </w:divBdr>
    </w:div>
    <w:div w:id="64257346">
      <w:bodyDiv w:val="1"/>
      <w:marLeft w:val="0"/>
      <w:marRight w:val="0"/>
      <w:marTop w:val="0"/>
      <w:marBottom w:val="0"/>
      <w:divBdr>
        <w:top w:val="none" w:sz="0" w:space="0" w:color="auto"/>
        <w:left w:val="none" w:sz="0" w:space="0" w:color="auto"/>
        <w:bottom w:val="none" w:sz="0" w:space="0" w:color="auto"/>
        <w:right w:val="none" w:sz="0" w:space="0" w:color="auto"/>
      </w:divBdr>
    </w:div>
    <w:div w:id="64650655">
      <w:bodyDiv w:val="1"/>
      <w:marLeft w:val="0"/>
      <w:marRight w:val="0"/>
      <w:marTop w:val="0"/>
      <w:marBottom w:val="0"/>
      <w:divBdr>
        <w:top w:val="none" w:sz="0" w:space="0" w:color="auto"/>
        <w:left w:val="none" w:sz="0" w:space="0" w:color="auto"/>
        <w:bottom w:val="none" w:sz="0" w:space="0" w:color="auto"/>
        <w:right w:val="none" w:sz="0" w:space="0" w:color="auto"/>
      </w:divBdr>
    </w:div>
    <w:div w:id="65493939">
      <w:bodyDiv w:val="1"/>
      <w:marLeft w:val="0"/>
      <w:marRight w:val="0"/>
      <w:marTop w:val="0"/>
      <w:marBottom w:val="0"/>
      <w:divBdr>
        <w:top w:val="none" w:sz="0" w:space="0" w:color="auto"/>
        <w:left w:val="none" w:sz="0" w:space="0" w:color="auto"/>
        <w:bottom w:val="none" w:sz="0" w:space="0" w:color="auto"/>
        <w:right w:val="none" w:sz="0" w:space="0" w:color="auto"/>
      </w:divBdr>
    </w:div>
    <w:div w:id="66073585">
      <w:bodyDiv w:val="1"/>
      <w:marLeft w:val="0"/>
      <w:marRight w:val="0"/>
      <w:marTop w:val="0"/>
      <w:marBottom w:val="0"/>
      <w:divBdr>
        <w:top w:val="none" w:sz="0" w:space="0" w:color="auto"/>
        <w:left w:val="none" w:sz="0" w:space="0" w:color="auto"/>
        <w:bottom w:val="none" w:sz="0" w:space="0" w:color="auto"/>
        <w:right w:val="none" w:sz="0" w:space="0" w:color="auto"/>
      </w:divBdr>
    </w:div>
    <w:div w:id="69668309">
      <w:bodyDiv w:val="1"/>
      <w:marLeft w:val="0"/>
      <w:marRight w:val="0"/>
      <w:marTop w:val="0"/>
      <w:marBottom w:val="0"/>
      <w:divBdr>
        <w:top w:val="none" w:sz="0" w:space="0" w:color="auto"/>
        <w:left w:val="none" w:sz="0" w:space="0" w:color="auto"/>
        <w:bottom w:val="none" w:sz="0" w:space="0" w:color="auto"/>
        <w:right w:val="none" w:sz="0" w:space="0" w:color="auto"/>
      </w:divBdr>
    </w:div>
    <w:div w:id="74789657">
      <w:bodyDiv w:val="1"/>
      <w:marLeft w:val="0"/>
      <w:marRight w:val="0"/>
      <w:marTop w:val="0"/>
      <w:marBottom w:val="0"/>
      <w:divBdr>
        <w:top w:val="none" w:sz="0" w:space="0" w:color="auto"/>
        <w:left w:val="none" w:sz="0" w:space="0" w:color="auto"/>
        <w:bottom w:val="none" w:sz="0" w:space="0" w:color="auto"/>
        <w:right w:val="none" w:sz="0" w:space="0" w:color="auto"/>
      </w:divBdr>
    </w:div>
    <w:div w:id="76173703">
      <w:bodyDiv w:val="1"/>
      <w:marLeft w:val="0"/>
      <w:marRight w:val="0"/>
      <w:marTop w:val="0"/>
      <w:marBottom w:val="0"/>
      <w:divBdr>
        <w:top w:val="none" w:sz="0" w:space="0" w:color="auto"/>
        <w:left w:val="none" w:sz="0" w:space="0" w:color="auto"/>
        <w:bottom w:val="none" w:sz="0" w:space="0" w:color="auto"/>
        <w:right w:val="none" w:sz="0" w:space="0" w:color="auto"/>
      </w:divBdr>
    </w:div>
    <w:div w:id="76247394">
      <w:bodyDiv w:val="1"/>
      <w:marLeft w:val="0"/>
      <w:marRight w:val="0"/>
      <w:marTop w:val="0"/>
      <w:marBottom w:val="0"/>
      <w:divBdr>
        <w:top w:val="none" w:sz="0" w:space="0" w:color="auto"/>
        <w:left w:val="none" w:sz="0" w:space="0" w:color="auto"/>
        <w:bottom w:val="none" w:sz="0" w:space="0" w:color="auto"/>
        <w:right w:val="none" w:sz="0" w:space="0" w:color="auto"/>
      </w:divBdr>
    </w:div>
    <w:div w:id="79957648">
      <w:bodyDiv w:val="1"/>
      <w:marLeft w:val="0"/>
      <w:marRight w:val="0"/>
      <w:marTop w:val="0"/>
      <w:marBottom w:val="0"/>
      <w:divBdr>
        <w:top w:val="none" w:sz="0" w:space="0" w:color="auto"/>
        <w:left w:val="none" w:sz="0" w:space="0" w:color="auto"/>
        <w:bottom w:val="none" w:sz="0" w:space="0" w:color="auto"/>
        <w:right w:val="none" w:sz="0" w:space="0" w:color="auto"/>
      </w:divBdr>
    </w:div>
    <w:div w:id="82773574">
      <w:bodyDiv w:val="1"/>
      <w:marLeft w:val="0"/>
      <w:marRight w:val="0"/>
      <w:marTop w:val="0"/>
      <w:marBottom w:val="0"/>
      <w:divBdr>
        <w:top w:val="none" w:sz="0" w:space="0" w:color="auto"/>
        <w:left w:val="none" w:sz="0" w:space="0" w:color="auto"/>
        <w:bottom w:val="none" w:sz="0" w:space="0" w:color="auto"/>
        <w:right w:val="none" w:sz="0" w:space="0" w:color="auto"/>
      </w:divBdr>
    </w:div>
    <w:div w:id="87164704">
      <w:bodyDiv w:val="1"/>
      <w:marLeft w:val="0"/>
      <w:marRight w:val="0"/>
      <w:marTop w:val="0"/>
      <w:marBottom w:val="0"/>
      <w:divBdr>
        <w:top w:val="none" w:sz="0" w:space="0" w:color="auto"/>
        <w:left w:val="none" w:sz="0" w:space="0" w:color="auto"/>
        <w:bottom w:val="none" w:sz="0" w:space="0" w:color="auto"/>
        <w:right w:val="none" w:sz="0" w:space="0" w:color="auto"/>
      </w:divBdr>
    </w:div>
    <w:div w:id="88897123">
      <w:bodyDiv w:val="1"/>
      <w:marLeft w:val="0"/>
      <w:marRight w:val="0"/>
      <w:marTop w:val="0"/>
      <w:marBottom w:val="0"/>
      <w:divBdr>
        <w:top w:val="none" w:sz="0" w:space="0" w:color="auto"/>
        <w:left w:val="none" w:sz="0" w:space="0" w:color="auto"/>
        <w:bottom w:val="none" w:sz="0" w:space="0" w:color="auto"/>
        <w:right w:val="none" w:sz="0" w:space="0" w:color="auto"/>
      </w:divBdr>
    </w:div>
    <w:div w:id="90203998">
      <w:bodyDiv w:val="1"/>
      <w:marLeft w:val="0"/>
      <w:marRight w:val="0"/>
      <w:marTop w:val="0"/>
      <w:marBottom w:val="0"/>
      <w:divBdr>
        <w:top w:val="none" w:sz="0" w:space="0" w:color="auto"/>
        <w:left w:val="none" w:sz="0" w:space="0" w:color="auto"/>
        <w:bottom w:val="none" w:sz="0" w:space="0" w:color="auto"/>
        <w:right w:val="none" w:sz="0" w:space="0" w:color="auto"/>
      </w:divBdr>
    </w:div>
    <w:div w:id="92628052">
      <w:bodyDiv w:val="1"/>
      <w:marLeft w:val="0"/>
      <w:marRight w:val="0"/>
      <w:marTop w:val="0"/>
      <w:marBottom w:val="0"/>
      <w:divBdr>
        <w:top w:val="none" w:sz="0" w:space="0" w:color="auto"/>
        <w:left w:val="none" w:sz="0" w:space="0" w:color="auto"/>
        <w:bottom w:val="none" w:sz="0" w:space="0" w:color="auto"/>
        <w:right w:val="none" w:sz="0" w:space="0" w:color="auto"/>
      </w:divBdr>
    </w:div>
    <w:div w:id="98724045">
      <w:bodyDiv w:val="1"/>
      <w:marLeft w:val="0"/>
      <w:marRight w:val="0"/>
      <w:marTop w:val="0"/>
      <w:marBottom w:val="0"/>
      <w:divBdr>
        <w:top w:val="none" w:sz="0" w:space="0" w:color="auto"/>
        <w:left w:val="none" w:sz="0" w:space="0" w:color="auto"/>
        <w:bottom w:val="none" w:sz="0" w:space="0" w:color="auto"/>
        <w:right w:val="none" w:sz="0" w:space="0" w:color="auto"/>
      </w:divBdr>
    </w:div>
    <w:div w:id="100415370">
      <w:bodyDiv w:val="1"/>
      <w:marLeft w:val="0"/>
      <w:marRight w:val="0"/>
      <w:marTop w:val="0"/>
      <w:marBottom w:val="0"/>
      <w:divBdr>
        <w:top w:val="none" w:sz="0" w:space="0" w:color="auto"/>
        <w:left w:val="none" w:sz="0" w:space="0" w:color="auto"/>
        <w:bottom w:val="none" w:sz="0" w:space="0" w:color="auto"/>
        <w:right w:val="none" w:sz="0" w:space="0" w:color="auto"/>
      </w:divBdr>
    </w:div>
    <w:div w:id="100536926">
      <w:bodyDiv w:val="1"/>
      <w:marLeft w:val="0"/>
      <w:marRight w:val="0"/>
      <w:marTop w:val="0"/>
      <w:marBottom w:val="0"/>
      <w:divBdr>
        <w:top w:val="none" w:sz="0" w:space="0" w:color="auto"/>
        <w:left w:val="none" w:sz="0" w:space="0" w:color="auto"/>
        <w:bottom w:val="none" w:sz="0" w:space="0" w:color="auto"/>
        <w:right w:val="none" w:sz="0" w:space="0" w:color="auto"/>
      </w:divBdr>
    </w:div>
    <w:div w:id="102120685">
      <w:bodyDiv w:val="1"/>
      <w:marLeft w:val="0"/>
      <w:marRight w:val="0"/>
      <w:marTop w:val="0"/>
      <w:marBottom w:val="0"/>
      <w:divBdr>
        <w:top w:val="none" w:sz="0" w:space="0" w:color="auto"/>
        <w:left w:val="none" w:sz="0" w:space="0" w:color="auto"/>
        <w:bottom w:val="none" w:sz="0" w:space="0" w:color="auto"/>
        <w:right w:val="none" w:sz="0" w:space="0" w:color="auto"/>
      </w:divBdr>
    </w:div>
    <w:div w:id="103966330">
      <w:bodyDiv w:val="1"/>
      <w:marLeft w:val="0"/>
      <w:marRight w:val="0"/>
      <w:marTop w:val="0"/>
      <w:marBottom w:val="0"/>
      <w:divBdr>
        <w:top w:val="none" w:sz="0" w:space="0" w:color="auto"/>
        <w:left w:val="none" w:sz="0" w:space="0" w:color="auto"/>
        <w:bottom w:val="none" w:sz="0" w:space="0" w:color="auto"/>
        <w:right w:val="none" w:sz="0" w:space="0" w:color="auto"/>
      </w:divBdr>
    </w:div>
    <w:div w:id="104427499">
      <w:bodyDiv w:val="1"/>
      <w:marLeft w:val="0"/>
      <w:marRight w:val="0"/>
      <w:marTop w:val="0"/>
      <w:marBottom w:val="0"/>
      <w:divBdr>
        <w:top w:val="none" w:sz="0" w:space="0" w:color="auto"/>
        <w:left w:val="none" w:sz="0" w:space="0" w:color="auto"/>
        <w:bottom w:val="none" w:sz="0" w:space="0" w:color="auto"/>
        <w:right w:val="none" w:sz="0" w:space="0" w:color="auto"/>
      </w:divBdr>
    </w:div>
    <w:div w:id="105664546">
      <w:bodyDiv w:val="1"/>
      <w:marLeft w:val="0"/>
      <w:marRight w:val="0"/>
      <w:marTop w:val="0"/>
      <w:marBottom w:val="0"/>
      <w:divBdr>
        <w:top w:val="none" w:sz="0" w:space="0" w:color="auto"/>
        <w:left w:val="none" w:sz="0" w:space="0" w:color="auto"/>
        <w:bottom w:val="none" w:sz="0" w:space="0" w:color="auto"/>
        <w:right w:val="none" w:sz="0" w:space="0" w:color="auto"/>
      </w:divBdr>
    </w:div>
    <w:div w:id="105735250">
      <w:bodyDiv w:val="1"/>
      <w:marLeft w:val="0"/>
      <w:marRight w:val="0"/>
      <w:marTop w:val="0"/>
      <w:marBottom w:val="0"/>
      <w:divBdr>
        <w:top w:val="none" w:sz="0" w:space="0" w:color="auto"/>
        <w:left w:val="none" w:sz="0" w:space="0" w:color="auto"/>
        <w:bottom w:val="none" w:sz="0" w:space="0" w:color="auto"/>
        <w:right w:val="none" w:sz="0" w:space="0" w:color="auto"/>
      </w:divBdr>
    </w:div>
    <w:div w:id="106126690">
      <w:bodyDiv w:val="1"/>
      <w:marLeft w:val="0"/>
      <w:marRight w:val="0"/>
      <w:marTop w:val="0"/>
      <w:marBottom w:val="0"/>
      <w:divBdr>
        <w:top w:val="none" w:sz="0" w:space="0" w:color="auto"/>
        <w:left w:val="none" w:sz="0" w:space="0" w:color="auto"/>
        <w:bottom w:val="none" w:sz="0" w:space="0" w:color="auto"/>
        <w:right w:val="none" w:sz="0" w:space="0" w:color="auto"/>
      </w:divBdr>
    </w:div>
    <w:div w:id="107089158">
      <w:bodyDiv w:val="1"/>
      <w:marLeft w:val="0"/>
      <w:marRight w:val="0"/>
      <w:marTop w:val="0"/>
      <w:marBottom w:val="0"/>
      <w:divBdr>
        <w:top w:val="none" w:sz="0" w:space="0" w:color="auto"/>
        <w:left w:val="none" w:sz="0" w:space="0" w:color="auto"/>
        <w:bottom w:val="none" w:sz="0" w:space="0" w:color="auto"/>
        <w:right w:val="none" w:sz="0" w:space="0" w:color="auto"/>
      </w:divBdr>
    </w:div>
    <w:div w:id="109863629">
      <w:bodyDiv w:val="1"/>
      <w:marLeft w:val="0"/>
      <w:marRight w:val="0"/>
      <w:marTop w:val="0"/>
      <w:marBottom w:val="0"/>
      <w:divBdr>
        <w:top w:val="none" w:sz="0" w:space="0" w:color="auto"/>
        <w:left w:val="none" w:sz="0" w:space="0" w:color="auto"/>
        <w:bottom w:val="none" w:sz="0" w:space="0" w:color="auto"/>
        <w:right w:val="none" w:sz="0" w:space="0" w:color="auto"/>
      </w:divBdr>
    </w:div>
    <w:div w:id="111245406">
      <w:bodyDiv w:val="1"/>
      <w:marLeft w:val="0"/>
      <w:marRight w:val="0"/>
      <w:marTop w:val="0"/>
      <w:marBottom w:val="0"/>
      <w:divBdr>
        <w:top w:val="none" w:sz="0" w:space="0" w:color="auto"/>
        <w:left w:val="none" w:sz="0" w:space="0" w:color="auto"/>
        <w:bottom w:val="none" w:sz="0" w:space="0" w:color="auto"/>
        <w:right w:val="none" w:sz="0" w:space="0" w:color="auto"/>
      </w:divBdr>
    </w:div>
    <w:div w:id="113522190">
      <w:bodyDiv w:val="1"/>
      <w:marLeft w:val="0"/>
      <w:marRight w:val="0"/>
      <w:marTop w:val="0"/>
      <w:marBottom w:val="0"/>
      <w:divBdr>
        <w:top w:val="none" w:sz="0" w:space="0" w:color="auto"/>
        <w:left w:val="none" w:sz="0" w:space="0" w:color="auto"/>
        <w:bottom w:val="none" w:sz="0" w:space="0" w:color="auto"/>
        <w:right w:val="none" w:sz="0" w:space="0" w:color="auto"/>
      </w:divBdr>
    </w:div>
    <w:div w:id="114060634">
      <w:bodyDiv w:val="1"/>
      <w:marLeft w:val="0"/>
      <w:marRight w:val="0"/>
      <w:marTop w:val="0"/>
      <w:marBottom w:val="0"/>
      <w:divBdr>
        <w:top w:val="none" w:sz="0" w:space="0" w:color="auto"/>
        <w:left w:val="none" w:sz="0" w:space="0" w:color="auto"/>
        <w:bottom w:val="none" w:sz="0" w:space="0" w:color="auto"/>
        <w:right w:val="none" w:sz="0" w:space="0" w:color="auto"/>
      </w:divBdr>
    </w:div>
    <w:div w:id="114905168">
      <w:bodyDiv w:val="1"/>
      <w:marLeft w:val="0"/>
      <w:marRight w:val="0"/>
      <w:marTop w:val="0"/>
      <w:marBottom w:val="0"/>
      <w:divBdr>
        <w:top w:val="none" w:sz="0" w:space="0" w:color="auto"/>
        <w:left w:val="none" w:sz="0" w:space="0" w:color="auto"/>
        <w:bottom w:val="none" w:sz="0" w:space="0" w:color="auto"/>
        <w:right w:val="none" w:sz="0" w:space="0" w:color="auto"/>
      </w:divBdr>
    </w:div>
    <w:div w:id="116070035">
      <w:bodyDiv w:val="1"/>
      <w:marLeft w:val="0"/>
      <w:marRight w:val="0"/>
      <w:marTop w:val="0"/>
      <w:marBottom w:val="0"/>
      <w:divBdr>
        <w:top w:val="none" w:sz="0" w:space="0" w:color="auto"/>
        <w:left w:val="none" w:sz="0" w:space="0" w:color="auto"/>
        <w:bottom w:val="none" w:sz="0" w:space="0" w:color="auto"/>
        <w:right w:val="none" w:sz="0" w:space="0" w:color="auto"/>
      </w:divBdr>
    </w:div>
    <w:div w:id="120147690">
      <w:bodyDiv w:val="1"/>
      <w:marLeft w:val="0"/>
      <w:marRight w:val="0"/>
      <w:marTop w:val="0"/>
      <w:marBottom w:val="0"/>
      <w:divBdr>
        <w:top w:val="none" w:sz="0" w:space="0" w:color="auto"/>
        <w:left w:val="none" w:sz="0" w:space="0" w:color="auto"/>
        <w:bottom w:val="none" w:sz="0" w:space="0" w:color="auto"/>
        <w:right w:val="none" w:sz="0" w:space="0" w:color="auto"/>
      </w:divBdr>
    </w:div>
    <w:div w:id="127205786">
      <w:bodyDiv w:val="1"/>
      <w:marLeft w:val="0"/>
      <w:marRight w:val="0"/>
      <w:marTop w:val="0"/>
      <w:marBottom w:val="0"/>
      <w:divBdr>
        <w:top w:val="none" w:sz="0" w:space="0" w:color="auto"/>
        <w:left w:val="none" w:sz="0" w:space="0" w:color="auto"/>
        <w:bottom w:val="none" w:sz="0" w:space="0" w:color="auto"/>
        <w:right w:val="none" w:sz="0" w:space="0" w:color="auto"/>
      </w:divBdr>
    </w:div>
    <w:div w:id="127628632">
      <w:bodyDiv w:val="1"/>
      <w:marLeft w:val="0"/>
      <w:marRight w:val="0"/>
      <w:marTop w:val="0"/>
      <w:marBottom w:val="0"/>
      <w:divBdr>
        <w:top w:val="none" w:sz="0" w:space="0" w:color="auto"/>
        <w:left w:val="none" w:sz="0" w:space="0" w:color="auto"/>
        <w:bottom w:val="none" w:sz="0" w:space="0" w:color="auto"/>
        <w:right w:val="none" w:sz="0" w:space="0" w:color="auto"/>
      </w:divBdr>
    </w:div>
    <w:div w:id="128210950">
      <w:bodyDiv w:val="1"/>
      <w:marLeft w:val="0"/>
      <w:marRight w:val="0"/>
      <w:marTop w:val="0"/>
      <w:marBottom w:val="0"/>
      <w:divBdr>
        <w:top w:val="none" w:sz="0" w:space="0" w:color="auto"/>
        <w:left w:val="none" w:sz="0" w:space="0" w:color="auto"/>
        <w:bottom w:val="none" w:sz="0" w:space="0" w:color="auto"/>
        <w:right w:val="none" w:sz="0" w:space="0" w:color="auto"/>
      </w:divBdr>
    </w:div>
    <w:div w:id="128863495">
      <w:bodyDiv w:val="1"/>
      <w:marLeft w:val="0"/>
      <w:marRight w:val="0"/>
      <w:marTop w:val="0"/>
      <w:marBottom w:val="0"/>
      <w:divBdr>
        <w:top w:val="none" w:sz="0" w:space="0" w:color="auto"/>
        <w:left w:val="none" w:sz="0" w:space="0" w:color="auto"/>
        <w:bottom w:val="none" w:sz="0" w:space="0" w:color="auto"/>
        <w:right w:val="none" w:sz="0" w:space="0" w:color="auto"/>
      </w:divBdr>
    </w:div>
    <w:div w:id="130252726">
      <w:bodyDiv w:val="1"/>
      <w:marLeft w:val="0"/>
      <w:marRight w:val="0"/>
      <w:marTop w:val="0"/>
      <w:marBottom w:val="0"/>
      <w:divBdr>
        <w:top w:val="none" w:sz="0" w:space="0" w:color="auto"/>
        <w:left w:val="none" w:sz="0" w:space="0" w:color="auto"/>
        <w:bottom w:val="none" w:sz="0" w:space="0" w:color="auto"/>
        <w:right w:val="none" w:sz="0" w:space="0" w:color="auto"/>
      </w:divBdr>
    </w:div>
    <w:div w:id="130557257">
      <w:bodyDiv w:val="1"/>
      <w:marLeft w:val="0"/>
      <w:marRight w:val="0"/>
      <w:marTop w:val="0"/>
      <w:marBottom w:val="0"/>
      <w:divBdr>
        <w:top w:val="none" w:sz="0" w:space="0" w:color="auto"/>
        <w:left w:val="none" w:sz="0" w:space="0" w:color="auto"/>
        <w:bottom w:val="none" w:sz="0" w:space="0" w:color="auto"/>
        <w:right w:val="none" w:sz="0" w:space="0" w:color="auto"/>
      </w:divBdr>
    </w:div>
    <w:div w:id="132411276">
      <w:bodyDiv w:val="1"/>
      <w:marLeft w:val="0"/>
      <w:marRight w:val="0"/>
      <w:marTop w:val="0"/>
      <w:marBottom w:val="0"/>
      <w:divBdr>
        <w:top w:val="none" w:sz="0" w:space="0" w:color="auto"/>
        <w:left w:val="none" w:sz="0" w:space="0" w:color="auto"/>
        <w:bottom w:val="none" w:sz="0" w:space="0" w:color="auto"/>
        <w:right w:val="none" w:sz="0" w:space="0" w:color="auto"/>
      </w:divBdr>
    </w:div>
    <w:div w:id="132527380">
      <w:bodyDiv w:val="1"/>
      <w:marLeft w:val="0"/>
      <w:marRight w:val="0"/>
      <w:marTop w:val="0"/>
      <w:marBottom w:val="0"/>
      <w:divBdr>
        <w:top w:val="none" w:sz="0" w:space="0" w:color="auto"/>
        <w:left w:val="none" w:sz="0" w:space="0" w:color="auto"/>
        <w:bottom w:val="none" w:sz="0" w:space="0" w:color="auto"/>
        <w:right w:val="none" w:sz="0" w:space="0" w:color="auto"/>
      </w:divBdr>
    </w:div>
    <w:div w:id="132600765">
      <w:bodyDiv w:val="1"/>
      <w:marLeft w:val="0"/>
      <w:marRight w:val="0"/>
      <w:marTop w:val="0"/>
      <w:marBottom w:val="0"/>
      <w:divBdr>
        <w:top w:val="none" w:sz="0" w:space="0" w:color="auto"/>
        <w:left w:val="none" w:sz="0" w:space="0" w:color="auto"/>
        <w:bottom w:val="none" w:sz="0" w:space="0" w:color="auto"/>
        <w:right w:val="none" w:sz="0" w:space="0" w:color="auto"/>
      </w:divBdr>
    </w:div>
    <w:div w:id="133106273">
      <w:bodyDiv w:val="1"/>
      <w:marLeft w:val="0"/>
      <w:marRight w:val="0"/>
      <w:marTop w:val="0"/>
      <w:marBottom w:val="0"/>
      <w:divBdr>
        <w:top w:val="none" w:sz="0" w:space="0" w:color="auto"/>
        <w:left w:val="none" w:sz="0" w:space="0" w:color="auto"/>
        <w:bottom w:val="none" w:sz="0" w:space="0" w:color="auto"/>
        <w:right w:val="none" w:sz="0" w:space="0" w:color="auto"/>
      </w:divBdr>
    </w:div>
    <w:div w:id="133453215">
      <w:bodyDiv w:val="1"/>
      <w:marLeft w:val="0"/>
      <w:marRight w:val="0"/>
      <w:marTop w:val="0"/>
      <w:marBottom w:val="0"/>
      <w:divBdr>
        <w:top w:val="none" w:sz="0" w:space="0" w:color="auto"/>
        <w:left w:val="none" w:sz="0" w:space="0" w:color="auto"/>
        <w:bottom w:val="none" w:sz="0" w:space="0" w:color="auto"/>
        <w:right w:val="none" w:sz="0" w:space="0" w:color="auto"/>
      </w:divBdr>
    </w:div>
    <w:div w:id="134102520">
      <w:bodyDiv w:val="1"/>
      <w:marLeft w:val="0"/>
      <w:marRight w:val="0"/>
      <w:marTop w:val="0"/>
      <w:marBottom w:val="0"/>
      <w:divBdr>
        <w:top w:val="none" w:sz="0" w:space="0" w:color="auto"/>
        <w:left w:val="none" w:sz="0" w:space="0" w:color="auto"/>
        <w:bottom w:val="none" w:sz="0" w:space="0" w:color="auto"/>
        <w:right w:val="none" w:sz="0" w:space="0" w:color="auto"/>
      </w:divBdr>
    </w:div>
    <w:div w:id="134955180">
      <w:bodyDiv w:val="1"/>
      <w:marLeft w:val="0"/>
      <w:marRight w:val="0"/>
      <w:marTop w:val="0"/>
      <w:marBottom w:val="0"/>
      <w:divBdr>
        <w:top w:val="none" w:sz="0" w:space="0" w:color="auto"/>
        <w:left w:val="none" w:sz="0" w:space="0" w:color="auto"/>
        <w:bottom w:val="none" w:sz="0" w:space="0" w:color="auto"/>
        <w:right w:val="none" w:sz="0" w:space="0" w:color="auto"/>
      </w:divBdr>
    </w:div>
    <w:div w:id="136842286">
      <w:bodyDiv w:val="1"/>
      <w:marLeft w:val="0"/>
      <w:marRight w:val="0"/>
      <w:marTop w:val="0"/>
      <w:marBottom w:val="0"/>
      <w:divBdr>
        <w:top w:val="none" w:sz="0" w:space="0" w:color="auto"/>
        <w:left w:val="none" w:sz="0" w:space="0" w:color="auto"/>
        <w:bottom w:val="none" w:sz="0" w:space="0" w:color="auto"/>
        <w:right w:val="none" w:sz="0" w:space="0" w:color="auto"/>
      </w:divBdr>
    </w:div>
    <w:div w:id="137959578">
      <w:bodyDiv w:val="1"/>
      <w:marLeft w:val="0"/>
      <w:marRight w:val="0"/>
      <w:marTop w:val="0"/>
      <w:marBottom w:val="0"/>
      <w:divBdr>
        <w:top w:val="none" w:sz="0" w:space="0" w:color="auto"/>
        <w:left w:val="none" w:sz="0" w:space="0" w:color="auto"/>
        <w:bottom w:val="none" w:sz="0" w:space="0" w:color="auto"/>
        <w:right w:val="none" w:sz="0" w:space="0" w:color="auto"/>
      </w:divBdr>
    </w:div>
    <w:div w:id="146435275">
      <w:bodyDiv w:val="1"/>
      <w:marLeft w:val="0"/>
      <w:marRight w:val="0"/>
      <w:marTop w:val="0"/>
      <w:marBottom w:val="0"/>
      <w:divBdr>
        <w:top w:val="none" w:sz="0" w:space="0" w:color="auto"/>
        <w:left w:val="none" w:sz="0" w:space="0" w:color="auto"/>
        <w:bottom w:val="none" w:sz="0" w:space="0" w:color="auto"/>
        <w:right w:val="none" w:sz="0" w:space="0" w:color="auto"/>
      </w:divBdr>
    </w:div>
    <w:div w:id="146747988">
      <w:bodyDiv w:val="1"/>
      <w:marLeft w:val="0"/>
      <w:marRight w:val="0"/>
      <w:marTop w:val="0"/>
      <w:marBottom w:val="0"/>
      <w:divBdr>
        <w:top w:val="none" w:sz="0" w:space="0" w:color="auto"/>
        <w:left w:val="none" w:sz="0" w:space="0" w:color="auto"/>
        <w:bottom w:val="none" w:sz="0" w:space="0" w:color="auto"/>
        <w:right w:val="none" w:sz="0" w:space="0" w:color="auto"/>
      </w:divBdr>
    </w:div>
    <w:div w:id="147863044">
      <w:bodyDiv w:val="1"/>
      <w:marLeft w:val="0"/>
      <w:marRight w:val="0"/>
      <w:marTop w:val="0"/>
      <w:marBottom w:val="0"/>
      <w:divBdr>
        <w:top w:val="none" w:sz="0" w:space="0" w:color="auto"/>
        <w:left w:val="none" w:sz="0" w:space="0" w:color="auto"/>
        <w:bottom w:val="none" w:sz="0" w:space="0" w:color="auto"/>
        <w:right w:val="none" w:sz="0" w:space="0" w:color="auto"/>
      </w:divBdr>
    </w:div>
    <w:div w:id="148448494">
      <w:bodyDiv w:val="1"/>
      <w:marLeft w:val="0"/>
      <w:marRight w:val="0"/>
      <w:marTop w:val="0"/>
      <w:marBottom w:val="0"/>
      <w:divBdr>
        <w:top w:val="none" w:sz="0" w:space="0" w:color="auto"/>
        <w:left w:val="none" w:sz="0" w:space="0" w:color="auto"/>
        <w:bottom w:val="none" w:sz="0" w:space="0" w:color="auto"/>
        <w:right w:val="none" w:sz="0" w:space="0" w:color="auto"/>
      </w:divBdr>
    </w:div>
    <w:div w:id="149518545">
      <w:bodyDiv w:val="1"/>
      <w:marLeft w:val="0"/>
      <w:marRight w:val="0"/>
      <w:marTop w:val="0"/>
      <w:marBottom w:val="0"/>
      <w:divBdr>
        <w:top w:val="none" w:sz="0" w:space="0" w:color="auto"/>
        <w:left w:val="none" w:sz="0" w:space="0" w:color="auto"/>
        <w:bottom w:val="none" w:sz="0" w:space="0" w:color="auto"/>
        <w:right w:val="none" w:sz="0" w:space="0" w:color="auto"/>
      </w:divBdr>
    </w:div>
    <w:div w:id="149642944">
      <w:bodyDiv w:val="1"/>
      <w:marLeft w:val="0"/>
      <w:marRight w:val="0"/>
      <w:marTop w:val="0"/>
      <w:marBottom w:val="0"/>
      <w:divBdr>
        <w:top w:val="none" w:sz="0" w:space="0" w:color="auto"/>
        <w:left w:val="none" w:sz="0" w:space="0" w:color="auto"/>
        <w:bottom w:val="none" w:sz="0" w:space="0" w:color="auto"/>
        <w:right w:val="none" w:sz="0" w:space="0" w:color="auto"/>
      </w:divBdr>
    </w:div>
    <w:div w:id="149643010">
      <w:bodyDiv w:val="1"/>
      <w:marLeft w:val="0"/>
      <w:marRight w:val="0"/>
      <w:marTop w:val="0"/>
      <w:marBottom w:val="0"/>
      <w:divBdr>
        <w:top w:val="none" w:sz="0" w:space="0" w:color="auto"/>
        <w:left w:val="none" w:sz="0" w:space="0" w:color="auto"/>
        <w:bottom w:val="none" w:sz="0" w:space="0" w:color="auto"/>
        <w:right w:val="none" w:sz="0" w:space="0" w:color="auto"/>
      </w:divBdr>
    </w:div>
    <w:div w:id="151214880">
      <w:bodyDiv w:val="1"/>
      <w:marLeft w:val="0"/>
      <w:marRight w:val="0"/>
      <w:marTop w:val="0"/>
      <w:marBottom w:val="0"/>
      <w:divBdr>
        <w:top w:val="none" w:sz="0" w:space="0" w:color="auto"/>
        <w:left w:val="none" w:sz="0" w:space="0" w:color="auto"/>
        <w:bottom w:val="none" w:sz="0" w:space="0" w:color="auto"/>
        <w:right w:val="none" w:sz="0" w:space="0" w:color="auto"/>
      </w:divBdr>
    </w:div>
    <w:div w:id="151682232">
      <w:bodyDiv w:val="1"/>
      <w:marLeft w:val="0"/>
      <w:marRight w:val="0"/>
      <w:marTop w:val="0"/>
      <w:marBottom w:val="0"/>
      <w:divBdr>
        <w:top w:val="none" w:sz="0" w:space="0" w:color="auto"/>
        <w:left w:val="none" w:sz="0" w:space="0" w:color="auto"/>
        <w:bottom w:val="none" w:sz="0" w:space="0" w:color="auto"/>
        <w:right w:val="none" w:sz="0" w:space="0" w:color="auto"/>
      </w:divBdr>
    </w:div>
    <w:div w:id="152766348">
      <w:bodyDiv w:val="1"/>
      <w:marLeft w:val="0"/>
      <w:marRight w:val="0"/>
      <w:marTop w:val="0"/>
      <w:marBottom w:val="0"/>
      <w:divBdr>
        <w:top w:val="none" w:sz="0" w:space="0" w:color="auto"/>
        <w:left w:val="none" w:sz="0" w:space="0" w:color="auto"/>
        <w:bottom w:val="none" w:sz="0" w:space="0" w:color="auto"/>
        <w:right w:val="none" w:sz="0" w:space="0" w:color="auto"/>
      </w:divBdr>
    </w:div>
    <w:div w:id="155193559">
      <w:bodyDiv w:val="1"/>
      <w:marLeft w:val="0"/>
      <w:marRight w:val="0"/>
      <w:marTop w:val="0"/>
      <w:marBottom w:val="0"/>
      <w:divBdr>
        <w:top w:val="none" w:sz="0" w:space="0" w:color="auto"/>
        <w:left w:val="none" w:sz="0" w:space="0" w:color="auto"/>
        <w:bottom w:val="none" w:sz="0" w:space="0" w:color="auto"/>
        <w:right w:val="none" w:sz="0" w:space="0" w:color="auto"/>
      </w:divBdr>
    </w:div>
    <w:div w:id="158347204">
      <w:bodyDiv w:val="1"/>
      <w:marLeft w:val="0"/>
      <w:marRight w:val="0"/>
      <w:marTop w:val="0"/>
      <w:marBottom w:val="0"/>
      <w:divBdr>
        <w:top w:val="none" w:sz="0" w:space="0" w:color="auto"/>
        <w:left w:val="none" w:sz="0" w:space="0" w:color="auto"/>
        <w:bottom w:val="none" w:sz="0" w:space="0" w:color="auto"/>
        <w:right w:val="none" w:sz="0" w:space="0" w:color="auto"/>
      </w:divBdr>
    </w:div>
    <w:div w:id="158934303">
      <w:bodyDiv w:val="1"/>
      <w:marLeft w:val="0"/>
      <w:marRight w:val="0"/>
      <w:marTop w:val="0"/>
      <w:marBottom w:val="0"/>
      <w:divBdr>
        <w:top w:val="none" w:sz="0" w:space="0" w:color="auto"/>
        <w:left w:val="none" w:sz="0" w:space="0" w:color="auto"/>
        <w:bottom w:val="none" w:sz="0" w:space="0" w:color="auto"/>
        <w:right w:val="none" w:sz="0" w:space="0" w:color="auto"/>
      </w:divBdr>
    </w:div>
    <w:div w:id="161821446">
      <w:bodyDiv w:val="1"/>
      <w:marLeft w:val="0"/>
      <w:marRight w:val="0"/>
      <w:marTop w:val="0"/>
      <w:marBottom w:val="0"/>
      <w:divBdr>
        <w:top w:val="none" w:sz="0" w:space="0" w:color="auto"/>
        <w:left w:val="none" w:sz="0" w:space="0" w:color="auto"/>
        <w:bottom w:val="none" w:sz="0" w:space="0" w:color="auto"/>
        <w:right w:val="none" w:sz="0" w:space="0" w:color="auto"/>
      </w:divBdr>
    </w:div>
    <w:div w:id="162937379">
      <w:bodyDiv w:val="1"/>
      <w:marLeft w:val="0"/>
      <w:marRight w:val="0"/>
      <w:marTop w:val="0"/>
      <w:marBottom w:val="0"/>
      <w:divBdr>
        <w:top w:val="none" w:sz="0" w:space="0" w:color="auto"/>
        <w:left w:val="none" w:sz="0" w:space="0" w:color="auto"/>
        <w:bottom w:val="none" w:sz="0" w:space="0" w:color="auto"/>
        <w:right w:val="none" w:sz="0" w:space="0" w:color="auto"/>
      </w:divBdr>
    </w:div>
    <w:div w:id="164592046">
      <w:bodyDiv w:val="1"/>
      <w:marLeft w:val="0"/>
      <w:marRight w:val="0"/>
      <w:marTop w:val="0"/>
      <w:marBottom w:val="0"/>
      <w:divBdr>
        <w:top w:val="none" w:sz="0" w:space="0" w:color="auto"/>
        <w:left w:val="none" w:sz="0" w:space="0" w:color="auto"/>
        <w:bottom w:val="none" w:sz="0" w:space="0" w:color="auto"/>
        <w:right w:val="none" w:sz="0" w:space="0" w:color="auto"/>
      </w:divBdr>
    </w:div>
    <w:div w:id="165943685">
      <w:bodyDiv w:val="1"/>
      <w:marLeft w:val="0"/>
      <w:marRight w:val="0"/>
      <w:marTop w:val="0"/>
      <w:marBottom w:val="0"/>
      <w:divBdr>
        <w:top w:val="none" w:sz="0" w:space="0" w:color="auto"/>
        <w:left w:val="none" w:sz="0" w:space="0" w:color="auto"/>
        <w:bottom w:val="none" w:sz="0" w:space="0" w:color="auto"/>
        <w:right w:val="none" w:sz="0" w:space="0" w:color="auto"/>
      </w:divBdr>
    </w:div>
    <w:div w:id="165949085">
      <w:bodyDiv w:val="1"/>
      <w:marLeft w:val="0"/>
      <w:marRight w:val="0"/>
      <w:marTop w:val="0"/>
      <w:marBottom w:val="0"/>
      <w:divBdr>
        <w:top w:val="none" w:sz="0" w:space="0" w:color="auto"/>
        <w:left w:val="none" w:sz="0" w:space="0" w:color="auto"/>
        <w:bottom w:val="none" w:sz="0" w:space="0" w:color="auto"/>
        <w:right w:val="none" w:sz="0" w:space="0" w:color="auto"/>
      </w:divBdr>
    </w:div>
    <w:div w:id="166947821">
      <w:bodyDiv w:val="1"/>
      <w:marLeft w:val="0"/>
      <w:marRight w:val="0"/>
      <w:marTop w:val="0"/>
      <w:marBottom w:val="0"/>
      <w:divBdr>
        <w:top w:val="none" w:sz="0" w:space="0" w:color="auto"/>
        <w:left w:val="none" w:sz="0" w:space="0" w:color="auto"/>
        <w:bottom w:val="none" w:sz="0" w:space="0" w:color="auto"/>
        <w:right w:val="none" w:sz="0" w:space="0" w:color="auto"/>
      </w:divBdr>
    </w:div>
    <w:div w:id="167646186">
      <w:bodyDiv w:val="1"/>
      <w:marLeft w:val="0"/>
      <w:marRight w:val="0"/>
      <w:marTop w:val="0"/>
      <w:marBottom w:val="0"/>
      <w:divBdr>
        <w:top w:val="none" w:sz="0" w:space="0" w:color="auto"/>
        <w:left w:val="none" w:sz="0" w:space="0" w:color="auto"/>
        <w:bottom w:val="none" w:sz="0" w:space="0" w:color="auto"/>
        <w:right w:val="none" w:sz="0" w:space="0" w:color="auto"/>
      </w:divBdr>
    </w:div>
    <w:div w:id="169805146">
      <w:bodyDiv w:val="1"/>
      <w:marLeft w:val="0"/>
      <w:marRight w:val="0"/>
      <w:marTop w:val="0"/>
      <w:marBottom w:val="0"/>
      <w:divBdr>
        <w:top w:val="none" w:sz="0" w:space="0" w:color="auto"/>
        <w:left w:val="none" w:sz="0" w:space="0" w:color="auto"/>
        <w:bottom w:val="none" w:sz="0" w:space="0" w:color="auto"/>
        <w:right w:val="none" w:sz="0" w:space="0" w:color="auto"/>
      </w:divBdr>
    </w:div>
    <w:div w:id="170999042">
      <w:bodyDiv w:val="1"/>
      <w:marLeft w:val="0"/>
      <w:marRight w:val="0"/>
      <w:marTop w:val="0"/>
      <w:marBottom w:val="0"/>
      <w:divBdr>
        <w:top w:val="none" w:sz="0" w:space="0" w:color="auto"/>
        <w:left w:val="none" w:sz="0" w:space="0" w:color="auto"/>
        <w:bottom w:val="none" w:sz="0" w:space="0" w:color="auto"/>
        <w:right w:val="none" w:sz="0" w:space="0" w:color="auto"/>
      </w:divBdr>
    </w:div>
    <w:div w:id="173419110">
      <w:bodyDiv w:val="1"/>
      <w:marLeft w:val="0"/>
      <w:marRight w:val="0"/>
      <w:marTop w:val="0"/>
      <w:marBottom w:val="0"/>
      <w:divBdr>
        <w:top w:val="none" w:sz="0" w:space="0" w:color="auto"/>
        <w:left w:val="none" w:sz="0" w:space="0" w:color="auto"/>
        <w:bottom w:val="none" w:sz="0" w:space="0" w:color="auto"/>
        <w:right w:val="none" w:sz="0" w:space="0" w:color="auto"/>
      </w:divBdr>
    </w:div>
    <w:div w:id="175002395">
      <w:bodyDiv w:val="1"/>
      <w:marLeft w:val="0"/>
      <w:marRight w:val="0"/>
      <w:marTop w:val="0"/>
      <w:marBottom w:val="0"/>
      <w:divBdr>
        <w:top w:val="none" w:sz="0" w:space="0" w:color="auto"/>
        <w:left w:val="none" w:sz="0" w:space="0" w:color="auto"/>
        <w:bottom w:val="none" w:sz="0" w:space="0" w:color="auto"/>
        <w:right w:val="none" w:sz="0" w:space="0" w:color="auto"/>
      </w:divBdr>
    </w:div>
    <w:div w:id="175964568">
      <w:bodyDiv w:val="1"/>
      <w:marLeft w:val="0"/>
      <w:marRight w:val="0"/>
      <w:marTop w:val="0"/>
      <w:marBottom w:val="0"/>
      <w:divBdr>
        <w:top w:val="none" w:sz="0" w:space="0" w:color="auto"/>
        <w:left w:val="none" w:sz="0" w:space="0" w:color="auto"/>
        <w:bottom w:val="none" w:sz="0" w:space="0" w:color="auto"/>
        <w:right w:val="none" w:sz="0" w:space="0" w:color="auto"/>
      </w:divBdr>
    </w:div>
    <w:div w:id="177157878">
      <w:bodyDiv w:val="1"/>
      <w:marLeft w:val="0"/>
      <w:marRight w:val="0"/>
      <w:marTop w:val="0"/>
      <w:marBottom w:val="0"/>
      <w:divBdr>
        <w:top w:val="none" w:sz="0" w:space="0" w:color="auto"/>
        <w:left w:val="none" w:sz="0" w:space="0" w:color="auto"/>
        <w:bottom w:val="none" w:sz="0" w:space="0" w:color="auto"/>
        <w:right w:val="none" w:sz="0" w:space="0" w:color="auto"/>
      </w:divBdr>
    </w:div>
    <w:div w:id="178273175">
      <w:bodyDiv w:val="1"/>
      <w:marLeft w:val="0"/>
      <w:marRight w:val="0"/>
      <w:marTop w:val="0"/>
      <w:marBottom w:val="0"/>
      <w:divBdr>
        <w:top w:val="none" w:sz="0" w:space="0" w:color="auto"/>
        <w:left w:val="none" w:sz="0" w:space="0" w:color="auto"/>
        <w:bottom w:val="none" w:sz="0" w:space="0" w:color="auto"/>
        <w:right w:val="none" w:sz="0" w:space="0" w:color="auto"/>
      </w:divBdr>
    </w:div>
    <w:div w:id="179123193">
      <w:bodyDiv w:val="1"/>
      <w:marLeft w:val="0"/>
      <w:marRight w:val="0"/>
      <w:marTop w:val="0"/>
      <w:marBottom w:val="0"/>
      <w:divBdr>
        <w:top w:val="none" w:sz="0" w:space="0" w:color="auto"/>
        <w:left w:val="none" w:sz="0" w:space="0" w:color="auto"/>
        <w:bottom w:val="none" w:sz="0" w:space="0" w:color="auto"/>
        <w:right w:val="none" w:sz="0" w:space="0" w:color="auto"/>
      </w:divBdr>
    </w:div>
    <w:div w:id="180515635">
      <w:bodyDiv w:val="1"/>
      <w:marLeft w:val="0"/>
      <w:marRight w:val="0"/>
      <w:marTop w:val="0"/>
      <w:marBottom w:val="0"/>
      <w:divBdr>
        <w:top w:val="none" w:sz="0" w:space="0" w:color="auto"/>
        <w:left w:val="none" w:sz="0" w:space="0" w:color="auto"/>
        <w:bottom w:val="none" w:sz="0" w:space="0" w:color="auto"/>
        <w:right w:val="none" w:sz="0" w:space="0" w:color="auto"/>
      </w:divBdr>
    </w:div>
    <w:div w:id="181750972">
      <w:bodyDiv w:val="1"/>
      <w:marLeft w:val="0"/>
      <w:marRight w:val="0"/>
      <w:marTop w:val="0"/>
      <w:marBottom w:val="0"/>
      <w:divBdr>
        <w:top w:val="none" w:sz="0" w:space="0" w:color="auto"/>
        <w:left w:val="none" w:sz="0" w:space="0" w:color="auto"/>
        <w:bottom w:val="none" w:sz="0" w:space="0" w:color="auto"/>
        <w:right w:val="none" w:sz="0" w:space="0" w:color="auto"/>
      </w:divBdr>
    </w:div>
    <w:div w:id="182206351">
      <w:bodyDiv w:val="1"/>
      <w:marLeft w:val="0"/>
      <w:marRight w:val="0"/>
      <w:marTop w:val="0"/>
      <w:marBottom w:val="0"/>
      <w:divBdr>
        <w:top w:val="none" w:sz="0" w:space="0" w:color="auto"/>
        <w:left w:val="none" w:sz="0" w:space="0" w:color="auto"/>
        <w:bottom w:val="none" w:sz="0" w:space="0" w:color="auto"/>
        <w:right w:val="none" w:sz="0" w:space="0" w:color="auto"/>
      </w:divBdr>
    </w:div>
    <w:div w:id="182281062">
      <w:bodyDiv w:val="1"/>
      <w:marLeft w:val="0"/>
      <w:marRight w:val="0"/>
      <w:marTop w:val="0"/>
      <w:marBottom w:val="0"/>
      <w:divBdr>
        <w:top w:val="none" w:sz="0" w:space="0" w:color="auto"/>
        <w:left w:val="none" w:sz="0" w:space="0" w:color="auto"/>
        <w:bottom w:val="none" w:sz="0" w:space="0" w:color="auto"/>
        <w:right w:val="none" w:sz="0" w:space="0" w:color="auto"/>
      </w:divBdr>
    </w:div>
    <w:div w:id="183830455">
      <w:bodyDiv w:val="1"/>
      <w:marLeft w:val="0"/>
      <w:marRight w:val="0"/>
      <w:marTop w:val="0"/>
      <w:marBottom w:val="0"/>
      <w:divBdr>
        <w:top w:val="none" w:sz="0" w:space="0" w:color="auto"/>
        <w:left w:val="none" w:sz="0" w:space="0" w:color="auto"/>
        <w:bottom w:val="none" w:sz="0" w:space="0" w:color="auto"/>
        <w:right w:val="none" w:sz="0" w:space="0" w:color="auto"/>
      </w:divBdr>
    </w:div>
    <w:div w:id="184712767">
      <w:bodyDiv w:val="1"/>
      <w:marLeft w:val="0"/>
      <w:marRight w:val="0"/>
      <w:marTop w:val="0"/>
      <w:marBottom w:val="0"/>
      <w:divBdr>
        <w:top w:val="none" w:sz="0" w:space="0" w:color="auto"/>
        <w:left w:val="none" w:sz="0" w:space="0" w:color="auto"/>
        <w:bottom w:val="none" w:sz="0" w:space="0" w:color="auto"/>
        <w:right w:val="none" w:sz="0" w:space="0" w:color="auto"/>
      </w:divBdr>
    </w:div>
    <w:div w:id="185794721">
      <w:bodyDiv w:val="1"/>
      <w:marLeft w:val="0"/>
      <w:marRight w:val="0"/>
      <w:marTop w:val="0"/>
      <w:marBottom w:val="0"/>
      <w:divBdr>
        <w:top w:val="none" w:sz="0" w:space="0" w:color="auto"/>
        <w:left w:val="none" w:sz="0" w:space="0" w:color="auto"/>
        <w:bottom w:val="none" w:sz="0" w:space="0" w:color="auto"/>
        <w:right w:val="none" w:sz="0" w:space="0" w:color="auto"/>
      </w:divBdr>
    </w:div>
    <w:div w:id="186527454">
      <w:bodyDiv w:val="1"/>
      <w:marLeft w:val="0"/>
      <w:marRight w:val="0"/>
      <w:marTop w:val="0"/>
      <w:marBottom w:val="0"/>
      <w:divBdr>
        <w:top w:val="none" w:sz="0" w:space="0" w:color="auto"/>
        <w:left w:val="none" w:sz="0" w:space="0" w:color="auto"/>
        <w:bottom w:val="none" w:sz="0" w:space="0" w:color="auto"/>
        <w:right w:val="none" w:sz="0" w:space="0" w:color="auto"/>
      </w:divBdr>
    </w:div>
    <w:div w:id="189608446">
      <w:bodyDiv w:val="1"/>
      <w:marLeft w:val="0"/>
      <w:marRight w:val="0"/>
      <w:marTop w:val="0"/>
      <w:marBottom w:val="0"/>
      <w:divBdr>
        <w:top w:val="none" w:sz="0" w:space="0" w:color="auto"/>
        <w:left w:val="none" w:sz="0" w:space="0" w:color="auto"/>
        <w:bottom w:val="none" w:sz="0" w:space="0" w:color="auto"/>
        <w:right w:val="none" w:sz="0" w:space="0" w:color="auto"/>
      </w:divBdr>
    </w:div>
    <w:div w:id="193345867">
      <w:bodyDiv w:val="1"/>
      <w:marLeft w:val="0"/>
      <w:marRight w:val="0"/>
      <w:marTop w:val="0"/>
      <w:marBottom w:val="0"/>
      <w:divBdr>
        <w:top w:val="none" w:sz="0" w:space="0" w:color="auto"/>
        <w:left w:val="none" w:sz="0" w:space="0" w:color="auto"/>
        <w:bottom w:val="none" w:sz="0" w:space="0" w:color="auto"/>
        <w:right w:val="none" w:sz="0" w:space="0" w:color="auto"/>
      </w:divBdr>
    </w:div>
    <w:div w:id="194462220">
      <w:bodyDiv w:val="1"/>
      <w:marLeft w:val="0"/>
      <w:marRight w:val="0"/>
      <w:marTop w:val="0"/>
      <w:marBottom w:val="0"/>
      <w:divBdr>
        <w:top w:val="none" w:sz="0" w:space="0" w:color="auto"/>
        <w:left w:val="none" w:sz="0" w:space="0" w:color="auto"/>
        <w:bottom w:val="none" w:sz="0" w:space="0" w:color="auto"/>
        <w:right w:val="none" w:sz="0" w:space="0" w:color="auto"/>
      </w:divBdr>
    </w:div>
    <w:div w:id="195850778">
      <w:bodyDiv w:val="1"/>
      <w:marLeft w:val="0"/>
      <w:marRight w:val="0"/>
      <w:marTop w:val="0"/>
      <w:marBottom w:val="0"/>
      <w:divBdr>
        <w:top w:val="none" w:sz="0" w:space="0" w:color="auto"/>
        <w:left w:val="none" w:sz="0" w:space="0" w:color="auto"/>
        <w:bottom w:val="none" w:sz="0" w:space="0" w:color="auto"/>
        <w:right w:val="none" w:sz="0" w:space="0" w:color="auto"/>
      </w:divBdr>
    </w:div>
    <w:div w:id="197742197">
      <w:bodyDiv w:val="1"/>
      <w:marLeft w:val="0"/>
      <w:marRight w:val="0"/>
      <w:marTop w:val="0"/>
      <w:marBottom w:val="0"/>
      <w:divBdr>
        <w:top w:val="none" w:sz="0" w:space="0" w:color="auto"/>
        <w:left w:val="none" w:sz="0" w:space="0" w:color="auto"/>
        <w:bottom w:val="none" w:sz="0" w:space="0" w:color="auto"/>
        <w:right w:val="none" w:sz="0" w:space="0" w:color="auto"/>
      </w:divBdr>
    </w:div>
    <w:div w:id="198129080">
      <w:bodyDiv w:val="1"/>
      <w:marLeft w:val="0"/>
      <w:marRight w:val="0"/>
      <w:marTop w:val="0"/>
      <w:marBottom w:val="0"/>
      <w:divBdr>
        <w:top w:val="none" w:sz="0" w:space="0" w:color="auto"/>
        <w:left w:val="none" w:sz="0" w:space="0" w:color="auto"/>
        <w:bottom w:val="none" w:sz="0" w:space="0" w:color="auto"/>
        <w:right w:val="none" w:sz="0" w:space="0" w:color="auto"/>
      </w:divBdr>
    </w:div>
    <w:div w:id="198519432">
      <w:bodyDiv w:val="1"/>
      <w:marLeft w:val="0"/>
      <w:marRight w:val="0"/>
      <w:marTop w:val="0"/>
      <w:marBottom w:val="0"/>
      <w:divBdr>
        <w:top w:val="none" w:sz="0" w:space="0" w:color="auto"/>
        <w:left w:val="none" w:sz="0" w:space="0" w:color="auto"/>
        <w:bottom w:val="none" w:sz="0" w:space="0" w:color="auto"/>
        <w:right w:val="none" w:sz="0" w:space="0" w:color="auto"/>
      </w:divBdr>
    </w:div>
    <w:div w:id="200172590">
      <w:bodyDiv w:val="1"/>
      <w:marLeft w:val="0"/>
      <w:marRight w:val="0"/>
      <w:marTop w:val="0"/>
      <w:marBottom w:val="0"/>
      <w:divBdr>
        <w:top w:val="none" w:sz="0" w:space="0" w:color="auto"/>
        <w:left w:val="none" w:sz="0" w:space="0" w:color="auto"/>
        <w:bottom w:val="none" w:sz="0" w:space="0" w:color="auto"/>
        <w:right w:val="none" w:sz="0" w:space="0" w:color="auto"/>
      </w:divBdr>
    </w:div>
    <w:div w:id="200360488">
      <w:bodyDiv w:val="1"/>
      <w:marLeft w:val="0"/>
      <w:marRight w:val="0"/>
      <w:marTop w:val="0"/>
      <w:marBottom w:val="0"/>
      <w:divBdr>
        <w:top w:val="none" w:sz="0" w:space="0" w:color="auto"/>
        <w:left w:val="none" w:sz="0" w:space="0" w:color="auto"/>
        <w:bottom w:val="none" w:sz="0" w:space="0" w:color="auto"/>
        <w:right w:val="none" w:sz="0" w:space="0" w:color="auto"/>
      </w:divBdr>
    </w:div>
    <w:div w:id="203101467">
      <w:bodyDiv w:val="1"/>
      <w:marLeft w:val="0"/>
      <w:marRight w:val="0"/>
      <w:marTop w:val="0"/>
      <w:marBottom w:val="0"/>
      <w:divBdr>
        <w:top w:val="none" w:sz="0" w:space="0" w:color="auto"/>
        <w:left w:val="none" w:sz="0" w:space="0" w:color="auto"/>
        <w:bottom w:val="none" w:sz="0" w:space="0" w:color="auto"/>
        <w:right w:val="none" w:sz="0" w:space="0" w:color="auto"/>
      </w:divBdr>
    </w:div>
    <w:div w:id="203761080">
      <w:bodyDiv w:val="1"/>
      <w:marLeft w:val="0"/>
      <w:marRight w:val="0"/>
      <w:marTop w:val="0"/>
      <w:marBottom w:val="0"/>
      <w:divBdr>
        <w:top w:val="none" w:sz="0" w:space="0" w:color="auto"/>
        <w:left w:val="none" w:sz="0" w:space="0" w:color="auto"/>
        <w:bottom w:val="none" w:sz="0" w:space="0" w:color="auto"/>
        <w:right w:val="none" w:sz="0" w:space="0" w:color="auto"/>
      </w:divBdr>
    </w:div>
    <w:div w:id="204950318">
      <w:bodyDiv w:val="1"/>
      <w:marLeft w:val="0"/>
      <w:marRight w:val="0"/>
      <w:marTop w:val="0"/>
      <w:marBottom w:val="0"/>
      <w:divBdr>
        <w:top w:val="none" w:sz="0" w:space="0" w:color="auto"/>
        <w:left w:val="none" w:sz="0" w:space="0" w:color="auto"/>
        <w:bottom w:val="none" w:sz="0" w:space="0" w:color="auto"/>
        <w:right w:val="none" w:sz="0" w:space="0" w:color="auto"/>
      </w:divBdr>
    </w:div>
    <w:div w:id="205416319">
      <w:bodyDiv w:val="1"/>
      <w:marLeft w:val="0"/>
      <w:marRight w:val="0"/>
      <w:marTop w:val="0"/>
      <w:marBottom w:val="0"/>
      <w:divBdr>
        <w:top w:val="none" w:sz="0" w:space="0" w:color="auto"/>
        <w:left w:val="none" w:sz="0" w:space="0" w:color="auto"/>
        <w:bottom w:val="none" w:sz="0" w:space="0" w:color="auto"/>
        <w:right w:val="none" w:sz="0" w:space="0" w:color="auto"/>
      </w:divBdr>
    </w:div>
    <w:div w:id="208809092">
      <w:bodyDiv w:val="1"/>
      <w:marLeft w:val="0"/>
      <w:marRight w:val="0"/>
      <w:marTop w:val="0"/>
      <w:marBottom w:val="0"/>
      <w:divBdr>
        <w:top w:val="none" w:sz="0" w:space="0" w:color="auto"/>
        <w:left w:val="none" w:sz="0" w:space="0" w:color="auto"/>
        <w:bottom w:val="none" w:sz="0" w:space="0" w:color="auto"/>
        <w:right w:val="none" w:sz="0" w:space="0" w:color="auto"/>
      </w:divBdr>
    </w:div>
    <w:div w:id="210505417">
      <w:bodyDiv w:val="1"/>
      <w:marLeft w:val="0"/>
      <w:marRight w:val="0"/>
      <w:marTop w:val="0"/>
      <w:marBottom w:val="0"/>
      <w:divBdr>
        <w:top w:val="none" w:sz="0" w:space="0" w:color="auto"/>
        <w:left w:val="none" w:sz="0" w:space="0" w:color="auto"/>
        <w:bottom w:val="none" w:sz="0" w:space="0" w:color="auto"/>
        <w:right w:val="none" w:sz="0" w:space="0" w:color="auto"/>
      </w:divBdr>
    </w:div>
    <w:div w:id="210699043">
      <w:bodyDiv w:val="1"/>
      <w:marLeft w:val="0"/>
      <w:marRight w:val="0"/>
      <w:marTop w:val="0"/>
      <w:marBottom w:val="0"/>
      <w:divBdr>
        <w:top w:val="none" w:sz="0" w:space="0" w:color="auto"/>
        <w:left w:val="none" w:sz="0" w:space="0" w:color="auto"/>
        <w:bottom w:val="none" w:sz="0" w:space="0" w:color="auto"/>
        <w:right w:val="none" w:sz="0" w:space="0" w:color="auto"/>
      </w:divBdr>
    </w:div>
    <w:div w:id="212618613">
      <w:bodyDiv w:val="1"/>
      <w:marLeft w:val="0"/>
      <w:marRight w:val="0"/>
      <w:marTop w:val="0"/>
      <w:marBottom w:val="0"/>
      <w:divBdr>
        <w:top w:val="none" w:sz="0" w:space="0" w:color="auto"/>
        <w:left w:val="none" w:sz="0" w:space="0" w:color="auto"/>
        <w:bottom w:val="none" w:sz="0" w:space="0" w:color="auto"/>
        <w:right w:val="none" w:sz="0" w:space="0" w:color="auto"/>
      </w:divBdr>
    </w:div>
    <w:div w:id="216212846">
      <w:bodyDiv w:val="1"/>
      <w:marLeft w:val="0"/>
      <w:marRight w:val="0"/>
      <w:marTop w:val="0"/>
      <w:marBottom w:val="0"/>
      <w:divBdr>
        <w:top w:val="none" w:sz="0" w:space="0" w:color="auto"/>
        <w:left w:val="none" w:sz="0" w:space="0" w:color="auto"/>
        <w:bottom w:val="none" w:sz="0" w:space="0" w:color="auto"/>
        <w:right w:val="none" w:sz="0" w:space="0" w:color="auto"/>
      </w:divBdr>
    </w:div>
    <w:div w:id="217981717">
      <w:bodyDiv w:val="1"/>
      <w:marLeft w:val="0"/>
      <w:marRight w:val="0"/>
      <w:marTop w:val="0"/>
      <w:marBottom w:val="0"/>
      <w:divBdr>
        <w:top w:val="none" w:sz="0" w:space="0" w:color="auto"/>
        <w:left w:val="none" w:sz="0" w:space="0" w:color="auto"/>
        <w:bottom w:val="none" w:sz="0" w:space="0" w:color="auto"/>
        <w:right w:val="none" w:sz="0" w:space="0" w:color="auto"/>
      </w:divBdr>
    </w:div>
    <w:div w:id="218640053">
      <w:bodyDiv w:val="1"/>
      <w:marLeft w:val="0"/>
      <w:marRight w:val="0"/>
      <w:marTop w:val="0"/>
      <w:marBottom w:val="0"/>
      <w:divBdr>
        <w:top w:val="none" w:sz="0" w:space="0" w:color="auto"/>
        <w:left w:val="none" w:sz="0" w:space="0" w:color="auto"/>
        <w:bottom w:val="none" w:sz="0" w:space="0" w:color="auto"/>
        <w:right w:val="none" w:sz="0" w:space="0" w:color="auto"/>
      </w:divBdr>
    </w:div>
    <w:div w:id="218983235">
      <w:bodyDiv w:val="1"/>
      <w:marLeft w:val="0"/>
      <w:marRight w:val="0"/>
      <w:marTop w:val="0"/>
      <w:marBottom w:val="0"/>
      <w:divBdr>
        <w:top w:val="none" w:sz="0" w:space="0" w:color="auto"/>
        <w:left w:val="none" w:sz="0" w:space="0" w:color="auto"/>
        <w:bottom w:val="none" w:sz="0" w:space="0" w:color="auto"/>
        <w:right w:val="none" w:sz="0" w:space="0" w:color="auto"/>
      </w:divBdr>
    </w:div>
    <w:div w:id="219950995">
      <w:bodyDiv w:val="1"/>
      <w:marLeft w:val="0"/>
      <w:marRight w:val="0"/>
      <w:marTop w:val="0"/>
      <w:marBottom w:val="0"/>
      <w:divBdr>
        <w:top w:val="none" w:sz="0" w:space="0" w:color="auto"/>
        <w:left w:val="none" w:sz="0" w:space="0" w:color="auto"/>
        <w:bottom w:val="none" w:sz="0" w:space="0" w:color="auto"/>
        <w:right w:val="none" w:sz="0" w:space="0" w:color="auto"/>
      </w:divBdr>
    </w:div>
    <w:div w:id="220217556">
      <w:bodyDiv w:val="1"/>
      <w:marLeft w:val="0"/>
      <w:marRight w:val="0"/>
      <w:marTop w:val="0"/>
      <w:marBottom w:val="0"/>
      <w:divBdr>
        <w:top w:val="none" w:sz="0" w:space="0" w:color="auto"/>
        <w:left w:val="none" w:sz="0" w:space="0" w:color="auto"/>
        <w:bottom w:val="none" w:sz="0" w:space="0" w:color="auto"/>
        <w:right w:val="none" w:sz="0" w:space="0" w:color="auto"/>
      </w:divBdr>
    </w:div>
    <w:div w:id="220482670">
      <w:bodyDiv w:val="1"/>
      <w:marLeft w:val="0"/>
      <w:marRight w:val="0"/>
      <w:marTop w:val="0"/>
      <w:marBottom w:val="0"/>
      <w:divBdr>
        <w:top w:val="none" w:sz="0" w:space="0" w:color="auto"/>
        <w:left w:val="none" w:sz="0" w:space="0" w:color="auto"/>
        <w:bottom w:val="none" w:sz="0" w:space="0" w:color="auto"/>
        <w:right w:val="none" w:sz="0" w:space="0" w:color="auto"/>
      </w:divBdr>
    </w:div>
    <w:div w:id="221257508">
      <w:bodyDiv w:val="1"/>
      <w:marLeft w:val="0"/>
      <w:marRight w:val="0"/>
      <w:marTop w:val="0"/>
      <w:marBottom w:val="0"/>
      <w:divBdr>
        <w:top w:val="none" w:sz="0" w:space="0" w:color="auto"/>
        <w:left w:val="none" w:sz="0" w:space="0" w:color="auto"/>
        <w:bottom w:val="none" w:sz="0" w:space="0" w:color="auto"/>
        <w:right w:val="none" w:sz="0" w:space="0" w:color="auto"/>
      </w:divBdr>
    </w:div>
    <w:div w:id="221871998">
      <w:bodyDiv w:val="1"/>
      <w:marLeft w:val="0"/>
      <w:marRight w:val="0"/>
      <w:marTop w:val="0"/>
      <w:marBottom w:val="0"/>
      <w:divBdr>
        <w:top w:val="none" w:sz="0" w:space="0" w:color="auto"/>
        <w:left w:val="none" w:sz="0" w:space="0" w:color="auto"/>
        <w:bottom w:val="none" w:sz="0" w:space="0" w:color="auto"/>
        <w:right w:val="none" w:sz="0" w:space="0" w:color="auto"/>
      </w:divBdr>
    </w:div>
    <w:div w:id="222329259">
      <w:bodyDiv w:val="1"/>
      <w:marLeft w:val="0"/>
      <w:marRight w:val="0"/>
      <w:marTop w:val="0"/>
      <w:marBottom w:val="0"/>
      <w:divBdr>
        <w:top w:val="none" w:sz="0" w:space="0" w:color="auto"/>
        <w:left w:val="none" w:sz="0" w:space="0" w:color="auto"/>
        <w:bottom w:val="none" w:sz="0" w:space="0" w:color="auto"/>
        <w:right w:val="none" w:sz="0" w:space="0" w:color="auto"/>
      </w:divBdr>
    </w:div>
    <w:div w:id="223106777">
      <w:bodyDiv w:val="1"/>
      <w:marLeft w:val="0"/>
      <w:marRight w:val="0"/>
      <w:marTop w:val="0"/>
      <w:marBottom w:val="0"/>
      <w:divBdr>
        <w:top w:val="none" w:sz="0" w:space="0" w:color="auto"/>
        <w:left w:val="none" w:sz="0" w:space="0" w:color="auto"/>
        <w:bottom w:val="none" w:sz="0" w:space="0" w:color="auto"/>
        <w:right w:val="none" w:sz="0" w:space="0" w:color="auto"/>
      </w:divBdr>
    </w:div>
    <w:div w:id="223220082">
      <w:bodyDiv w:val="1"/>
      <w:marLeft w:val="0"/>
      <w:marRight w:val="0"/>
      <w:marTop w:val="0"/>
      <w:marBottom w:val="0"/>
      <w:divBdr>
        <w:top w:val="none" w:sz="0" w:space="0" w:color="auto"/>
        <w:left w:val="none" w:sz="0" w:space="0" w:color="auto"/>
        <w:bottom w:val="none" w:sz="0" w:space="0" w:color="auto"/>
        <w:right w:val="none" w:sz="0" w:space="0" w:color="auto"/>
      </w:divBdr>
    </w:div>
    <w:div w:id="224528871">
      <w:bodyDiv w:val="1"/>
      <w:marLeft w:val="0"/>
      <w:marRight w:val="0"/>
      <w:marTop w:val="0"/>
      <w:marBottom w:val="0"/>
      <w:divBdr>
        <w:top w:val="none" w:sz="0" w:space="0" w:color="auto"/>
        <w:left w:val="none" w:sz="0" w:space="0" w:color="auto"/>
        <w:bottom w:val="none" w:sz="0" w:space="0" w:color="auto"/>
        <w:right w:val="none" w:sz="0" w:space="0" w:color="auto"/>
      </w:divBdr>
    </w:div>
    <w:div w:id="224997307">
      <w:bodyDiv w:val="1"/>
      <w:marLeft w:val="0"/>
      <w:marRight w:val="0"/>
      <w:marTop w:val="0"/>
      <w:marBottom w:val="0"/>
      <w:divBdr>
        <w:top w:val="none" w:sz="0" w:space="0" w:color="auto"/>
        <w:left w:val="none" w:sz="0" w:space="0" w:color="auto"/>
        <w:bottom w:val="none" w:sz="0" w:space="0" w:color="auto"/>
        <w:right w:val="none" w:sz="0" w:space="0" w:color="auto"/>
      </w:divBdr>
    </w:div>
    <w:div w:id="225184082">
      <w:bodyDiv w:val="1"/>
      <w:marLeft w:val="0"/>
      <w:marRight w:val="0"/>
      <w:marTop w:val="0"/>
      <w:marBottom w:val="0"/>
      <w:divBdr>
        <w:top w:val="none" w:sz="0" w:space="0" w:color="auto"/>
        <w:left w:val="none" w:sz="0" w:space="0" w:color="auto"/>
        <w:bottom w:val="none" w:sz="0" w:space="0" w:color="auto"/>
        <w:right w:val="none" w:sz="0" w:space="0" w:color="auto"/>
      </w:divBdr>
    </w:div>
    <w:div w:id="227348943">
      <w:bodyDiv w:val="1"/>
      <w:marLeft w:val="0"/>
      <w:marRight w:val="0"/>
      <w:marTop w:val="0"/>
      <w:marBottom w:val="0"/>
      <w:divBdr>
        <w:top w:val="none" w:sz="0" w:space="0" w:color="auto"/>
        <w:left w:val="none" w:sz="0" w:space="0" w:color="auto"/>
        <w:bottom w:val="none" w:sz="0" w:space="0" w:color="auto"/>
        <w:right w:val="none" w:sz="0" w:space="0" w:color="auto"/>
      </w:divBdr>
    </w:div>
    <w:div w:id="228270074">
      <w:bodyDiv w:val="1"/>
      <w:marLeft w:val="0"/>
      <w:marRight w:val="0"/>
      <w:marTop w:val="0"/>
      <w:marBottom w:val="0"/>
      <w:divBdr>
        <w:top w:val="none" w:sz="0" w:space="0" w:color="auto"/>
        <w:left w:val="none" w:sz="0" w:space="0" w:color="auto"/>
        <w:bottom w:val="none" w:sz="0" w:space="0" w:color="auto"/>
        <w:right w:val="none" w:sz="0" w:space="0" w:color="auto"/>
      </w:divBdr>
    </w:div>
    <w:div w:id="230892574">
      <w:bodyDiv w:val="1"/>
      <w:marLeft w:val="0"/>
      <w:marRight w:val="0"/>
      <w:marTop w:val="0"/>
      <w:marBottom w:val="0"/>
      <w:divBdr>
        <w:top w:val="none" w:sz="0" w:space="0" w:color="auto"/>
        <w:left w:val="none" w:sz="0" w:space="0" w:color="auto"/>
        <w:bottom w:val="none" w:sz="0" w:space="0" w:color="auto"/>
        <w:right w:val="none" w:sz="0" w:space="0" w:color="auto"/>
      </w:divBdr>
    </w:div>
    <w:div w:id="232934641">
      <w:bodyDiv w:val="1"/>
      <w:marLeft w:val="0"/>
      <w:marRight w:val="0"/>
      <w:marTop w:val="0"/>
      <w:marBottom w:val="0"/>
      <w:divBdr>
        <w:top w:val="none" w:sz="0" w:space="0" w:color="auto"/>
        <w:left w:val="none" w:sz="0" w:space="0" w:color="auto"/>
        <w:bottom w:val="none" w:sz="0" w:space="0" w:color="auto"/>
        <w:right w:val="none" w:sz="0" w:space="0" w:color="auto"/>
      </w:divBdr>
    </w:div>
    <w:div w:id="233855836">
      <w:bodyDiv w:val="1"/>
      <w:marLeft w:val="0"/>
      <w:marRight w:val="0"/>
      <w:marTop w:val="0"/>
      <w:marBottom w:val="0"/>
      <w:divBdr>
        <w:top w:val="none" w:sz="0" w:space="0" w:color="auto"/>
        <w:left w:val="none" w:sz="0" w:space="0" w:color="auto"/>
        <w:bottom w:val="none" w:sz="0" w:space="0" w:color="auto"/>
        <w:right w:val="none" w:sz="0" w:space="0" w:color="auto"/>
      </w:divBdr>
    </w:div>
    <w:div w:id="236786728">
      <w:bodyDiv w:val="1"/>
      <w:marLeft w:val="0"/>
      <w:marRight w:val="0"/>
      <w:marTop w:val="0"/>
      <w:marBottom w:val="0"/>
      <w:divBdr>
        <w:top w:val="none" w:sz="0" w:space="0" w:color="auto"/>
        <w:left w:val="none" w:sz="0" w:space="0" w:color="auto"/>
        <w:bottom w:val="none" w:sz="0" w:space="0" w:color="auto"/>
        <w:right w:val="none" w:sz="0" w:space="0" w:color="auto"/>
      </w:divBdr>
    </w:div>
    <w:div w:id="238757986">
      <w:bodyDiv w:val="1"/>
      <w:marLeft w:val="0"/>
      <w:marRight w:val="0"/>
      <w:marTop w:val="0"/>
      <w:marBottom w:val="0"/>
      <w:divBdr>
        <w:top w:val="none" w:sz="0" w:space="0" w:color="auto"/>
        <w:left w:val="none" w:sz="0" w:space="0" w:color="auto"/>
        <w:bottom w:val="none" w:sz="0" w:space="0" w:color="auto"/>
        <w:right w:val="none" w:sz="0" w:space="0" w:color="auto"/>
      </w:divBdr>
    </w:div>
    <w:div w:id="242028158">
      <w:bodyDiv w:val="1"/>
      <w:marLeft w:val="0"/>
      <w:marRight w:val="0"/>
      <w:marTop w:val="0"/>
      <w:marBottom w:val="0"/>
      <w:divBdr>
        <w:top w:val="none" w:sz="0" w:space="0" w:color="auto"/>
        <w:left w:val="none" w:sz="0" w:space="0" w:color="auto"/>
        <w:bottom w:val="none" w:sz="0" w:space="0" w:color="auto"/>
        <w:right w:val="none" w:sz="0" w:space="0" w:color="auto"/>
      </w:divBdr>
    </w:div>
    <w:div w:id="242571274">
      <w:bodyDiv w:val="1"/>
      <w:marLeft w:val="0"/>
      <w:marRight w:val="0"/>
      <w:marTop w:val="0"/>
      <w:marBottom w:val="0"/>
      <w:divBdr>
        <w:top w:val="none" w:sz="0" w:space="0" w:color="auto"/>
        <w:left w:val="none" w:sz="0" w:space="0" w:color="auto"/>
        <w:bottom w:val="none" w:sz="0" w:space="0" w:color="auto"/>
        <w:right w:val="none" w:sz="0" w:space="0" w:color="auto"/>
      </w:divBdr>
    </w:div>
    <w:div w:id="245768331">
      <w:bodyDiv w:val="1"/>
      <w:marLeft w:val="0"/>
      <w:marRight w:val="0"/>
      <w:marTop w:val="0"/>
      <w:marBottom w:val="0"/>
      <w:divBdr>
        <w:top w:val="none" w:sz="0" w:space="0" w:color="auto"/>
        <w:left w:val="none" w:sz="0" w:space="0" w:color="auto"/>
        <w:bottom w:val="none" w:sz="0" w:space="0" w:color="auto"/>
        <w:right w:val="none" w:sz="0" w:space="0" w:color="auto"/>
      </w:divBdr>
    </w:div>
    <w:div w:id="248580374">
      <w:bodyDiv w:val="1"/>
      <w:marLeft w:val="0"/>
      <w:marRight w:val="0"/>
      <w:marTop w:val="0"/>
      <w:marBottom w:val="0"/>
      <w:divBdr>
        <w:top w:val="none" w:sz="0" w:space="0" w:color="auto"/>
        <w:left w:val="none" w:sz="0" w:space="0" w:color="auto"/>
        <w:bottom w:val="none" w:sz="0" w:space="0" w:color="auto"/>
        <w:right w:val="none" w:sz="0" w:space="0" w:color="auto"/>
      </w:divBdr>
    </w:div>
    <w:div w:id="249848859">
      <w:bodyDiv w:val="1"/>
      <w:marLeft w:val="0"/>
      <w:marRight w:val="0"/>
      <w:marTop w:val="0"/>
      <w:marBottom w:val="0"/>
      <w:divBdr>
        <w:top w:val="none" w:sz="0" w:space="0" w:color="auto"/>
        <w:left w:val="none" w:sz="0" w:space="0" w:color="auto"/>
        <w:bottom w:val="none" w:sz="0" w:space="0" w:color="auto"/>
        <w:right w:val="none" w:sz="0" w:space="0" w:color="auto"/>
      </w:divBdr>
    </w:div>
    <w:div w:id="249968061">
      <w:bodyDiv w:val="1"/>
      <w:marLeft w:val="0"/>
      <w:marRight w:val="0"/>
      <w:marTop w:val="0"/>
      <w:marBottom w:val="0"/>
      <w:divBdr>
        <w:top w:val="none" w:sz="0" w:space="0" w:color="auto"/>
        <w:left w:val="none" w:sz="0" w:space="0" w:color="auto"/>
        <w:bottom w:val="none" w:sz="0" w:space="0" w:color="auto"/>
        <w:right w:val="none" w:sz="0" w:space="0" w:color="auto"/>
      </w:divBdr>
    </w:div>
    <w:div w:id="251279373">
      <w:bodyDiv w:val="1"/>
      <w:marLeft w:val="0"/>
      <w:marRight w:val="0"/>
      <w:marTop w:val="0"/>
      <w:marBottom w:val="0"/>
      <w:divBdr>
        <w:top w:val="none" w:sz="0" w:space="0" w:color="auto"/>
        <w:left w:val="none" w:sz="0" w:space="0" w:color="auto"/>
        <w:bottom w:val="none" w:sz="0" w:space="0" w:color="auto"/>
        <w:right w:val="none" w:sz="0" w:space="0" w:color="auto"/>
      </w:divBdr>
    </w:div>
    <w:div w:id="252711432">
      <w:bodyDiv w:val="1"/>
      <w:marLeft w:val="0"/>
      <w:marRight w:val="0"/>
      <w:marTop w:val="0"/>
      <w:marBottom w:val="0"/>
      <w:divBdr>
        <w:top w:val="none" w:sz="0" w:space="0" w:color="auto"/>
        <w:left w:val="none" w:sz="0" w:space="0" w:color="auto"/>
        <w:bottom w:val="none" w:sz="0" w:space="0" w:color="auto"/>
        <w:right w:val="none" w:sz="0" w:space="0" w:color="auto"/>
      </w:divBdr>
    </w:div>
    <w:div w:id="253050543">
      <w:bodyDiv w:val="1"/>
      <w:marLeft w:val="0"/>
      <w:marRight w:val="0"/>
      <w:marTop w:val="0"/>
      <w:marBottom w:val="0"/>
      <w:divBdr>
        <w:top w:val="none" w:sz="0" w:space="0" w:color="auto"/>
        <w:left w:val="none" w:sz="0" w:space="0" w:color="auto"/>
        <w:bottom w:val="none" w:sz="0" w:space="0" w:color="auto"/>
        <w:right w:val="none" w:sz="0" w:space="0" w:color="auto"/>
      </w:divBdr>
    </w:div>
    <w:div w:id="254553809">
      <w:bodyDiv w:val="1"/>
      <w:marLeft w:val="0"/>
      <w:marRight w:val="0"/>
      <w:marTop w:val="0"/>
      <w:marBottom w:val="0"/>
      <w:divBdr>
        <w:top w:val="none" w:sz="0" w:space="0" w:color="auto"/>
        <w:left w:val="none" w:sz="0" w:space="0" w:color="auto"/>
        <w:bottom w:val="none" w:sz="0" w:space="0" w:color="auto"/>
        <w:right w:val="none" w:sz="0" w:space="0" w:color="auto"/>
      </w:divBdr>
    </w:div>
    <w:div w:id="254635291">
      <w:bodyDiv w:val="1"/>
      <w:marLeft w:val="0"/>
      <w:marRight w:val="0"/>
      <w:marTop w:val="0"/>
      <w:marBottom w:val="0"/>
      <w:divBdr>
        <w:top w:val="none" w:sz="0" w:space="0" w:color="auto"/>
        <w:left w:val="none" w:sz="0" w:space="0" w:color="auto"/>
        <w:bottom w:val="none" w:sz="0" w:space="0" w:color="auto"/>
        <w:right w:val="none" w:sz="0" w:space="0" w:color="auto"/>
      </w:divBdr>
    </w:div>
    <w:div w:id="254944737">
      <w:bodyDiv w:val="1"/>
      <w:marLeft w:val="0"/>
      <w:marRight w:val="0"/>
      <w:marTop w:val="0"/>
      <w:marBottom w:val="0"/>
      <w:divBdr>
        <w:top w:val="none" w:sz="0" w:space="0" w:color="auto"/>
        <w:left w:val="none" w:sz="0" w:space="0" w:color="auto"/>
        <w:bottom w:val="none" w:sz="0" w:space="0" w:color="auto"/>
        <w:right w:val="none" w:sz="0" w:space="0" w:color="auto"/>
      </w:divBdr>
    </w:div>
    <w:div w:id="256181341">
      <w:bodyDiv w:val="1"/>
      <w:marLeft w:val="0"/>
      <w:marRight w:val="0"/>
      <w:marTop w:val="0"/>
      <w:marBottom w:val="0"/>
      <w:divBdr>
        <w:top w:val="none" w:sz="0" w:space="0" w:color="auto"/>
        <w:left w:val="none" w:sz="0" w:space="0" w:color="auto"/>
        <w:bottom w:val="none" w:sz="0" w:space="0" w:color="auto"/>
        <w:right w:val="none" w:sz="0" w:space="0" w:color="auto"/>
      </w:divBdr>
    </w:div>
    <w:div w:id="256793414">
      <w:bodyDiv w:val="1"/>
      <w:marLeft w:val="0"/>
      <w:marRight w:val="0"/>
      <w:marTop w:val="0"/>
      <w:marBottom w:val="0"/>
      <w:divBdr>
        <w:top w:val="none" w:sz="0" w:space="0" w:color="auto"/>
        <w:left w:val="none" w:sz="0" w:space="0" w:color="auto"/>
        <w:bottom w:val="none" w:sz="0" w:space="0" w:color="auto"/>
        <w:right w:val="none" w:sz="0" w:space="0" w:color="auto"/>
      </w:divBdr>
    </w:div>
    <w:div w:id="257444796">
      <w:bodyDiv w:val="1"/>
      <w:marLeft w:val="0"/>
      <w:marRight w:val="0"/>
      <w:marTop w:val="0"/>
      <w:marBottom w:val="0"/>
      <w:divBdr>
        <w:top w:val="none" w:sz="0" w:space="0" w:color="auto"/>
        <w:left w:val="none" w:sz="0" w:space="0" w:color="auto"/>
        <w:bottom w:val="none" w:sz="0" w:space="0" w:color="auto"/>
        <w:right w:val="none" w:sz="0" w:space="0" w:color="auto"/>
      </w:divBdr>
    </w:div>
    <w:div w:id="258566032">
      <w:bodyDiv w:val="1"/>
      <w:marLeft w:val="0"/>
      <w:marRight w:val="0"/>
      <w:marTop w:val="0"/>
      <w:marBottom w:val="0"/>
      <w:divBdr>
        <w:top w:val="none" w:sz="0" w:space="0" w:color="auto"/>
        <w:left w:val="none" w:sz="0" w:space="0" w:color="auto"/>
        <w:bottom w:val="none" w:sz="0" w:space="0" w:color="auto"/>
        <w:right w:val="none" w:sz="0" w:space="0" w:color="auto"/>
      </w:divBdr>
    </w:div>
    <w:div w:id="260069532">
      <w:bodyDiv w:val="1"/>
      <w:marLeft w:val="0"/>
      <w:marRight w:val="0"/>
      <w:marTop w:val="0"/>
      <w:marBottom w:val="0"/>
      <w:divBdr>
        <w:top w:val="none" w:sz="0" w:space="0" w:color="auto"/>
        <w:left w:val="none" w:sz="0" w:space="0" w:color="auto"/>
        <w:bottom w:val="none" w:sz="0" w:space="0" w:color="auto"/>
        <w:right w:val="none" w:sz="0" w:space="0" w:color="auto"/>
      </w:divBdr>
    </w:div>
    <w:div w:id="262231019">
      <w:bodyDiv w:val="1"/>
      <w:marLeft w:val="0"/>
      <w:marRight w:val="0"/>
      <w:marTop w:val="0"/>
      <w:marBottom w:val="0"/>
      <w:divBdr>
        <w:top w:val="none" w:sz="0" w:space="0" w:color="auto"/>
        <w:left w:val="none" w:sz="0" w:space="0" w:color="auto"/>
        <w:bottom w:val="none" w:sz="0" w:space="0" w:color="auto"/>
        <w:right w:val="none" w:sz="0" w:space="0" w:color="auto"/>
      </w:divBdr>
    </w:div>
    <w:div w:id="262420710">
      <w:bodyDiv w:val="1"/>
      <w:marLeft w:val="0"/>
      <w:marRight w:val="0"/>
      <w:marTop w:val="0"/>
      <w:marBottom w:val="0"/>
      <w:divBdr>
        <w:top w:val="none" w:sz="0" w:space="0" w:color="auto"/>
        <w:left w:val="none" w:sz="0" w:space="0" w:color="auto"/>
        <w:bottom w:val="none" w:sz="0" w:space="0" w:color="auto"/>
        <w:right w:val="none" w:sz="0" w:space="0" w:color="auto"/>
      </w:divBdr>
    </w:div>
    <w:div w:id="262688102">
      <w:bodyDiv w:val="1"/>
      <w:marLeft w:val="0"/>
      <w:marRight w:val="0"/>
      <w:marTop w:val="0"/>
      <w:marBottom w:val="0"/>
      <w:divBdr>
        <w:top w:val="none" w:sz="0" w:space="0" w:color="auto"/>
        <w:left w:val="none" w:sz="0" w:space="0" w:color="auto"/>
        <w:bottom w:val="none" w:sz="0" w:space="0" w:color="auto"/>
        <w:right w:val="none" w:sz="0" w:space="0" w:color="auto"/>
      </w:divBdr>
    </w:div>
    <w:div w:id="262691337">
      <w:bodyDiv w:val="1"/>
      <w:marLeft w:val="0"/>
      <w:marRight w:val="0"/>
      <w:marTop w:val="0"/>
      <w:marBottom w:val="0"/>
      <w:divBdr>
        <w:top w:val="none" w:sz="0" w:space="0" w:color="auto"/>
        <w:left w:val="none" w:sz="0" w:space="0" w:color="auto"/>
        <w:bottom w:val="none" w:sz="0" w:space="0" w:color="auto"/>
        <w:right w:val="none" w:sz="0" w:space="0" w:color="auto"/>
      </w:divBdr>
    </w:div>
    <w:div w:id="263001562">
      <w:bodyDiv w:val="1"/>
      <w:marLeft w:val="0"/>
      <w:marRight w:val="0"/>
      <w:marTop w:val="0"/>
      <w:marBottom w:val="0"/>
      <w:divBdr>
        <w:top w:val="none" w:sz="0" w:space="0" w:color="auto"/>
        <w:left w:val="none" w:sz="0" w:space="0" w:color="auto"/>
        <w:bottom w:val="none" w:sz="0" w:space="0" w:color="auto"/>
        <w:right w:val="none" w:sz="0" w:space="0" w:color="auto"/>
      </w:divBdr>
    </w:div>
    <w:div w:id="263149500">
      <w:bodyDiv w:val="1"/>
      <w:marLeft w:val="0"/>
      <w:marRight w:val="0"/>
      <w:marTop w:val="0"/>
      <w:marBottom w:val="0"/>
      <w:divBdr>
        <w:top w:val="none" w:sz="0" w:space="0" w:color="auto"/>
        <w:left w:val="none" w:sz="0" w:space="0" w:color="auto"/>
        <w:bottom w:val="none" w:sz="0" w:space="0" w:color="auto"/>
        <w:right w:val="none" w:sz="0" w:space="0" w:color="auto"/>
      </w:divBdr>
    </w:div>
    <w:div w:id="263998748">
      <w:bodyDiv w:val="1"/>
      <w:marLeft w:val="0"/>
      <w:marRight w:val="0"/>
      <w:marTop w:val="0"/>
      <w:marBottom w:val="0"/>
      <w:divBdr>
        <w:top w:val="none" w:sz="0" w:space="0" w:color="auto"/>
        <w:left w:val="none" w:sz="0" w:space="0" w:color="auto"/>
        <w:bottom w:val="none" w:sz="0" w:space="0" w:color="auto"/>
        <w:right w:val="none" w:sz="0" w:space="0" w:color="auto"/>
      </w:divBdr>
    </w:div>
    <w:div w:id="264390538">
      <w:bodyDiv w:val="1"/>
      <w:marLeft w:val="0"/>
      <w:marRight w:val="0"/>
      <w:marTop w:val="0"/>
      <w:marBottom w:val="0"/>
      <w:divBdr>
        <w:top w:val="none" w:sz="0" w:space="0" w:color="auto"/>
        <w:left w:val="none" w:sz="0" w:space="0" w:color="auto"/>
        <w:bottom w:val="none" w:sz="0" w:space="0" w:color="auto"/>
        <w:right w:val="none" w:sz="0" w:space="0" w:color="auto"/>
      </w:divBdr>
    </w:div>
    <w:div w:id="264851853">
      <w:bodyDiv w:val="1"/>
      <w:marLeft w:val="0"/>
      <w:marRight w:val="0"/>
      <w:marTop w:val="0"/>
      <w:marBottom w:val="0"/>
      <w:divBdr>
        <w:top w:val="none" w:sz="0" w:space="0" w:color="auto"/>
        <w:left w:val="none" w:sz="0" w:space="0" w:color="auto"/>
        <w:bottom w:val="none" w:sz="0" w:space="0" w:color="auto"/>
        <w:right w:val="none" w:sz="0" w:space="0" w:color="auto"/>
      </w:divBdr>
    </w:div>
    <w:div w:id="267587084">
      <w:bodyDiv w:val="1"/>
      <w:marLeft w:val="0"/>
      <w:marRight w:val="0"/>
      <w:marTop w:val="0"/>
      <w:marBottom w:val="0"/>
      <w:divBdr>
        <w:top w:val="none" w:sz="0" w:space="0" w:color="auto"/>
        <w:left w:val="none" w:sz="0" w:space="0" w:color="auto"/>
        <w:bottom w:val="none" w:sz="0" w:space="0" w:color="auto"/>
        <w:right w:val="none" w:sz="0" w:space="0" w:color="auto"/>
      </w:divBdr>
    </w:div>
    <w:div w:id="268004552">
      <w:bodyDiv w:val="1"/>
      <w:marLeft w:val="0"/>
      <w:marRight w:val="0"/>
      <w:marTop w:val="0"/>
      <w:marBottom w:val="0"/>
      <w:divBdr>
        <w:top w:val="none" w:sz="0" w:space="0" w:color="auto"/>
        <w:left w:val="none" w:sz="0" w:space="0" w:color="auto"/>
        <w:bottom w:val="none" w:sz="0" w:space="0" w:color="auto"/>
        <w:right w:val="none" w:sz="0" w:space="0" w:color="auto"/>
      </w:divBdr>
    </w:div>
    <w:div w:id="272713045">
      <w:bodyDiv w:val="1"/>
      <w:marLeft w:val="0"/>
      <w:marRight w:val="0"/>
      <w:marTop w:val="0"/>
      <w:marBottom w:val="0"/>
      <w:divBdr>
        <w:top w:val="none" w:sz="0" w:space="0" w:color="auto"/>
        <w:left w:val="none" w:sz="0" w:space="0" w:color="auto"/>
        <w:bottom w:val="none" w:sz="0" w:space="0" w:color="auto"/>
        <w:right w:val="none" w:sz="0" w:space="0" w:color="auto"/>
      </w:divBdr>
    </w:div>
    <w:div w:id="272830508">
      <w:bodyDiv w:val="1"/>
      <w:marLeft w:val="0"/>
      <w:marRight w:val="0"/>
      <w:marTop w:val="0"/>
      <w:marBottom w:val="0"/>
      <w:divBdr>
        <w:top w:val="none" w:sz="0" w:space="0" w:color="auto"/>
        <w:left w:val="none" w:sz="0" w:space="0" w:color="auto"/>
        <w:bottom w:val="none" w:sz="0" w:space="0" w:color="auto"/>
        <w:right w:val="none" w:sz="0" w:space="0" w:color="auto"/>
      </w:divBdr>
    </w:div>
    <w:div w:id="274411128">
      <w:bodyDiv w:val="1"/>
      <w:marLeft w:val="0"/>
      <w:marRight w:val="0"/>
      <w:marTop w:val="0"/>
      <w:marBottom w:val="0"/>
      <w:divBdr>
        <w:top w:val="none" w:sz="0" w:space="0" w:color="auto"/>
        <w:left w:val="none" w:sz="0" w:space="0" w:color="auto"/>
        <w:bottom w:val="none" w:sz="0" w:space="0" w:color="auto"/>
        <w:right w:val="none" w:sz="0" w:space="0" w:color="auto"/>
      </w:divBdr>
    </w:div>
    <w:div w:id="277105343">
      <w:bodyDiv w:val="1"/>
      <w:marLeft w:val="0"/>
      <w:marRight w:val="0"/>
      <w:marTop w:val="0"/>
      <w:marBottom w:val="0"/>
      <w:divBdr>
        <w:top w:val="none" w:sz="0" w:space="0" w:color="auto"/>
        <w:left w:val="none" w:sz="0" w:space="0" w:color="auto"/>
        <w:bottom w:val="none" w:sz="0" w:space="0" w:color="auto"/>
        <w:right w:val="none" w:sz="0" w:space="0" w:color="auto"/>
      </w:divBdr>
    </w:div>
    <w:div w:id="278923823">
      <w:bodyDiv w:val="1"/>
      <w:marLeft w:val="0"/>
      <w:marRight w:val="0"/>
      <w:marTop w:val="0"/>
      <w:marBottom w:val="0"/>
      <w:divBdr>
        <w:top w:val="none" w:sz="0" w:space="0" w:color="auto"/>
        <w:left w:val="none" w:sz="0" w:space="0" w:color="auto"/>
        <w:bottom w:val="none" w:sz="0" w:space="0" w:color="auto"/>
        <w:right w:val="none" w:sz="0" w:space="0" w:color="auto"/>
      </w:divBdr>
    </w:div>
    <w:div w:id="281545246">
      <w:bodyDiv w:val="1"/>
      <w:marLeft w:val="0"/>
      <w:marRight w:val="0"/>
      <w:marTop w:val="0"/>
      <w:marBottom w:val="0"/>
      <w:divBdr>
        <w:top w:val="none" w:sz="0" w:space="0" w:color="auto"/>
        <w:left w:val="none" w:sz="0" w:space="0" w:color="auto"/>
        <w:bottom w:val="none" w:sz="0" w:space="0" w:color="auto"/>
        <w:right w:val="none" w:sz="0" w:space="0" w:color="auto"/>
      </w:divBdr>
    </w:div>
    <w:div w:id="283538146">
      <w:bodyDiv w:val="1"/>
      <w:marLeft w:val="0"/>
      <w:marRight w:val="0"/>
      <w:marTop w:val="0"/>
      <w:marBottom w:val="0"/>
      <w:divBdr>
        <w:top w:val="none" w:sz="0" w:space="0" w:color="auto"/>
        <w:left w:val="none" w:sz="0" w:space="0" w:color="auto"/>
        <w:bottom w:val="none" w:sz="0" w:space="0" w:color="auto"/>
        <w:right w:val="none" w:sz="0" w:space="0" w:color="auto"/>
      </w:divBdr>
    </w:div>
    <w:div w:id="287857167">
      <w:bodyDiv w:val="1"/>
      <w:marLeft w:val="0"/>
      <w:marRight w:val="0"/>
      <w:marTop w:val="0"/>
      <w:marBottom w:val="0"/>
      <w:divBdr>
        <w:top w:val="none" w:sz="0" w:space="0" w:color="auto"/>
        <w:left w:val="none" w:sz="0" w:space="0" w:color="auto"/>
        <w:bottom w:val="none" w:sz="0" w:space="0" w:color="auto"/>
        <w:right w:val="none" w:sz="0" w:space="0" w:color="auto"/>
      </w:divBdr>
    </w:div>
    <w:div w:id="288704597">
      <w:bodyDiv w:val="1"/>
      <w:marLeft w:val="0"/>
      <w:marRight w:val="0"/>
      <w:marTop w:val="0"/>
      <w:marBottom w:val="0"/>
      <w:divBdr>
        <w:top w:val="none" w:sz="0" w:space="0" w:color="auto"/>
        <w:left w:val="none" w:sz="0" w:space="0" w:color="auto"/>
        <w:bottom w:val="none" w:sz="0" w:space="0" w:color="auto"/>
        <w:right w:val="none" w:sz="0" w:space="0" w:color="auto"/>
      </w:divBdr>
    </w:div>
    <w:div w:id="289242330">
      <w:bodyDiv w:val="1"/>
      <w:marLeft w:val="0"/>
      <w:marRight w:val="0"/>
      <w:marTop w:val="0"/>
      <w:marBottom w:val="0"/>
      <w:divBdr>
        <w:top w:val="none" w:sz="0" w:space="0" w:color="auto"/>
        <w:left w:val="none" w:sz="0" w:space="0" w:color="auto"/>
        <w:bottom w:val="none" w:sz="0" w:space="0" w:color="auto"/>
        <w:right w:val="none" w:sz="0" w:space="0" w:color="auto"/>
      </w:divBdr>
    </w:div>
    <w:div w:id="290013241">
      <w:bodyDiv w:val="1"/>
      <w:marLeft w:val="0"/>
      <w:marRight w:val="0"/>
      <w:marTop w:val="0"/>
      <w:marBottom w:val="0"/>
      <w:divBdr>
        <w:top w:val="none" w:sz="0" w:space="0" w:color="auto"/>
        <w:left w:val="none" w:sz="0" w:space="0" w:color="auto"/>
        <w:bottom w:val="none" w:sz="0" w:space="0" w:color="auto"/>
        <w:right w:val="none" w:sz="0" w:space="0" w:color="auto"/>
      </w:divBdr>
    </w:div>
    <w:div w:id="291331111">
      <w:bodyDiv w:val="1"/>
      <w:marLeft w:val="0"/>
      <w:marRight w:val="0"/>
      <w:marTop w:val="0"/>
      <w:marBottom w:val="0"/>
      <w:divBdr>
        <w:top w:val="none" w:sz="0" w:space="0" w:color="auto"/>
        <w:left w:val="none" w:sz="0" w:space="0" w:color="auto"/>
        <w:bottom w:val="none" w:sz="0" w:space="0" w:color="auto"/>
        <w:right w:val="none" w:sz="0" w:space="0" w:color="auto"/>
      </w:divBdr>
    </w:div>
    <w:div w:id="291401666">
      <w:bodyDiv w:val="1"/>
      <w:marLeft w:val="0"/>
      <w:marRight w:val="0"/>
      <w:marTop w:val="0"/>
      <w:marBottom w:val="0"/>
      <w:divBdr>
        <w:top w:val="none" w:sz="0" w:space="0" w:color="auto"/>
        <w:left w:val="none" w:sz="0" w:space="0" w:color="auto"/>
        <w:bottom w:val="none" w:sz="0" w:space="0" w:color="auto"/>
        <w:right w:val="none" w:sz="0" w:space="0" w:color="auto"/>
      </w:divBdr>
    </w:div>
    <w:div w:id="291405537">
      <w:bodyDiv w:val="1"/>
      <w:marLeft w:val="0"/>
      <w:marRight w:val="0"/>
      <w:marTop w:val="0"/>
      <w:marBottom w:val="0"/>
      <w:divBdr>
        <w:top w:val="none" w:sz="0" w:space="0" w:color="auto"/>
        <w:left w:val="none" w:sz="0" w:space="0" w:color="auto"/>
        <w:bottom w:val="none" w:sz="0" w:space="0" w:color="auto"/>
        <w:right w:val="none" w:sz="0" w:space="0" w:color="auto"/>
      </w:divBdr>
    </w:div>
    <w:div w:id="296106921">
      <w:bodyDiv w:val="1"/>
      <w:marLeft w:val="0"/>
      <w:marRight w:val="0"/>
      <w:marTop w:val="0"/>
      <w:marBottom w:val="0"/>
      <w:divBdr>
        <w:top w:val="none" w:sz="0" w:space="0" w:color="auto"/>
        <w:left w:val="none" w:sz="0" w:space="0" w:color="auto"/>
        <w:bottom w:val="none" w:sz="0" w:space="0" w:color="auto"/>
        <w:right w:val="none" w:sz="0" w:space="0" w:color="auto"/>
      </w:divBdr>
    </w:div>
    <w:div w:id="296884669">
      <w:bodyDiv w:val="1"/>
      <w:marLeft w:val="0"/>
      <w:marRight w:val="0"/>
      <w:marTop w:val="0"/>
      <w:marBottom w:val="0"/>
      <w:divBdr>
        <w:top w:val="none" w:sz="0" w:space="0" w:color="auto"/>
        <w:left w:val="none" w:sz="0" w:space="0" w:color="auto"/>
        <w:bottom w:val="none" w:sz="0" w:space="0" w:color="auto"/>
        <w:right w:val="none" w:sz="0" w:space="0" w:color="auto"/>
      </w:divBdr>
    </w:div>
    <w:div w:id="297957284">
      <w:bodyDiv w:val="1"/>
      <w:marLeft w:val="0"/>
      <w:marRight w:val="0"/>
      <w:marTop w:val="0"/>
      <w:marBottom w:val="0"/>
      <w:divBdr>
        <w:top w:val="none" w:sz="0" w:space="0" w:color="auto"/>
        <w:left w:val="none" w:sz="0" w:space="0" w:color="auto"/>
        <w:bottom w:val="none" w:sz="0" w:space="0" w:color="auto"/>
        <w:right w:val="none" w:sz="0" w:space="0" w:color="auto"/>
      </w:divBdr>
    </w:div>
    <w:div w:id="298339854">
      <w:bodyDiv w:val="1"/>
      <w:marLeft w:val="0"/>
      <w:marRight w:val="0"/>
      <w:marTop w:val="0"/>
      <w:marBottom w:val="0"/>
      <w:divBdr>
        <w:top w:val="none" w:sz="0" w:space="0" w:color="auto"/>
        <w:left w:val="none" w:sz="0" w:space="0" w:color="auto"/>
        <w:bottom w:val="none" w:sz="0" w:space="0" w:color="auto"/>
        <w:right w:val="none" w:sz="0" w:space="0" w:color="auto"/>
      </w:divBdr>
    </w:div>
    <w:div w:id="298924931">
      <w:bodyDiv w:val="1"/>
      <w:marLeft w:val="0"/>
      <w:marRight w:val="0"/>
      <w:marTop w:val="0"/>
      <w:marBottom w:val="0"/>
      <w:divBdr>
        <w:top w:val="none" w:sz="0" w:space="0" w:color="auto"/>
        <w:left w:val="none" w:sz="0" w:space="0" w:color="auto"/>
        <w:bottom w:val="none" w:sz="0" w:space="0" w:color="auto"/>
        <w:right w:val="none" w:sz="0" w:space="0" w:color="auto"/>
      </w:divBdr>
    </w:div>
    <w:div w:id="301347512">
      <w:bodyDiv w:val="1"/>
      <w:marLeft w:val="0"/>
      <w:marRight w:val="0"/>
      <w:marTop w:val="0"/>
      <w:marBottom w:val="0"/>
      <w:divBdr>
        <w:top w:val="none" w:sz="0" w:space="0" w:color="auto"/>
        <w:left w:val="none" w:sz="0" w:space="0" w:color="auto"/>
        <w:bottom w:val="none" w:sz="0" w:space="0" w:color="auto"/>
        <w:right w:val="none" w:sz="0" w:space="0" w:color="auto"/>
      </w:divBdr>
    </w:div>
    <w:div w:id="301420998">
      <w:bodyDiv w:val="1"/>
      <w:marLeft w:val="0"/>
      <w:marRight w:val="0"/>
      <w:marTop w:val="0"/>
      <w:marBottom w:val="0"/>
      <w:divBdr>
        <w:top w:val="none" w:sz="0" w:space="0" w:color="auto"/>
        <w:left w:val="none" w:sz="0" w:space="0" w:color="auto"/>
        <w:bottom w:val="none" w:sz="0" w:space="0" w:color="auto"/>
        <w:right w:val="none" w:sz="0" w:space="0" w:color="auto"/>
      </w:divBdr>
    </w:div>
    <w:div w:id="302466323">
      <w:bodyDiv w:val="1"/>
      <w:marLeft w:val="0"/>
      <w:marRight w:val="0"/>
      <w:marTop w:val="0"/>
      <w:marBottom w:val="0"/>
      <w:divBdr>
        <w:top w:val="none" w:sz="0" w:space="0" w:color="auto"/>
        <w:left w:val="none" w:sz="0" w:space="0" w:color="auto"/>
        <w:bottom w:val="none" w:sz="0" w:space="0" w:color="auto"/>
        <w:right w:val="none" w:sz="0" w:space="0" w:color="auto"/>
      </w:divBdr>
    </w:div>
    <w:div w:id="302545897">
      <w:bodyDiv w:val="1"/>
      <w:marLeft w:val="0"/>
      <w:marRight w:val="0"/>
      <w:marTop w:val="0"/>
      <w:marBottom w:val="0"/>
      <w:divBdr>
        <w:top w:val="none" w:sz="0" w:space="0" w:color="auto"/>
        <w:left w:val="none" w:sz="0" w:space="0" w:color="auto"/>
        <w:bottom w:val="none" w:sz="0" w:space="0" w:color="auto"/>
        <w:right w:val="none" w:sz="0" w:space="0" w:color="auto"/>
      </w:divBdr>
    </w:div>
    <w:div w:id="306013063">
      <w:bodyDiv w:val="1"/>
      <w:marLeft w:val="0"/>
      <w:marRight w:val="0"/>
      <w:marTop w:val="0"/>
      <w:marBottom w:val="0"/>
      <w:divBdr>
        <w:top w:val="none" w:sz="0" w:space="0" w:color="auto"/>
        <w:left w:val="none" w:sz="0" w:space="0" w:color="auto"/>
        <w:bottom w:val="none" w:sz="0" w:space="0" w:color="auto"/>
        <w:right w:val="none" w:sz="0" w:space="0" w:color="auto"/>
      </w:divBdr>
    </w:div>
    <w:div w:id="306398484">
      <w:bodyDiv w:val="1"/>
      <w:marLeft w:val="0"/>
      <w:marRight w:val="0"/>
      <w:marTop w:val="0"/>
      <w:marBottom w:val="0"/>
      <w:divBdr>
        <w:top w:val="none" w:sz="0" w:space="0" w:color="auto"/>
        <w:left w:val="none" w:sz="0" w:space="0" w:color="auto"/>
        <w:bottom w:val="none" w:sz="0" w:space="0" w:color="auto"/>
        <w:right w:val="none" w:sz="0" w:space="0" w:color="auto"/>
      </w:divBdr>
    </w:div>
    <w:div w:id="306711068">
      <w:bodyDiv w:val="1"/>
      <w:marLeft w:val="0"/>
      <w:marRight w:val="0"/>
      <w:marTop w:val="0"/>
      <w:marBottom w:val="0"/>
      <w:divBdr>
        <w:top w:val="none" w:sz="0" w:space="0" w:color="auto"/>
        <w:left w:val="none" w:sz="0" w:space="0" w:color="auto"/>
        <w:bottom w:val="none" w:sz="0" w:space="0" w:color="auto"/>
        <w:right w:val="none" w:sz="0" w:space="0" w:color="auto"/>
      </w:divBdr>
    </w:div>
    <w:div w:id="309286008">
      <w:bodyDiv w:val="1"/>
      <w:marLeft w:val="0"/>
      <w:marRight w:val="0"/>
      <w:marTop w:val="0"/>
      <w:marBottom w:val="0"/>
      <w:divBdr>
        <w:top w:val="none" w:sz="0" w:space="0" w:color="auto"/>
        <w:left w:val="none" w:sz="0" w:space="0" w:color="auto"/>
        <w:bottom w:val="none" w:sz="0" w:space="0" w:color="auto"/>
        <w:right w:val="none" w:sz="0" w:space="0" w:color="auto"/>
      </w:divBdr>
    </w:div>
    <w:div w:id="309864954">
      <w:bodyDiv w:val="1"/>
      <w:marLeft w:val="0"/>
      <w:marRight w:val="0"/>
      <w:marTop w:val="0"/>
      <w:marBottom w:val="0"/>
      <w:divBdr>
        <w:top w:val="none" w:sz="0" w:space="0" w:color="auto"/>
        <w:left w:val="none" w:sz="0" w:space="0" w:color="auto"/>
        <w:bottom w:val="none" w:sz="0" w:space="0" w:color="auto"/>
        <w:right w:val="none" w:sz="0" w:space="0" w:color="auto"/>
      </w:divBdr>
    </w:div>
    <w:div w:id="312221709">
      <w:bodyDiv w:val="1"/>
      <w:marLeft w:val="0"/>
      <w:marRight w:val="0"/>
      <w:marTop w:val="0"/>
      <w:marBottom w:val="0"/>
      <w:divBdr>
        <w:top w:val="none" w:sz="0" w:space="0" w:color="auto"/>
        <w:left w:val="none" w:sz="0" w:space="0" w:color="auto"/>
        <w:bottom w:val="none" w:sz="0" w:space="0" w:color="auto"/>
        <w:right w:val="none" w:sz="0" w:space="0" w:color="auto"/>
      </w:divBdr>
    </w:div>
    <w:div w:id="317150873">
      <w:bodyDiv w:val="1"/>
      <w:marLeft w:val="0"/>
      <w:marRight w:val="0"/>
      <w:marTop w:val="0"/>
      <w:marBottom w:val="0"/>
      <w:divBdr>
        <w:top w:val="none" w:sz="0" w:space="0" w:color="auto"/>
        <w:left w:val="none" w:sz="0" w:space="0" w:color="auto"/>
        <w:bottom w:val="none" w:sz="0" w:space="0" w:color="auto"/>
        <w:right w:val="none" w:sz="0" w:space="0" w:color="auto"/>
      </w:divBdr>
    </w:div>
    <w:div w:id="318730569">
      <w:bodyDiv w:val="1"/>
      <w:marLeft w:val="0"/>
      <w:marRight w:val="0"/>
      <w:marTop w:val="0"/>
      <w:marBottom w:val="0"/>
      <w:divBdr>
        <w:top w:val="none" w:sz="0" w:space="0" w:color="auto"/>
        <w:left w:val="none" w:sz="0" w:space="0" w:color="auto"/>
        <w:bottom w:val="none" w:sz="0" w:space="0" w:color="auto"/>
        <w:right w:val="none" w:sz="0" w:space="0" w:color="auto"/>
      </w:divBdr>
    </w:div>
    <w:div w:id="319818111">
      <w:bodyDiv w:val="1"/>
      <w:marLeft w:val="0"/>
      <w:marRight w:val="0"/>
      <w:marTop w:val="0"/>
      <w:marBottom w:val="0"/>
      <w:divBdr>
        <w:top w:val="none" w:sz="0" w:space="0" w:color="auto"/>
        <w:left w:val="none" w:sz="0" w:space="0" w:color="auto"/>
        <w:bottom w:val="none" w:sz="0" w:space="0" w:color="auto"/>
        <w:right w:val="none" w:sz="0" w:space="0" w:color="auto"/>
      </w:divBdr>
    </w:div>
    <w:div w:id="322202519">
      <w:bodyDiv w:val="1"/>
      <w:marLeft w:val="0"/>
      <w:marRight w:val="0"/>
      <w:marTop w:val="0"/>
      <w:marBottom w:val="0"/>
      <w:divBdr>
        <w:top w:val="none" w:sz="0" w:space="0" w:color="auto"/>
        <w:left w:val="none" w:sz="0" w:space="0" w:color="auto"/>
        <w:bottom w:val="none" w:sz="0" w:space="0" w:color="auto"/>
        <w:right w:val="none" w:sz="0" w:space="0" w:color="auto"/>
      </w:divBdr>
    </w:div>
    <w:div w:id="322702953">
      <w:bodyDiv w:val="1"/>
      <w:marLeft w:val="0"/>
      <w:marRight w:val="0"/>
      <w:marTop w:val="0"/>
      <w:marBottom w:val="0"/>
      <w:divBdr>
        <w:top w:val="none" w:sz="0" w:space="0" w:color="auto"/>
        <w:left w:val="none" w:sz="0" w:space="0" w:color="auto"/>
        <w:bottom w:val="none" w:sz="0" w:space="0" w:color="auto"/>
        <w:right w:val="none" w:sz="0" w:space="0" w:color="auto"/>
      </w:divBdr>
    </w:div>
    <w:div w:id="326709880">
      <w:bodyDiv w:val="1"/>
      <w:marLeft w:val="0"/>
      <w:marRight w:val="0"/>
      <w:marTop w:val="0"/>
      <w:marBottom w:val="0"/>
      <w:divBdr>
        <w:top w:val="none" w:sz="0" w:space="0" w:color="auto"/>
        <w:left w:val="none" w:sz="0" w:space="0" w:color="auto"/>
        <w:bottom w:val="none" w:sz="0" w:space="0" w:color="auto"/>
        <w:right w:val="none" w:sz="0" w:space="0" w:color="auto"/>
      </w:divBdr>
    </w:div>
    <w:div w:id="327950045">
      <w:bodyDiv w:val="1"/>
      <w:marLeft w:val="0"/>
      <w:marRight w:val="0"/>
      <w:marTop w:val="0"/>
      <w:marBottom w:val="0"/>
      <w:divBdr>
        <w:top w:val="none" w:sz="0" w:space="0" w:color="auto"/>
        <w:left w:val="none" w:sz="0" w:space="0" w:color="auto"/>
        <w:bottom w:val="none" w:sz="0" w:space="0" w:color="auto"/>
        <w:right w:val="none" w:sz="0" w:space="0" w:color="auto"/>
      </w:divBdr>
    </w:div>
    <w:div w:id="328212940">
      <w:bodyDiv w:val="1"/>
      <w:marLeft w:val="0"/>
      <w:marRight w:val="0"/>
      <w:marTop w:val="0"/>
      <w:marBottom w:val="0"/>
      <w:divBdr>
        <w:top w:val="none" w:sz="0" w:space="0" w:color="auto"/>
        <w:left w:val="none" w:sz="0" w:space="0" w:color="auto"/>
        <w:bottom w:val="none" w:sz="0" w:space="0" w:color="auto"/>
        <w:right w:val="none" w:sz="0" w:space="0" w:color="auto"/>
      </w:divBdr>
    </w:div>
    <w:div w:id="331374395">
      <w:bodyDiv w:val="1"/>
      <w:marLeft w:val="0"/>
      <w:marRight w:val="0"/>
      <w:marTop w:val="0"/>
      <w:marBottom w:val="0"/>
      <w:divBdr>
        <w:top w:val="none" w:sz="0" w:space="0" w:color="auto"/>
        <w:left w:val="none" w:sz="0" w:space="0" w:color="auto"/>
        <w:bottom w:val="none" w:sz="0" w:space="0" w:color="auto"/>
        <w:right w:val="none" w:sz="0" w:space="0" w:color="auto"/>
      </w:divBdr>
    </w:div>
    <w:div w:id="337274798">
      <w:bodyDiv w:val="1"/>
      <w:marLeft w:val="0"/>
      <w:marRight w:val="0"/>
      <w:marTop w:val="0"/>
      <w:marBottom w:val="0"/>
      <w:divBdr>
        <w:top w:val="none" w:sz="0" w:space="0" w:color="auto"/>
        <w:left w:val="none" w:sz="0" w:space="0" w:color="auto"/>
        <w:bottom w:val="none" w:sz="0" w:space="0" w:color="auto"/>
        <w:right w:val="none" w:sz="0" w:space="0" w:color="auto"/>
      </w:divBdr>
    </w:div>
    <w:div w:id="338391204">
      <w:bodyDiv w:val="1"/>
      <w:marLeft w:val="0"/>
      <w:marRight w:val="0"/>
      <w:marTop w:val="0"/>
      <w:marBottom w:val="0"/>
      <w:divBdr>
        <w:top w:val="none" w:sz="0" w:space="0" w:color="auto"/>
        <w:left w:val="none" w:sz="0" w:space="0" w:color="auto"/>
        <w:bottom w:val="none" w:sz="0" w:space="0" w:color="auto"/>
        <w:right w:val="none" w:sz="0" w:space="0" w:color="auto"/>
      </w:divBdr>
    </w:div>
    <w:div w:id="338584788">
      <w:bodyDiv w:val="1"/>
      <w:marLeft w:val="0"/>
      <w:marRight w:val="0"/>
      <w:marTop w:val="0"/>
      <w:marBottom w:val="0"/>
      <w:divBdr>
        <w:top w:val="none" w:sz="0" w:space="0" w:color="auto"/>
        <w:left w:val="none" w:sz="0" w:space="0" w:color="auto"/>
        <w:bottom w:val="none" w:sz="0" w:space="0" w:color="auto"/>
        <w:right w:val="none" w:sz="0" w:space="0" w:color="auto"/>
      </w:divBdr>
    </w:div>
    <w:div w:id="340158375">
      <w:bodyDiv w:val="1"/>
      <w:marLeft w:val="0"/>
      <w:marRight w:val="0"/>
      <w:marTop w:val="0"/>
      <w:marBottom w:val="0"/>
      <w:divBdr>
        <w:top w:val="none" w:sz="0" w:space="0" w:color="auto"/>
        <w:left w:val="none" w:sz="0" w:space="0" w:color="auto"/>
        <w:bottom w:val="none" w:sz="0" w:space="0" w:color="auto"/>
        <w:right w:val="none" w:sz="0" w:space="0" w:color="auto"/>
      </w:divBdr>
    </w:div>
    <w:div w:id="341902922">
      <w:bodyDiv w:val="1"/>
      <w:marLeft w:val="0"/>
      <w:marRight w:val="0"/>
      <w:marTop w:val="0"/>
      <w:marBottom w:val="0"/>
      <w:divBdr>
        <w:top w:val="none" w:sz="0" w:space="0" w:color="auto"/>
        <w:left w:val="none" w:sz="0" w:space="0" w:color="auto"/>
        <w:bottom w:val="none" w:sz="0" w:space="0" w:color="auto"/>
        <w:right w:val="none" w:sz="0" w:space="0" w:color="auto"/>
      </w:divBdr>
    </w:div>
    <w:div w:id="342780539">
      <w:bodyDiv w:val="1"/>
      <w:marLeft w:val="0"/>
      <w:marRight w:val="0"/>
      <w:marTop w:val="0"/>
      <w:marBottom w:val="0"/>
      <w:divBdr>
        <w:top w:val="none" w:sz="0" w:space="0" w:color="auto"/>
        <w:left w:val="none" w:sz="0" w:space="0" w:color="auto"/>
        <w:bottom w:val="none" w:sz="0" w:space="0" w:color="auto"/>
        <w:right w:val="none" w:sz="0" w:space="0" w:color="auto"/>
      </w:divBdr>
    </w:div>
    <w:div w:id="344868800">
      <w:bodyDiv w:val="1"/>
      <w:marLeft w:val="0"/>
      <w:marRight w:val="0"/>
      <w:marTop w:val="0"/>
      <w:marBottom w:val="0"/>
      <w:divBdr>
        <w:top w:val="none" w:sz="0" w:space="0" w:color="auto"/>
        <w:left w:val="none" w:sz="0" w:space="0" w:color="auto"/>
        <w:bottom w:val="none" w:sz="0" w:space="0" w:color="auto"/>
        <w:right w:val="none" w:sz="0" w:space="0" w:color="auto"/>
      </w:divBdr>
    </w:div>
    <w:div w:id="351885282">
      <w:bodyDiv w:val="1"/>
      <w:marLeft w:val="0"/>
      <w:marRight w:val="0"/>
      <w:marTop w:val="0"/>
      <w:marBottom w:val="0"/>
      <w:divBdr>
        <w:top w:val="none" w:sz="0" w:space="0" w:color="auto"/>
        <w:left w:val="none" w:sz="0" w:space="0" w:color="auto"/>
        <w:bottom w:val="none" w:sz="0" w:space="0" w:color="auto"/>
        <w:right w:val="none" w:sz="0" w:space="0" w:color="auto"/>
      </w:divBdr>
    </w:div>
    <w:div w:id="352876481">
      <w:bodyDiv w:val="1"/>
      <w:marLeft w:val="0"/>
      <w:marRight w:val="0"/>
      <w:marTop w:val="0"/>
      <w:marBottom w:val="0"/>
      <w:divBdr>
        <w:top w:val="none" w:sz="0" w:space="0" w:color="auto"/>
        <w:left w:val="none" w:sz="0" w:space="0" w:color="auto"/>
        <w:bottom w:val="none" w:sz="0" w:space="0" w:color="auto"/>
        <w:right w:val="none" w:sz="0" w:space="0" w:color="auto"/>
      </w:divBdr>
    </w:div>
    <w:div w:id="354232131">
      <w:bodyDiv w:val="1"/>
      <w:marLeft w:val="0"/>
      <w:marRight w:val="0"/>
      <w:marTop w:val="0"/>
      <w:marBottom w:val="0"/>
      <w:divBdr>
        <w:top w:val="none" w:sz="0" w:space="0" w:color="auto"/>
        <w:left w:val="none" w:sz="0" w:space="0" w:color="auto"/>
        <w:bottom w:val="none" w:sz="0" w:space="0" w:color="auto"/>
        <w:right w:val="none" w:sz="0" w:space="0" w:color="auto"/>
      </w:divBdr>
    </w:div>
    <w:div w:id="356466555">
      <w:bodyDiv w:val="1"/>
      <w:marLeft w:val="0"/>
      <w:marRight w:val="0"/>
      <w:marTop w:val="0"/>
      <w:marBottom w:val="0"/>
      <w:divBdr>
        <w:top w:val="none" w:sz="0" w:space="0" w:color="auto"/>
        <w:left w:val="none" w:sz="0" w:space="0" w:color="auto"/>
        <w:bottom w:val="none" w:sz="0" w:space="0" w:color="auto"/>
        <w:right w:val="none" w:sz="0" w:space="0" w:color="auto"/>
      </w:divBdr>
    </w:div>
    <w:div w:id="360712146">
      <w:bodyDiv w:val="1"/>
      <w:marLeft w:val="0"/>
      <w:marRight w:val="0"/>
      <w:marTop w:val="0"/>
      <w:marBottom w:val="0"/>
      <w:divBdr>
        <w:top w:val="none" w:sz="0" w:space="0" w:color="auto"/>
        <w:left w:val="none" w:sz="0" w:space="0" w:color="auto"/>
        <w:bottom w:val="none" w:sz="0" w:space="0" w:color="auto"/>
        <w:right w:val="none" w:sz="0" w:space="0" w:color="auto"/>
      </w:divBdr>
    </w:div>
    <w:div w:id="360741442">
      <w:bodyDiv w:val="1"/>
      <w:marLeft w:val="0"/>
      <w:marRight w:val="0"/>
      <w:marTop w:val="0"/>
      <w:marBottom w:val="0"/>
      <w:divBdr>
        <w:top w:val="none" w:sz="0" w:space="0" w:color="auto"/>
        <w:left w:val="none" w:sz="0" w:space="0" w:color="auto"/>
        <w:bottom w:val="none" w:sz="0" w:space="0" w:color="auto"/>
        <w:right w:val="none" w:sz="0" w:space="0" w:color="auto"/>
      </w:divBdr>
    </w:div>
    <w:div w:id="361515272">
      <w:bodyDiv w:val="1"/>
      <w:marLeft w:val="0"/>
      <w:marRight w:val="0"/>
      <w:marTop w:val="0"/>
      <w:marBottom w:val="0"/>
      <w:divBdr>
        <w:top w:val="none" w:sz="0" w:space="0" w:color="auto"/>
        <w:left w:val="none" w:sz="0" w:space="0" w:color="auto"/>
        <w:bottom w:val="none" w:sz="0" w:space="0" w:color="auto"/>
        <w:right w:val="none" w:sz="0" w:space="0" w:color="auto"/>
      </w:divBdr>
    </w:div>
    <w:div w:id="362053400">
      <w:bodyDiv w:val="1"/>
      <w:marLeft w:val="0"/>
      <w:marRight w:val="0"/>
      <w:marTop w:val="0"/>
      <w:marBottom w:val="0"/>
      <w:divBdr>
        <w:top w:val="none" w:sz="0" w:space="0" w:color="auto"/>
        <w:left w:val="none" w:sz="0" w:space="0" w:color="auto"/>
        <w:bottom w:val="none" w:sz="0" w:space="0" w:color="auto"/>
        <w:right w:val="none" w:sz="0" w:space="0" w:color="auto"/>
      </w:divBdr>
    </w:div>
    <w:div w:id="364796668">
      <w:bodyDiv w:val="1"/>
      <w:marLeft w:val="0"/>
      <w:marRight w:val="0"/>
      <w:marTop w:val="0"/>
      <w:marBottom w:val="0"/>
      <w:divBdr>
        <w:top w:val="none" w:sz="0" w:space="0" w:color="auto"/>
        <w:left w:val="none" w:sz="0" w:space="0" w:color="auto"/>
        <w:bottom w:val="none" w:sz="0" w:space="0" w:color="auto"/>
        <w:right w:val="none" w:sz="0" w:space="0" w:color="auto"/>
      </w:divBdr>
    </w:div>
    <w:div w:id="365377698">
      <w:bodyDiv w:val="1"/>
      <w:marLeft w:val="0"/>
      <w:marRight w:val="0"/>
      <w:marTop w:val="0"/>
      <w:marBottom w:val="0"/>
      <w:divBdr>
        <w:top w:val="none" w:sz="0" w:space="0" w:color="auto"/>
        <w:left w:val="none" w:sz="0" w:space="0" w:color="auto"/>
        <w:bottom w:val="none" w:sz="0" w:space="0" w:color="auto"/>
        <w:right w:val="none" w:sz="0" w:space="0" w:color="auto"/>
      </w:divBdr>
    </w:div>
    <w:div w:id="365641608">
      <w:bodyDiv w:val="1"/>
      <w:marLeft w:val="0"/>
      <w:marRight w:val="0"/>
      <w:marTop w:val="0"/>
      <w:marBottom w:val="0"/>
      <w:divBdr>
        <w:top w:val="none" w:sz="0" w:space="0" w:color="auto"/>
        <w:left w:val="none" w:sz="0" w:space="0" w:color="auto"/>
        <w:bottom w:val="none" w:sz="0" w:space="0" w:color="auto"/>
        <w:right w:val="none" w:sz="0" w:space="0" w:color="auto"/>
      </w:divBdr>
    </w:div>
    <w:div w:id="365789141">
      <w:bodyDiv w:val="1"/>
      <w:marLeft w:val="0"/>
      <w:marRight w:val="0"/>
      <w:marTop w:val="0"/>
      <w:marBottom w:val="0"/>
      <w:divBdr>
        <w:top w:val="none" w:sz="0" w:space="0" w:color="auto"/>
        <w:left w:val="none" w:sz="0" w:space="0" w:color="auto"/>
        <w:bottom w:val="none" w:sz="0" w:space="0" w:color="auto"/>
        <w:right w:val="none" w:sz="0" w:space="0" w:color="auto"/>
      </w:divBdr>
    </w:div>
    <w:div w:id="365982426">
      <w:bodyDiv w:val="1"/>
      <w:marLeft w:val="0"/>
      <w:marRight w:val="0"/>
      <w:marTop w:val="0"/>
      <w:marBottom w:val="0"/>
      <w:divBdr>
        <w:top w:val="none" w:sz="0" w:space="0" w:color="auto"/>
        <w:left w:val="none" w:sz="0" w:space="0" w:color="auto"/>
        <w:bottom w:val="none" w:sz="0" w:space="0" w:color="auto"/>
        <w:right w:val="none" w:sz="0" w:space="0" w:color="auto"/>
      </w:divBdr>
    </w:div>
    <w:div w:id="367146534">
      <w:bodyDiv w:val="1"/>
      <w:marLeft w:val="0"/>
      <w:marRight w:val="0"/>
      <w:marTop w:val="0"/>
      <w:marBottom w:val="0"/>
      <w:divBdr>
        <w:top w:val="none" w:sz="0" w:space="0" w:color="auto"/>
        <w:left w:val="none" w:sz="0" w:space="0" w:color="auto"/>
        <w:bottom w:val="none" w:sz="0" w:space="0" w:color="auto"/>
        <w:right w:val="none" w:sz="0" w:space="0" w:color="auto"/>
      </w:divBdr>
    </w:div>
    <w:div w:id="367148856">
      <w:bodyDiv w:val="1"/>
      <w:marLeft w:val="0"/>
      <w:marRight w:val="0"/>
      <w:marTop w:val="0"/>
      <w:marBottom w:val="0"/>
      <w:divBdr>
        <w:top w:val="none" w:sz="0" w:space="0" w:color="auto"/>
        <w:left w:val="none" w:sz="0" w:space="0" w:color="auto"/>
        <w:bottom w:val="none" w:sz="0" w:space="0" w:color="auto"/>
        <w:right w:val="none" w:sz="0" w:space="0" w:color="auto"/>
      </w:divBdr>
    </w:div>
    <w:div w:id="367725675">
      <w:bodyDiv w:val="1"/>
      <w:marLeft w:val="0"/>
      <w:marRight w:val="0"/>
      <w:marTop w:val="0"/>
      <w:marBottom w:val="0"/>
      <w:divBdr>
        <w:top w:val="none" w:sz="0" w:space="0" w:color="auto"/>
        <w:left w:val="none" w:sz="0" w:space="0" w:color="auto"/>
        <w:bottom w:val="none" w:sz="0" w:space="0" w:color="auto"/>
        <w:right w:val="none" w:sz="0" w:space="0" w:color="auto"/>
      </w:divBdr>
    </w:div>
    <w:div w:id="370418093">
      <w:bodyDiv w:val="1"/>
      <w:marLeft w:val="0"/>
      <w:marRight w:val="0"/>
      <w:marTop w:val="0"/>
      <w:marBottom w:val="0"/>
      <w:divBdr>
        <w:top w:val="none" w:sz="0" w:space="0" w:color="auto"/>
        <w:left w:val="none" w:sz="0" w:space="0" w:color="auto"/>
        <w:bottom w:val="none" w:sz="0" w:space="0" w:color="auto"/>
        <w:right w:val="none" w:sz="0" w:space="0" w:color="auto"/>
      </w:divBdr>
    </w:div>
    <w:div w:id="371153351">
      <w:bodyDiv w:val="1"/>
      <w:marLeft w:val="0"/>
      <w:marRight w:val="0"/>
      <w:marTop w:val="0"/>
      <w:marBottom w:val="0"/>
      <w:divBdr>
        <w:top w:val="none" w:sz="0" w:space="0" w:color="auto"/>
        <w:left w:val="none" w:sz="0" w:space="0" w:color="auto"/>
        <w:bottom w:val="none" w:sz="0" w:space="0" w:color="auto"/>
        <w:right w:val="none" w:sz="0" w:space="0" w:color="auto"/>
      </w:divBdr>
    </w:div>
    <w:div w:id="373192651">
      <w:bodyDiv w:val="1"/>
      <w:marLeft w:val="0"/>
      <w:marRight w:val="0"/>
      <w:marTop w:val="0"/>
      <w:marBottom w:val="0"/>
      <w:divBdr>
        <w:top w:val="none" w:sz="0" w:space="0" w:color="auto"/>
        <w:left w:val="none" w:sz="0" w:space="0" w:color="auto"/>
        <w:bottom w:val="none" w:sz="0" w:space="0" w:color="auto"/>
        <w:right w:val="none" w:sz="0" w:space="0" w:color="auto"/>
      </w:divBdr>
    </w:div>
    <w:div w:id="374349254">
      <w:bodyDiv w:val="1"/>
      <w:marLeft w:val="0"/>
      <w:marRight w:val="0"/>
      <w:marTop w:val="0"/>
      <w:marBottom w:val="0"/>
      <w:divBdr>
        <w:top w:val="none" w:sz="0" w:space="0" w:color="auto"/>
        <w:left w:val="none" w:sz="0" w:space="0" w:color="auto"/>
        <w:bottom w:val="none" w:sz="0" w:space="0" w:color="auto"/>
        <w:right w:val="none" w:sz="0" w:space="0" w:color="auto"/>
      </w:divBdr>
    </w:div>
    <w:div w:id="374889947">
      <w:bodyDiv w:val="1"/>
      <w:marLeft w:val="0"/>
      <w:marRight w:val="0"/>
      <w:marTop w:val="0"/>
      <w:marBottom w:val="0"/>
      <w:divBdr>
        <w:top w:val="none" w:sz="0" w:space="0" w:color="auto"/>
        <w:left w:val="none" w:sz="0" w:space="0" w:color="auto"/>
        <w:bottom w:val="none" w:sz="0" w:space="0" w:color="auto"/>
        <w:right w:val="none" w:sz="0" w:space="0" w:color="auto"/>
      </w:divBdr>
    </w:div>
    <w:div w:id="374935519">
      <w:bodyDiv w:val="1"/>
      <w:marLeft w:val="0"/>
      <w:marRight w:val="0"/>
      <w:marTop w:val="0"/>
      <w:marBottom w:val="0"/>
      <w:divBdr>
        <w:top w:val="none" w:sz="0" w:space="0" w:color="auto"/>
        <w:left w:val="none" w:sz="0" w:space="0" w:color="auto"/>
        <w:bottom w:val="none" w:sz="0" w:space="0" w:color="auto"/>
        <w:right w:val="none" w:sz="0" w:space="0" w:color="auto"/>
      </w:divBdr>
    </w:div>
    <w:div w:id="375932202">
      <w:bodyDiv w:val="1"/>
      <w:marLeft w:val="0"/>
      <w:marRight w:val="0"/>
      <w:marTop w:val="0"/>
      <w:marBottom w:val="0"/>
      <w:divBdr>
        <w:top w:val="none" w:sz="0" w:space="0" w:color="auto"/>
        <w:left w:val="none" w:sz="0" w:space="0" w:color="auto"/>
        <w:bottom w:val="none" w:sz="0" w:space="0" w:color="auto"/>
        <w:right w:val="none" w:sz="0" w:space="0" w:color="auto"/>
      </w:divBdr>
    </w:div>
    <w:div w:id="377631451">
      <w:bodyDiv w:val="1"/>
      <w:marLeft w:val="0"/>
      <w:marRight w:val="0"/>
      <w:marTop w:val="0"/>
      <w:marBottom w:val="0"/>
      <w:divBdr>
        <w:top w:val="none" w:sz="0" w:space="0" w:color="auto"/>
        <w:left w:val="none" w:sz="0" w:space="0" w:color="auto"/>
        <w:bottom w:val="none" w:sz="0" w:space="0" w:color="auto"/>
        <w:right w:val="none" w:sz="0" w:space="0" w:color="auto"/>
      </w:divBdr>
    </w:div>
    <w:div w:id="378894206">
      <w:bodyDiv w:val="1"/>
      <w:marLeft w:val="0"/>
      <w:marRight w:val="0"/>
      <w:marTop w:val="0"/>
      <w:marBottom w:val="0"/>
      <w:divBdr>
        <w:top w:val="none" w:sz="0" w:space="0" w:color="auto"/>
        <w:left w:val="none" w:sz="0" w:space="0" w:color="auto"/>
        <w:bottom w:val="none" w:sz="0" w:space="0" w:color="auto"/>
        <w:right w:val="none" w:sz="0" w:space="0" w:color="auto"/>
      </w:divBdr>
    </w:div>
    <w:div w:id="380397853">
      <w:bodyDiv w:val="1"/>
      <w:marLeft w:val="0"/>
      <w:marRight w:val="0"/>
      <w:marTop w:val="0"/>
      <w:marBottom w:val="0"/>
      <w:divBdr>
        <w:top w:val="none" w:sz="0" w:space="0" w:color="auto"/>
        <w:left w:val="none" w:sz="0" w:space="0" w:color="auto"/>
        <w:bottom w:val="none" w:sz="0" w:space="0" w:color="auto"/>
        <w:right w:val="none" w:sz="0" w:space="0" w:color="auto"/>
      </w:divBdr>
    </w:div>
    <w:div w:id="381095095">
      <w:bodyDiv w:val="1"/>
      <w:marLeft w:val="0"/>
      <w:marRight w:val="0"/>
      <w:marTop w:val="0"/>
      <w:marBottom w:val="0"/>
      <w:divBdr>
        <w:top w:val="none" w:sz="0" w:space="0" w:color="auto"/>
        <w:left w:val="none" w:sz="0" w:space="0" w:color="auto"/>
        <w:bottom w:val="none" w:sz="0" w:space="0" w:color="auto"/>
        <w:right w:val="none" w:sz="0" w:space="0" w:color="auto"/>
      </w:divBdr>
    </w:div>
    <w:div w:id="381560048">
      <w:bodyDiv w:val="1"/>
      <w:marLeft w:val="0"/>
      <w:marRight w:val="0"/>
      <w:marTop w:val="0"/>
      <w:marBottom w:val="0"/>
      <w:divBdr>
        <w:top w:val="none" w:sz="0" w:space="0" w:color="auto"/>
        <w:left w:val="none" w:sz="0" w:space="0" w:color="auto"/>
        <w:bottom w:val="none" w:sz="0" w:space="0" w:color="auto"/>
        <w:right w:val="none" w:sz="0" w:space="0" w:color="auto"/>
      </w:divBdr>
    </w:div>
    <w:div w:id="381945086">
      <w:bodyDiv w:val="1"/>
      <w:marLeft w:val="0"/>
      <w:marRight w:val="0"/>
      <w:marTop w:val="0"/>
      <w:marBottom w:val="0"/>
      <w:divBdr>
        <w:top w:val="none" w:sz="0" w:space="0" w:color="auto"/>
        <w:left w:val="none" w:sz="0" w:space="0" w:color="auto"/>
        <w:bottom w:val="none" w:sz="0" w:space="0" w:color="auto"/>
        <w:right w:val="none" w:sz="0" w:space="0" w:color="auto"/>
      </w:divBdr>
    </w:div>
    <w:div w:id="383988865">
      <w:bodyDiv w:val="1"/>
      <w:marLeft w:val="0"/>
      <w:marRight w:val="0"/>
      <w:marTop w:val="0"/>
      <w:marBottom w:val="0"/>
      <w:divBdr>
        <w:top w:val="none" w:sz="0" w:space="0" w:color="auto"/>
        <w:left w:val="none" w:sz="0" w:space="0" w:color="auto"/>
        <w:bottom w:val="none" w:sz="0" w:space="0" w:color="auto"/>
        <w:right w:val="none" w:sz="0" w:space="0" w:color="auto"/>
      </w:divBdr>
    </w:div>
    <w:div w:id="386492537">
      <w:bodyDiv w:val="1"/>
      <w:marLeft w:val="0"/>
      <w:marRight w:val="0"/>
      <w:marTop w:val="0"/>
      <w:marBottom w:val="0"/>
      <w:divBdr>
        <w:top w:val="none" w:sz="0" w:space="0" w:color="auto"/>
        <w:left w:val="none" w:sz="0" w:space="0" w:color="auto"/>
        <w:bottom w:val="none" w:sz="0" w:space="0" w:color="auto"/>
        <w:right w:val="none" w:sz="0" w:space="0" w:color="auto"/>
      </w:divBdr>
    </w:div>
    <w:div w:id="391317165">
      <w:bodyDiv w:val="1"/>
      <w:marLeft w:val="0"/>
      <w:marRight w:val="0"/>
      <w:marTop w:val="0"/>
      <w:marBottom w:val="0"/>
      <w:divBdr>
        <w:top w:val="none" w:sz="0" w:space="0" w:color="auto"/>
        <w:left w:val="none" w:sz="0" w:space="0" w:color="auto"/>
        <w:bottom w:val="none" w:sz="0" w:space="0" w:color="auto"/>
        <w:right w:val="none" w:sz="0" w:space="0" w:color="auto"/>
      </w:divBdr>
    </w:div>
    <w:div w:id="392317357">
      <w:bodyDiv w:val="1"/>
      <w:marLeft w:val="0"/>
      <w:marRight w:val="0"/>
      <w:marTop w:val="0"/>
      <w:marBottom w:val="0"/>
      <w:divBdr>
        <w:top w:val="none" w:sz="0" w:space="0" w:color="auto"/>
        <w:left w:val="none" w:sz="0" w:space="0" w:color="auto"/>
        <w:bottom w:val="none" w:sz="0" w:space="0" w:color="auto"/>
        <w:right w:val="none" w:sz="0" w:space="0" w:color="auto"/>
      </w:divBdr>
    </w:div>
    <w:div w:id="393509438">
      <w:bodyDiv w:val="1"/>
      <w:marLeft w:val="0"/>
      <w:marRight w:val="0"/>
      <w:marTop w:val="0"/>
      <w:marBottom w:val="0"/>
      <w:divBdr>
        <w:top w:val="none" w:sz="0" w:space="0" w:color="auto"/>
        <w:left w:val="none" w:sz="0" w:space="0" w:color="auto"/>
        <w:bottom w:val="none" w:sz="0" w:space="0" w:color="auto"/>
        <w:right w:val="none" w:sz="0" w:space="0" w:color="auto"/>
      </w:divBdr>
    </w:div>
    <w:div w:id="393696340">
      <w:bodyDiv w:val="1"/>
      <w:marLeft w:val="0"/>
      <w:marRight w:val="0"/>
      <w:marTop w:val="0"/>
      <w:marBottom w:val="0"/>
      <w:divBdr>
        <w:top w:val="none" w:sz="0" w:space="0" w:color="auto"/>
        <w:left w:val="none" w:sz="0" w:space="0" w:color="auto"/>
        <w:bottom w:val="none" w:sz="0" w:space="0" w:color="auto"/>
        <w:right w:val="none" w:sz="0" w:space="0" w:color="auto"/>
      </w:divBdr>
    </w:div>
    <w:div w:id="394545300">
      <w:bodyDiv w:val="1"/>
      <w:marLeft w:val="0"/>
      <w:marRight w:val="0"/>
      <w:marTop w:val="0"/>
      <w:marBottom w:val="0"/>
      <w:divBdr>
        <w:top w:val="none" w:sz="0" w:space="0" w:color="auto"/>
        <w:left w:val="none" w:sz="0" w:space="0" w:color="auto"/>
        <w:bottom w:val="none" w:sz="0" w:space="0" w:color="auto"/>
        <w:right w:val="none" w:sz="0" w:space="0" w:color="auto"/>
      </w:divBdr>
    </w:div>
    <w:div w:id="396901130">
      <w:bodyDiv w:val="1"/>
      <w:marLeft w:val="0"/>
      <w:marRight w:val="0"/>
      <w:marTop w:val="0"/>
      <w:marBottom w:val="0"/>
      <w:divBdr>
        <w:top w:val="none" w:sz="0" w:space="0" w:color="auto"/>
        <w:left w:val="none" w:sz="0" w:space="0" w:color="auto"/>
        <w:bottom w:val="none" w:sz="0" w:space="0" w:color="auto"/>
        <w:right w:val="none" w:sz="0" w:space="0" w:color="auto"/>
      </w:divBdr>
    </w:div>
    <w:div w:id="397557329">
      <w:bodyDiv w:val="1"/>
      <w:marLeft w:val="0"/>
      <w:marRight w:val="0"/>
      <w:marTop w:val="0"/>
      <w:marBottom w:val="0"/>
      <w:divBdr>
        <w:top w:val="none" w:sz="0" w:space="0" w:color="auto"/>
        <w:left w:val="none" w:sz="0" w:space="0" w:color="auto"/>
        <w:bottom w:val="none" w:sz="0" w:space="0" w:color="auto"/>
        <w:right w:val="none" w:sz="0" w:space="0" w:color="auto"/>
      </w:divBdr>
    </w:div>
    <w:div w:id="398675249">
      <w:bodyDiv w:val="1"/>
      <w:marLeft w:val="0"/>
      <w:marRight w:val="0"/>
      <w:marTop w:val="0"/>
      <w:marBottom w:val="0"/>
      <w:divBdr>
        <w:top w:val="none" w:sz="0" w:space="0" w:color="auto"/>
        <w:left w:val="none" w:sz="0" w:space="0" w:color="auto"/>
        <w:bottom w:val="none" w:sz="0" w:space="0" w:color="auto"/>
        <w:right w:val="none" w:sz="0" w:space="0" w:color="auto"/>
      </w:divBdr>
    </w:div>
    <w:div w:id="400173883">
      <w:bodyDiv w:val="1"/>
      <w:marLeft w:val="0"/>
      <w:marRight w:val="0"/>
      <w:marTop w:val="0"/>
      <w:marBottom w:val="0"/>
      <w:divBdr>
        <w:top w:val="none" w:sz="0" w:space="0" w:color="auto"/>
        <w:left w:val="none" w:sz="0" w:space="0" w:color="auto"/>
        <w:bottom w:val="none" w:sz="0" w:space="0" w:color="auto"/>
        <w:right w:val="none" w:sz="0" w:space="0" w:color="auto"/>
      </w:divBdr>
    </w:div>
    <w:div w:id="400564949">
      <w:bodyDiv w:val="1"/>
      <w:marLeft w:val="0"/>
      <w:marRight w:val="0"/>
      <w:marTop w:val="0"/>
      <w:marBottom w:val="0"/>
      <w:divBdr>
        <w:top w:val="none" w:sz="0" w:space="0" w:color="auto"/>
        <w:left w:val="none" w:sz="0" w:space="0" w:color="auto"/>
        <w:bottom w:val="none" w:sz="0" w:space="0" w:color="auto"/>
        <w:right w:val="none" w:sz="0" w:space="0" w:color="auto"/>
      </w:divBdr>
    </w:div>
    <w:div w:id="400712415">
      <w:bodyDiv w:val="1"/>
      <w:marLeft w:val="0"/>
      <w:marRight w:val="0"/>
      <w:marTop w:val="0"/>
      <w:marBottom w:val="0"/>
      <w:divBdr>
        <w:top w:val="none" w:sz="0" w:space="0" w:color="auto"/>
        <w:left w:val="none" w:sz="0" w:space="0" w:color="auto"/>
        <w:bottom w:val="none" w:sz="0" w:space="0" w:color="auto"/>
        <w:right w:val="none" w:sz="0" w:space="0" w:color="auto"/>
      </w:divBdr>
    </w:div>
    <w:div w:id="401684993">
      <w:bodyDiv w:val="1"/>
      <w:marLeft w:val="0"/>
      <w:marRight w:val="0"/>
      <w:marTop w:val="0"/>
      <w:marBottom w:val="0"/>
      <w:divBdr>
        <w:top w:val="none" w:sz="0" w:space="0" w:color="auto"/>
        <w:left w:val="none" w:sz="0" w:space="0" w:color="auto"/>
        <w:bottom w:val="none" w:sz="0" w:space="0" w:color="auto"/>
        <w:right w:val="none" w:sz="0" w:space="0" w:color="auto"/>
      </w:divBdr>
    </w:div>
    <w:div w:id="403797012">
      <w:bodyDiv w:val="1"/>
      <w:marLeft w:val="0"/>
      <w:marRight w:val="0"/>
      <w:marTop w:val="0"/>
      <w:marBottom w:val="0"/>
      <w:divBdr>
        <w:top w:val="none" w:sz="0" w:space="0" w:color="auto"/>
        <w:left w:val="none" w:sz="0" w:space="0" w:color="auto"/>
        <w:bottom w:val="none" w:sz="0" w:space="0" w:color="auto"/>
        <w:right w:val="none" w:sz="0" w:space="0" w:color="auto"/>
      </w:divBdr>
    </w:div>
    <w:div w:id="408235617">
      <w:bodyDiv w:val="1"/>
      <w:marLeft w:val="0"/>
      <w:marRight w:val="0"/>
      <w:marTop w:val="0"/>
      <w:marBottom w:val="0"/>
      <w:divBdr>
        <w:top w:val="none" w:sz="0" w:space="0" w:color="auto"/>
        <w:left w:val="none" w:sz="0" w:space="0" w:color="auto"/>
        <w:bottom w:val="none" w:sz="0" w:space="0" w:color="auto"/>
        <w:right w:val="none" w:sz="0" w:space="0" w:color="auto"/>
      </w:divBdr>
    </w:div>
    <w:div w:id="409353566">
      <w:bodyDiv w:val="1"/>
      <w:marLeft w:val="0"/>
      <w:marRight w:val="0"/>
      <w:marTop w:val="0"/>
      <w:marBottom w:val="0"/>
      <w:divBdr>
        <w:top w:val="none" w:sz="0" w:space="0" w:color="auto"/>
        <w:left w:val="none" w:sz="0" w:space="0" w:color="auto"/>
        <w:bottom w:val="none" w:sz="0" w:space="0" w:color="auto"/>
        <w:right w:val="none" w:sz="0" w:space="0" w:color="auto"/>
      </w:divBdr>
    </w:div>
    <w:div w:id="409354961">
      <w:bodyDiv w:val="1"/>
      <w:marLeft w:val="0"/>
      <w:marRight w:val="0"/>
      <w:marTop w:val="0"/>
      <w:marBottom w:val="0"/>
      <w:divBdr>
        <w:top w:val="none" w:sz="0" w:space="0" w:color="auto"/>
        <w:left w:val="none" w:sz="0" w:space="0" w:color="auto"/>
        <w:bottom w:val="none" w:sz="0" w:space="0" w:color="auto"/>
        <w:right w:val="none" w:sz="0" w:space="0" w:color="auto"/>
      </w:divBdr>
    </w:div>
    <w:div w:id="409929623">
      <w:bodyDiv w:val="1"/>
      <w:marLeft w:val="0"/>
      <w:marRight w:val="0"/>
      <w:marTop w:val="0"/>
      <w:marBottom w:val="0"/>
      <w:divBdr>
        <w:top w:val="none" w:sz="0" w:space="0" w:color="auto"/>
        <w:left w:val="none" w:sz="0" w:space="0" w:color="auto"/>
        <w:bottom w:val="none" w:sz="0" w:space="0" w:color="auto"/>
        <w:right w:val="none" w:sz="0" w:space="0" w:color="auto"/>
      </w:divBdr>
    </w:div>
    <w:div w:id="411390051">
      <w:bodyDiv w:val="1"/>
      <w:marLeft w:val="0"/>
      <w:marRight w:val="0"/>
      <w:marTop w:val="0"/>
      <w:marBottom w:val="0"/>
      <w:divBdr>
        <w:top w:val="none" w:sz="0" w:space="0" w:color="auto"/>
        <w:left w:val="none" w:sz="0" w:space="0" w:color="auto"/>
        <w:bottom w:val="none" w:sz="0" w:space="0" w:color="auto"/>
        <w:right w:val="none" w:sz="0" w:space="0" w:color="auto"/>
      </w:divBdr>
    </w:div>
    <w:div w:id="412514520">
      <w:bodyDiv w:val="1"/>
      <w:marLeft w:val="0"/>
      <w:marRight w:val="0"/>
      <w:marTop w:val="0"/>
      <w:marBottom w:val="0"/>
      <w:divBdr>
        <w:top w:val="none" w:sz="0" w:space="0" w:color="auto"/>
        <w:left w:val="none" w:sz="0" w:space="0" w:color="auto"/>
        <w:bottom w:val="none" w:sz="0" w:space="0" w:color="auto"/>
        <w:right w:val="none" w:sz="0" w:space="0" w:color="auto"/>
      </w:divBdr>
    </w:div>
    <w:div w:id="414473179">
      <w:bodyDiv w:val="1"/>
      <w:marLeft w:val="0"/>
      <w:marRight w:val="0"/>
      <w:marTop w:val="0"/>
      <w:marBottom w:val="0"/>
      <w:divBdr>
        <w:top w:val="none" w:sz="0" w:space="0" w:color="auto"/>
        <w:left w:val="none" w:sz="0" w:space="0" w:color="auto"/>
        <w:bottom w:val="none" w:sz="0" w:space="0" w:color="auto"/>
        <w:right w:val="none" w:sz="0" w:space="0" w:color="auto"/>
      </w:divBdr>
    </w:div>
    <w:div w:id="417097760">
      <w:bodyDiv w:val="1"/>
      <w:marLeft w:val="0"/>
      <w:marRight w:val="0"/>
      <w:marTop w:val="0"/>
      <w:marBottom w:val="0"/>
      <w:divBdr>
        <w:top w:val="none" w:sz="0" w:space="0" w:color="auto"/>
        <w:left w:val="none" w:sz="0" w:space="0" w:color="auto"/>
        <w:bottom w:val="none" w:sz="0" w:space="0" w:color="auto"/>
        <w:right w:val="none" w:sz="0" w:space="0" w:color="auto"/>
      </w:divBdr>
    </w:div>
    <w:div w:id="417604869">
      <w:bodyDiv w:val="1"/>
      <w:marLeft w:val="0"/>
      <w:marRight w:val="0"/>
      <w:marTop w:val="0"/>
      <w:marBottom w:val="0"/>
      <w:divBdr>
        <w:top w:val="none" w:sz="0" w:space="0" w:color="auto"/>
        <w:left w:val="none" w:sz="0" w:space="0" w:color="auto"/>
        <w:bottom w:val="none" w:sz="0" w:space="0" w:color="auto"/>
        <w:right w:val="none" w:sz="0" w:space="0" w:color="auto"/>
      </w:divBdr>
    </w:div>
    <w:div w:id="420689360">
      <w:bodyDiv w:val="1"/>
      <w:marLeft w:val="0"/>
      <w:marRight w:val="0"/>
      <w:marTop w:val="0"/>
      <w:marBottom w:val="0"/>
      <w:divBdr>
        <w:top w:val="none" w:sz="0" w:space="0" w:color="auto"/>
        <w:left w:val="none" w:sz="0" w:space="0" w:color="auto"/>
        <w:bottom w:val="none" w:sz="0" w:space="0" w:color="auto"/>
        <w:right w:val="none" w:sz="0" w:space="0" w:color="auto"/>
      </w:divBdr>
    </w:div>
    <w:div w:id="421297037">
      <w:bodyDiv w:val="1"/>
      <w:marLeft w:val="0"/>
      <w:marRight w:val="0"/>
      <w:marTop w:val="0"/>
      <w:marBottom w:val="0"/>
      <w:divBdr>
        <w:top w:val="none" w:sz="0" w:space="0" w:color="auto"/>
        <w:left w:val="none" w:sz="0" w:space="0" w:color="auto"/>
        <w:bottom w:val="none" w:sz="0" w:space="0" w:color="auto"/>
        <w:right w:val="none" w:sz="0" w:space="0" w:color="auto"/>
      </w:divBdr>
    </w:div>
    <w:div w:id="423496902">
      <w:bodyDiv w:val="1"/>
      <w:marLeft w:val="0"/>
      <w:marRight w:val="0"/>
      <w:marTop w:val="0"/>
      <w:marBottom w:val="0"/>
      <w:divBdr>
        <w:top w:val="none" w:sz="0" w:space="0" w:color="auto"/>
        <w:left w:val="none" w:sz="0" w:space="0" w:color="auto"/>
        <w:bottom w:val="none" w:sz="0" w:space="0" w:color="auto"/>
        <w:right w:val="none" w:sz="0" w:space="0" w:color="auto"/>
      </w:divBdr>
    </w:div>
    <w:div w:id="424107373">
      <w:bodyDiv w:val="1"/>
      <w:marLeft w:val="0"/>
      <w:marRight w:val="0"/>
      <w:marTop w:val="0"/>
      <w:marBottom w:val="0"/>
      <w:divBdr>
        <w:top w:val="none" w:sz="0" w:space="0" w:color="auto"/>
        <w:left w:val="none" w:sz="0" w:space="0" w:color="auto"/>
        <w:bottom w:val="none" w:sz="0" w:space="0" w:color="auto"/>
        <w:right w:val="none" w:sz="0" w:space="0" w:color="auto"/>
      </w:divBdr>
    </w:div>
    <w:div w:id="424300936">
      <w:bodyDiv w:val="1"/>
      <w:marLeft w:val="0"/>
      <w:marRight w:val="0"/>
      <w:marTop w:val="0"/>
      <w:marBottom w:val="0"/>
      <w:divBdr>
        <w:top w:val="none" w:sz="0" w:space="0" w:color="auto"/>
        <w:left w:val="none" w:sz="0" w:space="0" w:color="auto"/>
        <w:bottom w:val="none" w:sz="0" w:space="0" w:color="auto"/>
        <w:right w:val="none" w:sz="0" w:space="0" w:color="auto"/>
      </w:divBdr>
    </w:div>
    <w:div w:id="424885668">
      <w:bodyDiv w:val="1"/>
      <w:marLeft w:val="0"/>
      <w:marRight w:val="0"/>
      <w:marTop w:val="0"/>
      <w:marBottom w:val="0"/>
      <w:divBdr>
        <w:top w:val="none" w:sz="0" w:space="0" w:color="auto"/>
        <w:left w:val="none" w:sz="0" w:space="0" w:color="auto"/>
        <w:bottom w:val="none" w:sz="0" w:space="0" w:color="auto"/>
        <w:right w:val="none" w:sz="0" w:space="0" w:color="auto"/>
      </w:divBdr>
    </w:div>
    <w:div w:id="424962293">
      <w:bodyDiv w:val="1"/>
      <w:marLeft w:val="0"/>
      <w:marRight w:val="0"/>
      <w:marTop w:val="0"/>
      <w:marBottom w:val="0"/>
      <w:divBdr>
        <w:top w:val="none" w:sz="0" w:space="0" w:color="auto"/>
        <w:left w:val="none" w:sz="0" w:space="0" w:color="auto"/>
        <w:bottom w:val="none" w:sz="0" w:space="0" w:color="auto"/>
        <w:right w:val="none" w:sz="0" w:space="0" w:color="auto"/>
      </w:divBdr>
    </w:div>
    <w:div w:id="426342165">
      <w:bodyDiv w:val="1"/>
      <w:marLeft w:val="0"/>
      <w:marRight w:val="0"/>
      <w:marTop w:val="0"/>
      <w:marBottom w:val="0"/>
      <w:divBdr>
        <w:top w:val="none" w:sz="0" w:space="0" w:color="auto"/>
        <w:left w:val="none" w:sz="0" w:space="0" w:color="auto"/>
        <w:bottom w:val="none" w:sz="0" w:space="0" w:color="auto"/>
        <w:right w:val="none" w:sz="0" w:space="0" w:color="auto"/>
      </w:divBdr>
    </w:div>
    <w:div w:id="427390374">
      <w:bodyDiv w:val="1"/>
      <w:marLeft w:val="0"/>
      <w:marRight w:val="0"/>
      <w:marTop w:val="0"/>
      <w:marBottom w:val="0"/>
      <w:divBdr>
        <w:top w:val="none" w:sz="0" w:space="0" w:color="auto"/>
        <w:left w:val="none" w:sz="0" w:space="0" w:color="auto"/>
        <w:bottom w:val="none" w:sz="0" w:space="0" w:color="auto"/>
        <w:right w:val="none" w:sz="0" w:space="0" w:color="auto"/>
      </w:divBdr>
    </w:div>
    <w:div w:id="429549706">
      <w:bodyDiv w:val="1"/>
      <w:marLeft w:val="0"/>
      <w:marRight w:val="0"/>
      <w:marTop w:val="0"/>
      <w:marBottom w:val="0"/>
      <w:divBdr>
        <w:top w:val="none" w:sz="0" w:space="0" w:color="auto"/>
        <w:left w:val="none" w:sz="0" w:space="0" w:color="auto"/>
        <w:bottom w:val="none" w:sz="0" w:space="0" w:color="auto"/>
        <w:right w:val="none" w:sz="0" w:space="0" w:color="auto"/>
      </w:divBdr>
    </w:div>
    <w:div w:id="430784609">
      <w:bodyDiv w:val="1"/>
      <w:marLeft w:val="0"/>
      <w:marRight w:val="0"/>
      <w:marTop w:val="0"/>
      <w:marBottom w:val="0"/>
      <w:divBdr>
        <w:top w:val="none" w:sz="0" w:space="0" w:color="auto"/>
        <w:left w:val="none" w:sz="0" w:space="0" w:color="auto"/>
        <w:bottom w:val="none" w:sz="0" w:space="0" w:color="auto"/>
        <w:right w:val="none" w:sz="0" w:space="0" w:color="auto"/>
      </w:divBdr>
    </w:div>
    <w:div w:id="432827360">
      <w:bodyDiv w:val="1"/>
      <w:marLeft w:val="0"/>
      <w:marRight w:val="0"/>
      <w:marTop w:val="0"/>
      <w:marBottom w:val="0"/>
      <w:divBdr>
        <w:top w:val="none" w:sz="0" w:space="0" w:color="auto"/>
        <w:left w:val="none" w:sz="0" w:space="0" w:color="auto"/>
        <w:bottom w:val="none" w:sz="0" w:space="0" w:color="auto"/>
        <w:right w:val="none" w:sz="0" w:space="0" w:color="auto"/>
      </w:divBdr>
    </w:div>
    <w:div w:id="433208955">
      <w:bodyDiv w:val="1"/>
      <w:marLeft w:val="0"/>
      <w:marRight w:val="0"/>
      <w:marTop w:val="0"/>
      <w:marBottom w:val="0"/>
      <w:divBdr>
        <w:top w:val="none" w:sz="0" w:space="0" w:color="auto"/>
        <w:left w:val="none" w:sz="0" w:space="0" w:color="auto"/>
        <w:bottom w:val="none" w:sz="0" w:space="0" w:color="auto"/>
        <w:right w:val="none" w:sz="0" w:space="0" w:color="auto"/>
      </w:divBdr>
    </w:div>
    <w:div w:id="433980831">
      <w:bodyDiv w:val="1"/>
      <w:marLeft w:val="0"/>
      <w:marRight w:val="0"/>
      <w:marTop w:val="0"/>
      <w:marBottom w:val="0"/>
      <w:divBdr>
        <w:top w:val="none" w:sz="0" w:space="0" w:color="auto"/>
        <w:left w:val="none" w:sz="0" w:space="0" w:color="auto"/>
        <w:bottom w:val="none" w:sz="0" w:space="0" w:color="auto"/>
        <w:right w:val="none" w:sz="0" w:space="0" w:color="auto"/>
      </w:divBdr>
    </w:div>
    <w:div w:id="434445106">
      <w:bodyDiv w:val="1"/>
      <w:marLeft w:val="0"/>
      <w:marRight w:val="0"/>
      <w:marTop w:val="0"/>
      <w:marBottom w:val="0"/>
      <w:divBdr>
        <w:top w:val="none" w:sz="0" w:space="0" w:color="auto"/>
        <w:left w:val="none" w:sz="0" w:space="0" w:color="auto"/>
        <w:bottom w:val="none" w:sz="0" w:space="0" w:color="auto"/>
        <w:right w:val="none" w:sz="0" w:space="0" w:color="auto"/>
      </w:divBdr>
    </w:div>
    <w:div w:id="435056459">
      <w:bodyDiv w:val="1"/>
      <w:marLeft w:val="0"/>
      <w:marRight w:val="0"/>
      <w:marTop w:val="0"/>
      <w:marBottom w:val="0"/>
      <w:divBdr>
        <w:top w:val="none" w:sz="0" w:space="0" w:color="auto"/>
        <w:left w:val="none" w:sz="0" w:space="0" w:color="auto"/>
        <w:bottom w:val="none" w:sz="0" w:space="0" w:color="auto"/>
        <w:right w:val="none" w:sz="0" w:space="0" w:color="auto"/>
      </w:divBdr>
    </w:div>
    <w:div w:id="435322506">
      <w:bodyDiv w:val="1"/>
      <w:marLeft w:val="0"/>
      <w:marRight w:val="0"/>
      <w:marTop w:val="0"/>
      <w:marBottom w:val="0"/>
      <w:divBdr>
        <w:top w:val="none" w:sz="0" w:space="0" w:color="auto"/>
        <w:left w:val="none" w:sz="0" w:space="0" w:color="auto"/>
        <w:bottom w:val="none" w:sz="0" w:space="0" w:color="auto"/>
        <w:right w:val="none" w:sz="0" w:space="0" w:color="auto"/>
      </w:divBdr>
    </w:div>
    <w:div w:id="435517284">
      <w:bodyDiv w:val="1"/>
      <w:marLeft w:val="0"/>
      <w:marRight w:val="0"/>
      <w:marTop w:val="0"/>
      <w:marBottom w:val="0"/>
      <w:divBdr>
        <w:top w:val="none" w:sz="0" w:space="0" w:color="auto"/>
        <w:left w:val="none" w:sz="0" w:space="0" w:color="auto"/>
        <w:bottom w:val="none" w:sz="0" w:space="0" w:color="auto"/>
        <w:right w:val="none" w:sz="0" w:space="0" w:color="auto"/>
      </w:divBdr>
    </w:div>
    <w:div w:id="439640893">
      <w:bodyDiv w:val="1"/>
      <w:marLeft w:val="0"/>
      <w:marRight w:val="0"/>
      <w:marTop w:val="0"/>
      <w:marBottom w:val="0"/>
      <w:divBdr>
        <w:top w:val="none" w:sz="0" w:space="0" w:color="auto"/>
        <w:left w:val="none" w:sz="0" w:space="0" w:color="auto"/>
        <w:bottom w:val="none" w:sz="0" w:space="0" w:color="auto"/>
        <w:right w:val="none" w:sz="0" w:space="0" w:color="auto"/>
      </w:divBdr>
    </w:div>
    <w:div w:id="440419499">
      <w:bodyDiv w:val="1"/>
      <w:marLeft w:val="0"/>
      <w:marRight w:val="0"/>
      <w:marTop w:val="0"/>
      <w:marBottom w:val="0"/>
      <w:divBdr>
        <w:top w:val="none" w:sz="0" w:space="0" w:color="auto"/>
        <w:left w:val="none" w:sz="0" w:space="0" w:color="auto"/>
        <w:bottom w:val="none" w:sz="0" w:space="0" w:color="auto"/>
        <w:right w:val="none" w:sz="0" w:space="0" w:color="auto"/>
      </w:divBdr>
    </w:div>
    <w:div w:id="441151001">
      <w:bodyDiv w:val="1"/>
      <w:marLeft w:val="0"/>
      <w:marRight w:val="0"/>
      <w:marTop w:val="0"/>
      <w:marBottom w:val="0"/>
      <w:divBdr>
        <w:top w:val="none" w:sz="0" w:space="0" w:color="auto"/>
        <w:left w:val="none" w:sz="0" w:space="0" w:color="auto"/>
        <w:bottom w:val="none" w:sz="0" w:space="0" w:color="auto"/>
        <w:right w:val="none" w:sz="0" w:space="0" w:color="auto"/>
      </w:divBdr>
    </w:div>
    <w:div w:id="442964795">
      <w:bodyDiv w:val="1"/>
      <w:marLeft w:val="0"/>
      <w:marRight w:val="0"/>
      <w:marTop w:val="0"/>
      <w:marBottom w:val="0"/>
      <w:divBdr>
        <w:top w:val="none" w:sz="0" w:space="0" w:color="auto"/>
        <w:left w:val="none" w:sz="0" w:space="0" w:color="auto"/>
        <w:bottom w:val="none" w:sz="0" w:space="0" w:color="auto"/>
        <w:right w:val="none" w:sz="0" w:space="0" w:color="auto"/>
      </w:divBdr>
    </w:div>
    <w:div w:id="444234005">
      <w:bodyDiv w:val="1"/>
      <w:marLeft w:val="0"/>
      <w:marRight w:val="0"/>
      <w:marTop w:val="0"/>
      <w:marBottom w:val="0"/>
      <w:divBdr>
        <w:top w:val="none" w:sz="0" w:space="0" w:color="auto"/>
        <w:left w:val="none" w:sz="0" w:space="0" w:color="auto"/>
        <w:bottom w:val="none" w:sz="0" w:space="0" w:color="auto"/>
        <w:right w:val="none" w:sz="0" w:space="0" w:color="auto"/>
      </w:divBdr>
    </w:div>
    <w:div w:id="444663897">
      <w:bodyDiv w:val="1"/>
      <w:marLeft w:val="0"/>
      <w:marRight w:val="0"/>
      <w:marTop w:val="0"/>
      <w:marBottom w:val="0"/>
      <w:divBdr>
        <w:top w:val="none" w:sz="0" w:space="0" w:color="auto"/>
        <w:left w:val="none" w:sz="0" w:space="0" w:color="auto"/>
        <w:bottom w:val="none" w:sz="0" w:space="0" w:color="auto"/>
        <w:right w:val="none" w:sz="0" w:space="0" w:color="auto"/>
      </w:divBdr>
    </w:div>
    <w:div w:id="445538558">
      <w:bodyDiv w:val="1"/>
      <w:marLeft w:val="0"/>
      <w:marRight w:val="0"/>
      <w:marTop w:val="0"/>
      <w:marBottom w:val="0"/>
      <w:divBdr>
        <w:top w:val="none" w:sz="0" w:space="0" w:color="auto"/>
        <w:left w:val="none" w:sz="0" w:space="0" w:color="auto"/>
        <w:bottom w:val="none" w:sz="0" w:space="0" w:color="auto"/>
        <w:right w:val="none" w:sz="0" w:space="0" w:color="auto"/>
      </w:divBdr>
    </w:div>
    <w:div w:id="445546279">
      <w:bodyDiv w:val="1"/>
      <w:marLeft w:val="0"/>
      <w:marRight w:val="0"/>
      <w:marTop w:val="0"/>
      <w:marBottom w:val="0"/>
      <w:divBdr>
        <w:top w:val="none" w:sz="0" w:space="0" w:color="auto"/>
        <w:left w:val="none" w:sz="0" w:space="0" w:color="auto"/>
        <w:bottom w:val="none" w:sz="0" w:space="0" w:color="auto"/>
        <w:right w:val="none" w:sz="0" w:space="0" w:color="auto"/>
      </w:divBdr>
    </w:div>
    <w:div w:id="446312938">
      <w:bodyDiv w:val="1"/>
      <w:marLeft w:val="0"/>
      <w:marRight w:val="0"/>
      <w:marTop w:val="0"/>
      <w:marBottom w:val="0"/>
      <w:divBdr>
        <w:top w:val="none" w:sz="0" w:space="0" w:color="auto"/>
        <w:left w:val="none" w:sz="0" w:space="0" w:color="auto"/>
        <w:bottom w:val="none" w:sz="0" w:space="0" w:color="auto"/>
        <w:right w:val="none" w:sz="0" w:space="0" w:color="auto"/>
      </w:divBdr>
    </w:div>
    <w:div w:id="446508054">
      <w:bodyDiv w:val="1"/>
      <w:marLeft w:val="0"/>
      <w:marRight w:val="0"/>
      <w:marTop w:val="0"/>
      <w:marBottom w:val="0"/>
      <w:divBdr>
        <w:top w:val="none" w:sz="0" w:space="0" w:color="auto"/>
        <w:left w:val="none" w:sz="0" w:space="0" w:color="auto"/>
        <w:bottom w:val="none" w:sz="0" w:space="0" w:color="auto"/>
        <w:right w:val="none" w:sz="0" w:space="0" w:color="auto"/>
      </w:divBdr>
    </w:div>
    <w:div w:id="446773373">
      <w:bodyDiv w:val="1"/>
      <w:marLeft w:val="0"/>
      <w:marRight w:val="0"/>
      <w:marTop w:val="0"/>
      <w:marBottom w:val="0"/>
      <w:divBdr>
        <w:top w:val="none" w:sz="0" w:space="0" w:color="auto"/>
        <w:left w:val="none" w:sz="0" w:space="0" w:color="auto"/>
        <w:bottom w:val="none" w:sz="0" w:space="0" w:color="auto"/>
        <w:right w:val="none" w:sz="0" w:space="0" w:color="auto"/>
      </w:divBdr>
    </w:div>
    <w:div w:id="447283773">
      <w:bodyDiv w:val="1"/>
      <w:marLeft w:val="0"/>
      <w:marRight w:val="0"/>
      <w:marTop w:val="0"/>
      <w:marBottom w:val="0"/>
      <w:divBdr>
        <w:top w:val="none" w:sz="0" w:space="0" w:color="auto"/>
        <w:left w:val="none" w:sz="0" w:space="0" w:color="auto"/>
        <w:bottom w:val="none" w:sz="0" w:space="0" w:color="auto"/>
        <w:right w:val="none" w:sz="0" w:space="0" w:color="auto"/>
      </w:divBdr>
    </w:div>
    <w:div w:id="452329756">
      <w:bodyDiv w:val="1"/>
      <w:marLeft w:val="0"/>
      <w:marRight w:val="0"/>
      <w:marTop w:val="0"/>
      <w:marBottom w:val="0"/>
      <w:divBdr>
        <w:top w:val="none" w:sz="0" w:space="0" w:color="auto"/>
        <w:left w:val="none" w:sz="0" w:space="0" w:color="auto"/>
        <w:bottom w:val="none" w:sz="0" w:space="0" w:color="auto"/>
        <w:right w:val="none" w:sz="0" w:space="0" w:color="auto"/>
      </w:divBdr>
    </w:div>
    <w:div w:id="454569539">
      <w:bodyDiv w:val="1"/>
      <w:marLeft w:val="0"/>
      <w:marRight w:val="0"/>
      <w:marTop w:val="0"/>
      <w:marBottom w:val="0"/>
      <w:divBdr>
        <w:top w:val="none" w:sz="0" w:space="0" w:color="auto"/>
        <w:left w:val="none" w:sz="0" w:space="0" w:color="auto"/>
        <w:bottom w:val="none" w:sz="0" w:space="0" w:color="auto"/>
        <w:right w:val="none" w:sz="0" w:space="0" w:color="auto"/>
      </w:divBdr>
    </w:div>
    <w:div w:id="461774472">
      <w:bodyDiv w:val="1"/>
      <w:marLeft w:val="0"/>
      <w:marRight w:val="0"/>
      <w:marTop w:val="0"/>
      <w:marBottom w:val="0"/>
      <w:divBdr>
        <w:top w:val="none" w:sz="0" w:space="0" w:color="auto"/>
        <w:left w:val="none" w:sz="0" w:space="0" w:color="auto"/>
        <w:bottom w:val="none" w:sz="0" w:space="0" w:color="auto"/>
        <w:right w:val="none" w:sz="0" w:space="0" w:color="auto"/>
      </w:divBdr>
    </w:div>
    <w:div w:id="466900527">
      <w:bodyDiv w:val="1"/>
      <w:marLeft w:val="0"/>
      <w:marRight w:val="0"/>
      <w:marTop w:val="0"/>
      <w:marBottom w:val="0"/>
      <w:divBdr>
        <w:top w:val="none" w:sz="0" w:space="0" w:color="auto"/>
        <w:left w:val="none" w:sz="0" w:space="0" w:color="auto"/>
        <w:bottom w:val="none" w:sz="0" w:space="0" w:color="auto"/>
        <w:right w:val="none" w:sz="0" w:space="0" w:color="auto"/>
      </w:divBdr>
    </w:div>
    <w:div w:id="468403371">
      <w:bodyDiv w:val="1"/>
      <w:marLeft w:val="0"/>
      <w:marRight w:val="0"/>
      <w:marTop w:val="0"/>
      <w:marBottom w:val="0"/>
      <w:divBdr>
        <w:top w:val="none" w:sz="0" w:space="0" w:color="auto"/>
        <w:left w:val="none" w:sz="0" w:space="0" w:color="auto"/>
        <w:bottom w:val="none" w:sz="0" w:space="0" w:color="auto"/>
        <w:right w:val="none" w:sz="0" w:space="0" w:color="auto"/>
      </w:divBdr>
    </w:div>
    <w:div w:id="476994335">
      <w:bodyDiv w:val="1"/>
      <w:marLeft w:val="0"/>
      <w:marRight w:val="0"/>
      <w:marTop w:val="0"/>
      <w:marBottom w:val="0"/>
      <w:divBdr>
        <w:top w:val="none" w:sz="0" w:space="0" w:color="auto"/>
        <w:left w:val="none" w:sz="0" w:space="0" w:color="auto"/>
        <w:bottom w:val="none" w:sz="0" w:space="0" w:color="auto"/>
        <w:right w:val="none" w:sz="0" w:space="0" w:color="auto"/>
      </w:divBdr>
    </w:div>
    <w:div w:id="478693551">
      <w:bodyDiv w:val="1"/>
      <w:marLeft w:val="0"/>
      <w:marRight w:val="0"/>
      <w:marTop w:val="0"/>
      <w:marBottom w:val="0"/>
      <w:divBdr>
        <w:top w:val="none" w:sz="0" w:space="0" w:color="auto"/>
        <w:left w:val="none" w:sz="0" w:space="0" w:color="auto"/>
        <w:bottom w:val="none" w:sz="0" w:space="0" w:color="auto"/>
        <w:right w:val="none" w:sz="0" w:space="0" w:color="auto"/>
      </w:divBdr>
    </w:div>
    <w:div w:id="480117960">
      <w:bodyDiv w:val="1"/>
      <w:marLeft w:val="0"/>
      <w:marRight w:val="0"/>
      <w:marTop w:val="0"/>
      <w:marBottom w:val="0"/>
      <w:divBdr>
        <w:top w:val="none" w:sz="0" w:space="0" w:color="auto"/>
        <w:left w:val="none" w:sz="0" w:space="0" w:color="auto"/>
        <w:bottom w:val="none" w:sz="0" w:space="0" w:color="auto"/>
        <w:right w:val="none" w:sz="0" w:space="0" w:color="auto"/>
      </w:divBdr>
    </w:div>
    <w:div w:id="480121895">
      <w:bodyDiv w:val="1"/>
      <w:marLeft w:val="0"/>
      <w:marRight w:val="0"/>
      <w:marTop w:val="0"/>
      <w:marBottom w:val="0"/>
      <w:divBdr>
        <w:top w:val="none" w:sz="0" w:space="0" w:color="auto"/>
        <w:left w:val="none" w:sz="0" w:space="0" w:color="auto"/>
        <w:bottom w:val="none" w:sz="0" w:space="0" w:color="auto"/>
        <w:right w:val="none" w:sz="0" w:space="0" w:color="auto"/>
      </w:divBdr>
    </w:div>
    <w:div w:id="481770688">
      <w:bodyDiv w:val="1"/>
      <w:marLeft w:val="0"/>
      <w:marRight w:val="0"/>
      <w:marTop w:val="0"/>
      <w:marBottom w:val="0"/>
      <w:divBdr>
        <w:top w:val="none" w:sz="0" w:space="0" w:color="auto"/>
        <w:left w:val="none" w:sz="0" w:space="0" w:color="auto"/>
        <w:bottom w:val="none" w:sz="0" w:space="0" w:color="auto"/>
        <w:right w:val="none" w:sz="0" w:space="0" w:color="auto"/>
      </w:divBdr>
    </w:div>
    <w:div w:id="481891433">
      <w:bodyDiv w:val="1"/>
      <w:marLeft w:val="0"/>
      <w:marRight w:val="0"/>
      <w:marTop w:val="0"/>
      <w:marBottom w:val="0"/>
      <w:divBdr>
        <w:top w:val="none" w:sz="0" w:space="0" w:color="auto"/>
        <w:left w:val="none" w:sz="0" w:space="0" w:color="auto"/>
        <w:bottom w:val="none" w:sz="0" w:space="0" w:color="auto"/>
        <w:right w:val="none" w:sz="0" w:space="0" w:color="auto"/>
      </w:divBdr>
    </w:div>
    <w:div w:id="484051840">
      <w:bodyDiv w:val="1"/>
      <w:marLeft w:val="0"/>
      <w:marRight w:val="0"/>
      <w:marTop w:val="0"/>
      <w:marBottom w:val="0"/>
      <w:divBdr>
        <w:top w:val="none" w:sz="0" w:space="0" w:color="auto"/>
        <w:left w:val="none" w:sz="0" w:space="0" w:color="auto"/>
        <w:bottom w:val="none" w:sz="0" w:space="0" w:color="auto"/>
        <w:right w:val="none" w:sz="0" w:space="0" w:color="auto"/>
      </w:divBdr>
    </w:div>
    <w:div w:id="485438059">
      <w:bodyDiv w:val="1"/>
      <w:marLeft w:val="0"/>
      <w:marRight w:val="0"/>
      <w:marTop w:val="0"/>
      <w:marBottom w:val="0"/>
      <w:divBdr>
        <w:top w:val="none" w:sz="0" w:space="0" w:color="auto"/>
        <w:left w:val="none" w:sz="0" w:space="0" w:color="auto"/>
        <w:bottom w:val="none" w:sz="0" w:space="0" w:color="auto"/>
        <w:right w:val="none" w:sz="0" w:space="0" w:color="auto"/>
      </w:divBdr>
    </w:div>
    <w:div w:id="487063684">
      <w:bodyDiv w:val="1"/>
      <w:marLeft w:val="0"/>
      <w:marRight w:val="0"/>
      <w:marTop w:val="0"/>
      <w:marBottom w:val="0"/>
      <w:divBdr>
        <w:top w:val="none" w:sz="0" w:space="0" w:color="auto"/>
        <w:left w:val="none" w:sz="0" w:space="0" w:color="auto"/>
        <w:bottom w:val="none" w:sz="0" w:space="0" w:color="auto"/>
        <w:right w:val="none" w:sz="0" w:space="0" w:color="auto"/>
      </w:divBdr>
    </w:div>
    <w:div w:id="490369149">
      <w:bodyDiv w:val="1"/>
      <w:marLeft w:val="0"/>
      <w:marRight w:val="0"/>
      <w:marTop w:val="0"/>
      <w:marBottom w:val="0"/>
      <w:divBdr>
        <w:top w:val="none" w:sz="0" w:space="0" w:color="auto"/>
        <w:left w:val="none" w:sz="0" w:space="0" w:color="auto"/>
        <w:bottom w:val="none" w:sz="0" w:space="0" w:color="auto"/>
        <w:right w:val="none" w:sz="0" w:space="0" w:color="auto"/>
      </w:divBdr>
    </w:div>
    <w:div w:id="492140854">
      <w:bodyDiv w:val="1"/>
      <w:marLeft w:val="0"/>
      <w:marRight w:val="0"/>
      <w:marTop w:val="0"/>
      <w:marBottom w:val="0"/>
      <w:divBdr>
        <w:top w:val="none" w:sz="0" w:space="0" w:color="auto"/>
        <w:left w:val="none" w:sz="0" w:space="0" w:color="auto"/>
        <w:bottom w:val="none" w:sz="0" w:space="0" w:color="auto"/>
        <w:right w:val="none" w:sz="0" w:space="0" w:color="auto"/>
      </w:divBdr>
    </w:div>
    <w:div w:id="492331788">
      <w:bodyDiv w:val="1"/>
      <w:marLeft w:val="0"/>
      <w:marRight w:val="0"/>
      <w:marTop w:val="0"/>
      <w:marBottom w:val="0"/>
      <w:divBdr>
        <w:top w:val="none" w:sz="0" w:space="0" w:color="auto"/>
        <w:left w:val="none" w:sz="0" w:space="0" w:color="auto"/>
        <w:bottom w:val="none" w:sz="0" w:space="0" w:color="auto"/>
        <w:right w:val="none" w:sz="0" w:space="0" w:color="auto"/>
      </w:divBdr>
    </w:div>
    <w:div w:id="492837238">
      <w:bodyDiv w:val="1"/>
      <w:marLeft w:val="0"/>
      <w:marRight w:val="0"/>
      <w:marTop w:val="0"/>
      <w:marBottom w:val="0"/>
      <w:divBdr>
        <w:top w:val="none" w:sz="0" w:space="0" w:color="auto"/>
        <w:left w:val="none" w:sz="0" w:space="0" w:color="auto"/>
        <w:bottom w:val="none" w:sz="0" w:space="0" w:color="auto"/>
        <w:right w:val="none" w:sz="0" w:space="0" w:color="auto"/>
      </w:divBdr>
    </w:div>
    <w:div w:id="494490597">
      <w:bodyDiv w:val="1"/>
      <w:marLeft w:val="0"/>
      <w:marRight w:val="0"/>
      <w:marTop w:val="0"/>
      <w:marBottom w:val="0"/>
      <w:divBdr>
        <w:top w:val="none" w:sz="0" w:space="0" w:color="auto"/>
        <w:left w:val="none" w:sz="0" w:space="0" w:color="auto"/>
        <w:bottom w:val="none" w:sz="0" w:space="0" w:color="auto"/>
        <w:right w:val="none" w:sz="0" w:space="0" w:color="auto"/>
      </w:divBdr>
    </w:div>
    <w:div w:id="495153057">
      <w:bodyDiv w:val="1"/>
      <w:marLeft w:val="0"/>
      <w:marRight w:val="0"/>
      <w:marTop w:val="0"/>
      <w:marBottom w:val="0"/>
      <w:divBdr>
        <w:top w:val="none" w:sz="0" w:space="0" w:color="auto"/>
        <w:left w:val="none" w:sz="0" w:space="0" w:color="auto"/>
        <w:bottom w:val="none" w:sz="0" w:space="0" w:color="auto"/>
        <w:right w:val="none" w:sz="0" w:space="0" w:color="auto"/>
      </w:divBdr>
    </w:div>
    <w:div w:id="498470469">
      <w:bodyDiv w:val="1"/>
      <w:marLeft w:val="0"/>
      <w:marRight w:val="0"/>
      <w:marTop w:val="0"/>
      <w:marBottom w:val="0"/>
      <w:divBdr>
        <w:top w:val="none" w:sz="0" w:space="0" w:color="auto"/>
        <w:left w:val="none" w:sz="0" w:space="0" w:color="auto"/>
        <w:bottom w:val="none" w:sz="0" w:space="0" w:color="auto"/>
        <w:right w:val="none" w:sz="0" w:space="0" w:color="auto"/>
      </w:divBdr>
    </w:div>
    <w:div w:id="499274473">
      <w:bodyDiv w:val="1"/>
      <w:marLeft w:val="0"/>
      <w:marRight w:val="0"/>
      <w:marTop w:val="0"/>
      <w:marBottom w:val="0"/>
      <w:divBdr>
        <w:top w:val="none" w:sz="0" w:space="0" w:color="auto"/>
        <w:left w:val="none" w:sz="0" w:space="0" w:color="auto"/>
        <w:bottom w:val="none" w:sz="0" w:space="0" w:color="auto"/>
        <w:right w:val="none" w:sz="0" w:space="0" w:color="auto"/>
      </w:divBdr>
    </w:div>
    <w:div w:id="501166640">
      <w:bodyDiv w:val="1"/>
      <w:marLeft w:val="0"/>
      <w:marRight w:val="0"/>
      <w:marTop w:val="0"/>
      <w:marBottom w:val="0"/>
      <w:divBdr>
        <w:top w:val="none" w:sz="0" w:space="0" w:color="auto"/>
        <w:left w:val="none" w:sz="0" w:space="0" w:color="auto"/>
        <w:bottom w:val="none" w:sz="0" w:space="0" w:color="auto"/>
        <w:right w:val="none" w:sz="0" w:space="0" w:color="auto"/>
      </w:divBdr>
    </w:div>
    <w:div w:id="502358741">
      <w:bodyDiv w:val="1"/>
      <w:marLeft w:val="0"/>
      <w:marRight w:val="0"/>
      <w:marTop w:val="0"/>
      <w:marBottom w:val="0"/>
      <w:divBdr>
        <w:top w:val="none" w:sz="0" w:space="0" w:color="auto"/>
        <w:left w:val="none" w:sz="0" w:space="0" w:color="auto"/>
        <w:bottom w:val="none" w:sz="0" w:space="0" w:color="auto"/>
        <w:right w:val="none" w:sz="0" w:space="0" w:color="auto"/>
      </w:divBdr>
    </w:div>
    <w:div w:id="504369499">
      <w:bodyDiv w:val="1"/>
      <w:marLeft w:val="0"/>
      <w:marRight w:val="0"/>
      <w:marTop w:val="0"/>
      <w:marBottom w:val="0"/>
      <w:divBdr>
        <w:top w:val="none" w:sz="0" w:space="0" w:color="auto"/>
        <w:left w:val="none" w:sz="0" w:space="0" w:color="auto"/>
        <w:bottom w:val="none" w:sz="0" w:space="0" w:color="auto"/>
        <w:right w:val="none" w:sz="0" w:space="0" w:color="auto"/>
      </w:divBdr>
    </w:div>
    <w:div w:id="504782772">
      <w:bodyDiv w:val="1"/>
      <w:marLeft w:val="0"/>
      <w:marRight w:val="0"/>
      <w:marTop w:val="0"/>
      <w:marBottom w:val="0"/>
      <w:divBdr>
        <w:top w:val="none" w:sz="0" w:space="0" w:color="auto"/>
        <w:left w:val="none" w:sz="0" w:space="0" w:color="auto"/>
        <w:bottom w:val="none" w:sz="0" w:space="0" w:color="auto"/>
        <w:right w:val="none" w:sz="0" w:space="0" w:color="auto"/>
      </w:divBdr>
    </w:div>
    <w:div w:id="505049904">
      <w:bodyDiv w:val="1"/>
      <w:marLeft w:val="0"/>
      <w:marRight w:val="0"/>
      <w:marTop w:val="0"/>
      <w:marBottom w:val="0"/>
      <w:divBdr>
        <w:top w:val="none" w:sz="0" w:space="0" w:color="auto"/>
        <w:left w:val="none" w:sz="0" w:space="0" w:color="auto"/>
        <w:bottom w:val="none" w:sz="0" w:space="0" w:color="auto"/>
        <w:right w:val="none" w:sz="0" w:space="0" w:color="auto"/>
      </w:divBdr>
    </w:div>
    <w:div w:id="506678554">
      <w:bodyDiv w:val="1"/>
      <w:marLeft w:val="0"/>
      <w:marRight w:val="0"/>
      <w:marTop w:val="0"/>
      <w:marBottom w:val="0"/>
      <w:divBdr>
        <w:top w:val="none" w:sz="0" w:space="0" w:color="auto"/>
        <w:left w:val="none" w:sz="0" w:space="0" w:color="auto"/>
        <w:bottom w:val="none" w:sz="0" w:space="0" w:color="auto"/>
        <w:right w:val="none" w:sz="0" w:space="0" w:color="auto"/>
      </w:divBdr>
    </w:div>
    <w:div w:id="507134772">
      <w:bodyDiv w:val="1"/>
      <w:marLeft w:val="0"/>
      <w:marRight w:val="0"/>
      <w:marTop w:val="0"/>
      <w:marBottom w:val="0"/>
      <w:divBdr>
        <w:top w:val="none" w:sz="0" w:space="0" w:color="auto"/>
        <w:left w:val="none" w:sz="0" w:space="0" w:color="auto"/>
        <w:bottom w:val="none" w:sz="0" w:space="0" w:color="auto"/>
        <w:right w:val="none" w:sz="0" w:space="0" w:color="auto"/>
      </w:divBdr>
    </w:div>
    <w:div w:id="510066965">
      <w:bodyDiv w:val="1"/>
      <w:marLeft w:val="0"/>
      <w:marRight w:val="0"/>
      <w:marTop w:val="0"/>
      <w:marBottom w:val="0"/>
      <w:divBdr>
        <w:top w:val="none" w:sz="0" w:space="0" w:color="auto"/>
        <w:left w:val="none" w:sz="0" w:space="0" w:color="auto"/>
        <w:bottom w:val="none" w:sz="0" w:space="0" w:color="auto"/>
        <w:right w:val="none" w:sz="0" w:space="0" w:color="auto"/>
      </w:divBdr>
    </w:div>
    <w:div w:id="511649401">
      <w:bodyDiv w:val="1"/>
      <w:marLeft w:val="0"/>
      <w:marRight w:val="0"/>
      <w:marTop w:val="0"/>
      <w:marBottom w:val="0"/>
      <w:divBdr>
        <w:top w:val="none" w:sz="0" w:space="0" w:color="auto"/>
        <w:left w:val="none" w:sz="0" w:space="0" w:color="auto"/>
        <w:bottom w:val="none" w:sz="0" w:space="0" w:color="auto"/>
        <w:right w:val="none" w:sz="0" w:space="0" w:color="auto"/>
      </w:divBdr>
    </w:div>
    <w:div w:id="514418743">
      <w:bodyDiv w:val="1"/>
      <w:marLeft w:val="0"/>
      <w:marRight w:val="0"/>
      <w:marTop w:val="0"/>
      <w:marBottom w:val="0"/>
      <w:divBdr>
        <w:top w:val="none" w:sz="0" w:space="0" w:color="auto"/>
        <w:left w:val="none" w:sz="0" w:space="0" w:color="auto"/>
        <w:bottom w:val="none" w:sz="0" w:space="0" w:color="auto"/>
        <w:right w:val="none" w:sz="0" w:space="0" w:color="auto"/>
      </w:divBdr>
    </w:div>
    <w:div w:id="514612838">
      <w:bodyDiv w:val="1"/>
      <w:marLeft w:val="0"/>
      <w:marRight w:val="0"/>
      <w:marTop w:val="0"/>
      <w:marBottom w:val="0"/>
      <w:divBdr>
        <w:top w:val="none" w:sz="0" w:space="0" w:color="auto"/>
        <w:left w:val="none" w:sz="0" w:space="0" w:color="auto"/>
        <w:bottom w:val="none" w:sz="0" w:space="0" w:color="auto"/>
        <w:right w:val="none" w:sz="0" w:space="0" w:color="auto"/>
      </w:divBdr>
    </w:div>
    <w:div w:id="514998751">
      <w:bodyDiv w:val="1"/>
      <w:marLeft w:val="0"/>
      <w:marRight w:val="0"/>
      <w:marTop w:val="0"/>
      <w:marBottom w:val="0"/>
      <w:divBdr>
        <w:top w:val="none" w:sz="0" w:space="0" w:color="auto"/>
        <w:left w:val="none" w:sz="0" w:space="0" w:color="auto"/>
        <w:bottom w:val="none" w:sz="0" w:space="0" w:color="auto"/>
        <w:right w:val="none" w:sz="0" w:space="0" w:color="auto"/>
      </w:divBdr>
    </w:div>
    <w:div w:id="516774138">
      <w:bodyDiv w:val="1"/>
      <w:marLeft w:val="0"/>
      <w:marRight w:val="0"/>
      <w:marTop w:val="0"/>
      <w:marBottom w:val="0"/>
      <w:divBdr>
        <w:top w:val="none" w:sz="0" w:space="0" w:color="auto"/>
        <w:left w:val="none" w:sz="0" w:space="0" w:color="auto"/>
        <w:bottom w:val="none" w:sz="0" w:space="0" w:color="auto"/>
        <w:right w:val="none" w:sz="0" w:space="0" w:color="auto"/>
      </w:divBdr>
    </w:div>
    <w:div w:id="517935247">
      <w:bodyDiv w:val="1"/>
      <w:marLeft w:val="0"/>
      <w:marRight w:val="0"/>
      <w:marTop w:val="0"/>
      <w:marBottom w:val="0"/>
      <w:divBdr>
        <w:top w:val="none" w:sz="0" w:space="0" w:color="auto"/>
        <w:left w:val="none" w:sz="0" w:space="0" w:color="auto"/>
        <w:bottom w:val="none" w:sz="0" w:space="0" w:color="auto"/>
        <w:right w:val="none" w:sz="0" w:space="0" w:color="auto"/>
      </w:divBdr>
    </w:div>
    <w:div w:id="518205631">
      <w:bodyDiv w:val="1"/>
      <w:marLeft w:val="0"/>
      <w:marRight w:val="0"/>
      <w:marTop w:val="0"/>
      <w:marBottom w:val="0"/>
      <w:divBdr>
        <w:top w:val="none" w:sz="0" w:space="0" w:color="auto"/>
        <w:left w:val="none" w:sz="0" w:space="0" w:color="auto"/>
        <w:bottom w:val="none" w:sz="0" w:space="0" w:color="auto"/>
        <w:right w:val="none" w:sz="0" w:space="0" w:color="auto"/>
      </w:divBdr>
    </w:div>
    <w:div w:id="518593243">
      <w:bodyDiv w:val="1"/>
      <w:marLeft w:val="0"/>
      <w:marRight w:val="0"/>
      <w:marTop w:val="0"/>
      <w:marBottom w:val="0"/>
      <w:divBdr>
        <w:top w:val="none" w:sz="0" w:space="0" w:color="auto"/>
        <w:left w:val="none" w:sz="0" w:space="0" w:color="auto"/>
        <w:bottom w:val="none" w:sz="0" w:space="0" w:color="auto"/>
        <w:right w:val="none" w:sz="0" w:space="0" w:color="auto"/>
      </w:divBdr>
    </w:div>
    <w:div w:id="520167094">
      <w:bodyDiv w:val="1"/>
      <w:marLeft w:val="0"/>
      <w:marRight w:val="0"/>
      <w:marTop w:val="0"/>
      <w:marBottom w:val="0"/>
      <w:divBdr>
        <w:top w:val="none" w:sz="0" w:space="0" w:color="auto"/>
        <w:left w:val="none" w:sz="0" w:space="0" w:color="auto"/>
        <w:bottom w:val="none" w:sz="0" w:space="0" w:color="auto"/>
        <w:right w:val="none" w:sz="0" w:space="0" w:color="auto"/>
      </w:divBdr>
    </w:div>
    <w:div w:id="521163141">
      <w:bodyDiv w:val="1"/>
      <w:marLeft w:val="0"/>
      <w:marRight w:val="0"/>
      <w:marTop w:val="0"/>
      <w:marBottom w:val="0"/>
      <w:divBdr>
        <w:top w:val="none" w:sz="0" w:space="0" w:color="auto"/>
        <w:left w:val="none" w:sz="0" w:space="0" w:color="auto"/>
        <w:bottom w:val="none" w:sz="0" w:space="0" w:color="auto"/>
        <w:right w:val="none" w:sz="0" w:space="0" w:color="auto"/>
      </w:divBdr>
    </w:div>
    <w:div w:id="521867163">
      <w:bodyDiv w:val="1"/>
      <w:marLeft w:val="0"/>
      <w:marRight w:val="0"/>
      <w:marTop w:val="0"/>
      <w:marBottom w:val="0"/>
      <w:divBdr>
        <w:top w:val="none" w:sz="0" w:space="0" w:color="auto"/>
        <w:left w:val="none" w:sz="0" w:space="0" w:color="auto"/>
        <w:bottom w:val="none" w:sz="0" w:space="0" w:color="auto"/>
        <w:right w:val="none" w:sz="0" w:space="0" w:color="auto"/>
      </w:divBdr>
    </w:div>
    <w:div w:id="521942485">
      <w:bodyDiv w:val="1"/>
      <w:marLeft w:val="0"/>
      <w:marRight w:val="0"/>
      <w:marTop w:val="0"/>
      <w:marBottom w:val="0"/>
      <w:divBdr>
        <w:top w:val="none" w:sz="0" w:space="0" w:color="auto"/>
        <w:left w:val="none" w:sz="0" w:space="0" w:color="auto"/>
        <w:bottom w:val="none" w:sz="0" w:space="0" w:color="auto"/>
        <w:right w:val="none" w:sz="0" w:space="0" w:color="auto"/>
      </w:divBdr>
    </w:div>
    <w:div w:id="522130066">
      <w:bodyDiv w:val="1"/>
      <w:marLeft w:val="0"/>
      <w:marRight w:val="0"/>
      <w:marTop w:val="0"/>
      <w:marBottom w:val="0"/>
      <w:divBdr>
        <w:top w:val="none" w:sz="0" w:space="0" w:color="auto"/>
        <w:left w:val="none" w:sz="0" w:space="0" w:color="auto"/>
        <w:bottom w:val="none" w:sz="0" w:space="0" w:color="auto"/>
        <w:right w:val="none" w:sz="0" w:space="0" w:color="auto"/>
      </w:divBdr>
    </w:div>
    <w:div w:id="527179619">
      <w:bodyDiv w:val="1"/>
      <w:marLeft w:val="0"/>
      <w:marRight w:val="0"/>
      <w:marTop w:val="0"/>
      <w:marBottom w:val="0"/>
      <w:divBdr>
        <w:top w:val="none" w:sz="0" w:space="0" w:color="auto"/>
        <w:left w:val="none" w:sz="0" w:space="0" w:color="auto"/>
        <w:bottom w:val="none" w:sz="0" w:space="0" w:color="auto"/>
        <w:right w:val="none" w:sz="0" w:space="0" w:color="auto"/>
      </w:divBdr>
    </w:div>
    <w:div w:id="527378711">
      <w:bodyDiv w:val="1"/>
      <w:marLeft w:val="0"/>
      <w:marRight w:val="0"/>
      <w:marTop w:val="0"/>
      <w:marBottom w:val="0"/>
      <w:divBdr>
        <w:top w:val="none" w:sz="0" w:space="0" w:color="auto"/>
        <w:left w:val="none" w:sz="0" w:space="0" w:color="auto"/>
        <w:bottom w:val="none" w:sz="0" w:space="0" w:color="auto"/>
        <w:right w:val="none" w:sz="0" w:space="0" w:color="auto"/>
      </w:divBdr>
    </w:div>
    <w:div w:id="527570017">
      <w:bodyDiv w:val="1"/>
      <w:marLeft w:val="0"/>
      <w:marRight w:val="0"/>
      <w:marTop w:val="0"/>
      <w:marBottom w:val="0"/>
      <w:divBdr>
        <w:top w:val="none" w:sz="0" w:space="0" w:color="auto"/>
        <w:left w:val="none" w:sz="0" w:space="0" w:color="auto"/>
        <w:bottom w:val="none" w:sz="0" w:space="0" w:color="auto"/>
        <w:right w:val="none" w:sz="0" w:space="0" w:color="auto"/>
      </w:divBdr>
    </w:div>
    <w:div w:id="527764644">
      <w:bodyDiv w:val="1"/>
      <w:marLeft w:val="0"/>
      <w:marRight w:val="0"/>
      <w:marTop w:val="0"/>
      <w:marBottom w:val="0"/>
      <w:divBdr>
        <w:top w:val="none" w:sz="0" w:space="0" w:color="auto"/>
        <w:left w:val="none" w:sz="0" w:space="0" w:color="auto"/>
        <w:bottom w:val="none" w:sz="0" w:space="0" w:color="auto"/>
        <w:right w:val="none" w:sz="0" w:space="0" w:color="auto"/>
      </w:divBdr>
    </w:div>
    <w:div w:id="530186468">
      <w:bodyDiv w:val="1"/>
      <w:marLeft w:val="0"/>
      <w:marRight w:val="0"/>
      <w:marTop w:val="0"/>
      <w:marBottom w:val="0"/>
      <w:divBdr>
        <w:top w:val="none" w:sz="0" w:space="0" w:color="auto"/>
        <w:left w:val="none" w:sz="0" w:space="0" w:color="auto"/>
        <w:bottom w:val="none" w:sz="0" w:space="0" w:color="auto"/>
        <w:right w:val="none" w:sz="0" w:space="0" w:color="auto"/>
      </w:divBdr>
    </w:div>
    <w:div w:id="530656762">
      <w:bodyDiv w:val="1"/>
      <w:marLeft w:val="0"/>
      <w:marRight w:val="0"/>
      <w:marTop w:val="0"/>
      <w:marBottom w:val="0"/>
      <w:divBdr>
        <w:top w:val="none" w:sz="0" w:space="0" w:color="auto"/>
        <w:left w:val="none" w:sz="0" w:space="0" w:color="auto"/>
        <w:bottom w:val="none" w:sz="0" w:space="0" w:color="auto"/>
        <w:right w:val="none" w:sz="0" w:space="0" w:color="auto"/>
      </w:divBdr>
    </w:div>
    <w:div w:id="531304485">
      <w:bodyDiv w:val="1"/>
      <w:marLeft w:val="0"/>
      <w:marRight w:val="0"/>
      <w:marTop w:val="0"/>
      <w:marBottom w:val="0"/>
      <w:divBdr>
        <w:top w:val="none" w:sz="0" w:space="0" w:color="auto"/>
        <w:left w:val="none" w:sz="0" w:space="0" w:color="auto"/>
        <w:bottom w:val="none" w:sz="0" w:space="0" w:color="auto"/>
        <w:right w:val="none" w:sz="0" w:space="0" w:color="auto"/>
      </w:divBdr>
    </w:div>
    <w:div w:id="534579544">
      <w:bodyDiv w:val="1"/>
      <w:marLeft w:val="0"/>
      <w:marRight w:val="0"/>
      <w:marTop w:val="0"/>
      <w:marBottom w:val="0"/>
      <w:divBdr>
        <w:top w:val="none" w:sz="0" w:space="0" w:color="auto"/>
        <w:left w:val="none" w:sz="0" w:space="0" w:color="auto"/>
        <w:bottom w:val="none" w:sz="0" w:space="0" w:color="auto"/>
        <w:right w:val="none" w:sz="0" w:space="0" w:color="auto"/>
      </w:divBdr>
    </w:div>
    <w:div w:id="536895034">
      <w:bodyDiv w:val="1"/>
      <w:marLeft w:val="0"/>
      <w:marRight w:val="0"/>
      <w:marTop w:val="0"/>
      <w:marBottom w:val="0"/>
      <w:divBdr>
        <w:top w:val="none" w:sz="0" w:space="0" w:color="auto"/>
        <w:left w:val="none" w:sz="0" w:space="0" w:color="auto"/>
        <w:bottom w:val="none" w:sz="0" w:space="0" w:color="auto"/>
        <w:right w:val="none" w:sz="0" w:space="0" w:color="auto"/>
      </w:divBdr>
    </w:div>
    <w:div w:id="537276717">
      <w:bodyDiv w:val="1"/>
      <w:marLeft w:val="0"/>
      <w:marRight w:val="0"/>
      <w:marTop w:val="0"/>
      <w:marBottom w:val="0"/>
      <w:divBdr>
        <w:top w:val="none" w:sz="0" w:space="0" w:color="auto"/>
        <w:left w:val="none" w:sz="0" w:space="0" w:color="auto"/>
        <w:bottom w:val="none" w:sz="0" w:space="0" w:color="auto"/>
        <w:right w:val="none" w:sz="0" w:space="0" w:color="auto"/>
      </w:divBdr>
    </w:div>
    <w:div w:id="539053401">
      <w:bodyDiv w:val="1"/>
      <w:marLeft w:val="0"/>
      <w:marRight w:val="0"/>
      <w:marTop w:val="0"/>
      <w:marBottom w:val="0"/>
      <w:divBdr>
        <w:top w:val="none" w:sz="0" w:space="0" w:color="auto"/>
        <w:left w:val="none" w:sz="0" w:space="0" w:color="auto"/>
        <w:bottom w:val="none" w:sz="0" w:space="0" w:color="auto"/>
        <w:right w:val="none" w:sz="0" w:space="0" w:color="auto"/>
      </w:divBdr>
    </w:div>
    <w:div w:id="539324048">
      <w:bodyDiv w:val="1"/>
      <w:marLeft w:val="0"/>
      <w:marRight w:val="0"/>
      <w:marTop w:val="0"/>
      <w:marBottom w:val="0"/>
      <w:divBdr>
        <w:top w:val="none" w:sz="0" w:space="0" w:color="auto"/>
        <w:left w:val="none" w:sz="0" w:space="0" w:color="auto"/>
        <w:bottom w:val="none" w:sz="0" w:space="0" w:color="auto"/>
        <w:right w:val="none" w:sz="0" w:space="0" w:color="auto"/>
      </w:divBdr>
    </w:div>
    <w:div w:id="541865569">
      <w:bodyDiv w:val="1"/>
      <w:marLeft w:val="0"/>
      <w:marRight w:val="0"/>
      <w:marTop w:val="0"/>
      <w:marBottom w:val="0"/>
      <w:divBdr>
        <w:top w:val="none" w:sz="0" w:space="0" w:color="auto"/>
        <w:left w:val="none" w:sz="0" w:space="0" w:color="auto"/>
        <w:bottom w:val="none" w:sz="0" w:space="0" w:color="auto"/>
        <w:right w:val="none" w:sz="0" w:space="0" w:color="auto"/>
      </w:divBdr>
    </w:div>
    <w:div w:id="543249937">
      <w:bodyDiv w:val="1"/>
      <w:marLeft w:val="0"/>
      <w:marRight w:val="0"/>
      <w:marTop w:val="0"/>
      <w:marBottom w:val="0"/>
      <w:divBdr>
        <w:top w:val="none" w:sz="0" w:space="0" w:color="auto"/>
        <w:left w:val="none" w:sz="0" w:space="0" w:color="auto"/>
        <w:bottom w:val="none" w:sz="0" w:space="0" w:color="auto"/>
        <w:right w:val="none" w:sz="0" w:space="0" w:color="auto"/>
      </w:divBdr>
    </w:div>
    <w:div w:id="544097254">
      <w:bodyDiv w:val="1"/>
      <w:marLeft w:val="0"/>
      <w:marRight w:val="0"/>
      <w:marTop w:val="0"/>
      <w:marBottom w:val="0"/>
      <w:divBdr>
        <w:top w:val="none" w:sz="0" w:space="0" w:color="auto"/>
        <w:left w:val="none" w:sz="0" w:space="0" w:color="auto"/>
        <w:bottom w:val="none" w:sz="0" w:space="0" w:color="auto"/>
        <w:right w:val="none" w:sz="0" w:space="0" w:color="auto"/>
      </w:divBdr>
    </w:div>
    <w:div w:id="545065068">
      <w:bodyDiv w:val="1"/>
      <w:marLeft w:val="0"/>
      <w:marRight w:val="0"/>
      <w:marTop w:val="0"/>
      <w:marBottom w:val="0"/>
      <w:divBdr>
        <w:top w:val="none" w:sz="0" w:space="0" w:color="auto"/>
        <w:left w:val="none" w:sz="0" w:space="0" w:color="auto"/>
        <w:bottom w:val="none" w:sz="0" w:space="0" w:color="auto"/>
        <w:right w:val="none" w:sz="0" w:space="0" w:color="auto"/>
      </w:divBdr>
    </w:div>
    <w:div w:id="545290012">
      <w:bodyDiv w:val="1"/>
      <w:marLeft w:val="0"/>
      <w:marRight w:val="0"/>
      <w:marTop w:val="0"/>
      <w:marBottom w:val="0"/>
      <w:divBdr>
        <w:top w:val="none" w:sz="0" w:space="0" w:color="auto"/>
        <w:left w:val="none" w:sz="0" w:space="0" w:color="auto"/>
        <w:bottom w:val="none" w:sz="0" w:space="0" w:color="auto"/>
        <w:right w:val="none" w:sz="0" w:space="0" w:color="auto"/>
      </w:divBdr>
    </w:div>
    <w:div w:id="545875541">
      <w:bodyDiv w:val="1"/>
      <w:marLeft w:val="0"/>
      <w:marRight w:val="0"/>
      <w:marTop w:val="0"/>
      <w:marBottom w:val="0"/>
      <w:divBdr>
        <w:top w:val="none" w:sz="0" w:space="0" w:color="auto"/>
        <w:left w:val="none" w:sz="0" w:space="0" w:color="auto"/>
        <w:bottom w:val="none" w:sz="0" w:space="0" w:color="auto"/>
        <w:right w:val="none" w:sz="0" w:space="0" w:color="auto"/>
      </w:divBdr>
    </w:div>
    <w:div w:id="547381797">
      <w:bodyDiv w:val="1"/>
      <w:marLeft w:val="0"/>
      <w:marRight w:val="0"/>
      <w:marTop w:val="0"/>
      <w:marBottom w:val="0"/>
      <w:divBdr>
        <w:top w:val="none" w:sz="0" w:space="0" w:color="auto"/>
        <w:left w:val="none" w:sz="0" w:space="0" w:color="auto"/>
        <w:bottom w:val="none" w:sz="0" w:space="0" w:color="auto"/>
        <w:right w:val="none" w:sz="0" w:space="0" w:color="auto"/>
      </w:divBdr>
    </w:div>
    <w:div w:id="548034529">
      <w:bodyDiv w:val="1"/>
      <w:marLeft w:val="0"/>
      <w:marRight w:val="0"/>
      <w:marTop w:val="0"/>
      <w:marBottom w:val="0"/>
      <w:divBdr>
        <w:top w:val="none" w:sz="0" w:space="0" w:color="auto"/>
        <w:left w:val="none" w:sz="0" w:space="0" w:color="auto"/>
        <w:bottom w:val="none" w:sz="0" w:space="0" w:color="auto"/>
        <w:right w:val="none" w:sz="0" w:space="0" w:color="auto"/>
      </w:divBdr>
    </w:div>
    <w:div w:id="551771720">
      <w:bodyDiv w:val="1"/>
      <w:marLeft w:val="0"/>
      <w:marRight w:val="0"/>
      <w:marTop w:val="0"/>
      <w:marBottom w:val="0"/>
      <w:divBdr>
        <w:top w:val="none" w:sz="0" w:space="0" w:color="auto"/>
        <w:left w:val="none" w:sz="0" w:space="0" w:color="auto"/>
        <w:bottom w:val="none" w:sz="0" w:space="0" w:color="auto"/>
        <w:right w:val="none" w:sz="0" w:space="0" w:color="auto"/>
      </w:divBdr>
    </w:div>
    <w:div w:id="552349401">
      <w:bodyDiv w:val="1"/>
      <w:marLeft w:val="0"/>
      <w:marRight w:val="0"/>
      <w:marTop w:val="0"/>
      <w:marBottom w:val="0"/>
      <w:divBdr>
        <w:top w:val="none" w:sz="0" w:space="0" w:color="auto"/>
        <w:left w:val="none" w:sz="0" w:space="0" w:color="auto"/>
        <w:bottom w:val="none" w:sz="0" w:space="0" w:color="auto"/>
        <w:right w:val="none" w:sz="0" w:space="0" w:color="auto"/>
      </w:divBdr>
    </w:div>
    <w:div w:id="552692123">
      <w:bodyDiv w:val="1"/>
      <w:marLeft w:val="0"/>
      <w:marRight w:val="0"/>
      <w:marTop w:val="0"/>
      <w:marBottom w:val="0"/>
      <w:divBdr>
        <w:top w:val="none" w:sz="0" w:space="0" w:color="auto"/>
        <w:left w:val="none" w:sz="0" w:space="0" w:color="auto"/>
        <w:bottom w:val="none" w:sz="0" w:space="0" w:color="auto"/>
        <w:right w:val="none" w:sz="0" w:space="0" w:color="auto"/>
      </w:divBdr>
    </w:div>
    <w:div w:id="553006122">
      <w:bodyDiv w:val="1"/>
      <w:marLeft w:val="0"/>
      <w:marRight w:val="0"/>
      <w:marTop w:val="0"/>
      <w:marBottom w:val="0"/>
      <w:divBdr>
        <w:top w:val="none" w:sz="0" w:space="0" w:color="auto"/>
        <w:left w:val="none" w:sz="0" w:space="0" w:color="auto"/>
        <w:bottom w:val="none" w:sz="0" w:space="0" w:color="auto"/>
        <w:right w:val="none" w:sz="0" w:space="0" w:color="auto"/>
      </w:divBdr>
    </w:div>
    <w:div w:id="553273575">
      <w:bodyDiv w:val="1"/>
      <w:marLeft w:val="0"/>
      <w:marRight w:val="0"/>
      <w:marTop w:val="0"/>
      <w:marBottom w:val="0"/>
      <w:divBdr>
        <w:top w:val="none" w:sz="0" w:space="0" w:color="auto"/>
        <w:left w:val="none" w:sz="0" w:space="0" w:color="auto"/>
        <w:bottom w:val="none" w:sz="0" w:space="0" w:color="auto"/>
        <w:right w:val="none" w:sz="0" w:space="0" w:color="auto"/>
      </w:divBdr>
    </w:div>
    <w:div w:id="553586644">
      <w:bodyDiv w:val="1"/>
      <w:marLeft w:val="0"/>
      <w:marRight w:val="0"/>
      <w:marTop w:val="0"/>
      <w:marBottom w:val="0"/>
      <w:divBdr>
        <w:top w:val="none" w:sz="0" w:space="0" w:color="auto"/>
        <w:left w:val="none" w:sz="0" w:space="0" w:color="auto"/>
        <w:bottom w:val="none" w:sz="0" w:space="0" w:color="auto"/>
        <w:right w:val="none" w:sz="0" w:space="0" w:color="auto"/>
      </w:divBdr>
    </w:div>
    <w:div w:id="553733327">
      <w:bodyDiv w:val="1"/>
      <w:marLeft w:val="0"/>
      <w:marRight w:val="0"/>
      <w:marTop w:val="0"/>
      <w:marBottom w:val="0"/>
      <w:divBdr>
        <w:top w:val="none" w:sz="0" w:space="0" w:color="auto"/>
        <w:left w:val="none" w:sz="0" w:space="0" w:color="auto"/>
        <w:bottom w:val="none" w:sz="0" w:space="0" w:color="auto"/>
        <w:right w:val="none" w:sz="0" w:space="0" w:color="auto"/>
      </w:divBdr>
    </w:div>
    <w:div w:id="557131013">
      <w:bodyDiv w:val="1"/>
      <w:marLeft w:val="0"/>
      <w:marRight w:val="0"/>
      <w:marTop w:val="0"/>
      <w:marBottom w:val="0"/>
      <w:divBdr>
        <w:top w:val="none" w:sz="0" w:space="0" w:color="auto"/>
        <w:left w:val="none" w:sz="0" w:space="0" w:color="auto"/>
        <w:bottom w:val="none" w:sz="0" w:space="0" w:color="auto"/>
        <w:right w:val="none" w:sz="0" w:space="0" w:color="auto"/>
      </w:divBdr>
    </w:div>
    <w:div w:id="559176288">
      <w:bodyDiv w:val="1"/>
      <w:marLeft w:val="0"/>
      <w:marRight w:val="0"/>
      <w:marTop w:val="0"/>
      <w:marBottom w:val="0"/>
      <w:divBdr>
        <w:top w:val="none" w:sz="0" w:space="0" w:color="auto"/>
        <w:left w:val="none" w:sz="0" w:space="0" w:color="auto"/>
        <w:bottom w:val="none" w:sz="0" w:space="0" w:color="auto"/>
        <w:right w:val="none" w:sz="0" w:space="0" w:color="auto"/>
      </w:divBdr>
    </w:div>
    <w:div w:id="560334975">
      <w:bodyDiv w:val="1"/>
      <w:marLeft w:val="0"/>
      <w:marRight w:val="0"/>
      <w:marTop w:val="0"/>
      <w:marBottom w:val="0"/>
      <w:divBdr>
        <w:top w:val="none" w:sz="0" w:space="0" w:color="auto"/>
        <w:left w:val="none" w:sz="0" w:space="0" w:color="auto"/>
        <w:bottom w:val="none" w:sz="0" w:space="0" w:color="auto"/>
        <w:right w:val="none" w:sz="0" w:space="0" w:color="auto"/>
      </w:divBdr>
    </w:div>
    <w:div w:id="561644382">
      <w:bodyDiv w:val="1"/>
      <w:marLeft w:val="0"/>
      <w:marRight w:val="0"/>
      <w:marTop w:val="0"/>
      <w:marBottom w:val="0"/>
      <w:divBdr>
        <w:top w:val="none" w:sz="0" w:space="0" w:color="auto"/>
        <w:left w:val="none" w:sz="0" w:space="0" w:color="auto"/>
        <w:bottom w:val="none" w:sz="0" w:space="0" w:color="auto"/>
        <w:right w:val="none" w:sz="0" w:space="0" w:color="auto"/>
      </w:divBdr>
    </w:div>
    <w:div w:id="564295953">
      <w:bodyDiv w:val="1"/>
      <w:marLeft w:val="0"/>
      <w:marRight w:val="0"/>
      <w:marTop w:val="0"/>
      <w:marBottom w:val="0"/>
      <w:divBdr>
        <w:top w:val="none" w:sz="0" w:space="0" w:color="auto"/>
        <w:left w:val="none" w:sz="0" w:space="0" w:color="auto"/>
        <w:bottom w:val="none" w:sz="0" w:space="0" w:color="auto"/>
        <w:right w:val="none" w:sz="0" w:space="0" w:color="auto"/>
      </w:divBdr>
    </w:div>
    <w:div w:id="564680647">
      <w:bodyDiv w:val="1"/>
      <w:marLeft w:val="0"/>
      <w:marRight w:val="0"/>
      <w:marTop w:val="0"/>
      <w:marBottom w:val="0"/>
      <w:divBdr>
        <w:top w:val="none" w:sz="0" w:space="0" w:color="auto"/>
        <w:left w:val="none" w:sz="0" w:space="0" w:color="auto"/>
        <w:bottom w:val="none" w:sz="0" w:space="0" w:color="auto"/>
        <w:right w:val="none" w:sz="0" w:space="0" w:color="auto"/>
      </w:divBdr>
    </w:div>
    <w:div w:id="565534396">
      <w:bodyDiv w:val="1"/>
      <w:marLeft w:val="0"/>
      <w:marRight w:val="0"/>
      <w:marTop w:val="0"/>
      <w:marBottom w:val="0"/>
      <w:divBdr>
        <w:top w:val="none" w:sz="0" w:space="0" w:color="auto"/>
        <w:left w:val="none" w:sz="0" w:space="0" w:color="auto"/>
        <w:bottom w:val="none" w:sz="0" w:space="0" w:color="auto"/>
        <w:right w:val="none" w:sz="0" w:space="0" w:color="auto"/>
      </w:divBdr>
    </w:div>
    <w:div w:id="566958439">
      <w:bodyDiv w:val="1"/>
      <w:marLeft w:val="0"/>
      <w:marRight w:val="0"/>
      <w:marTop w:val="0"/>
      <w:marBottom w:val="0"/>
      <w:divBdr>
        <w:top w:val="none" w:sz="0" w:space="0" w:color="auto"/>
        <w:left w:val="none" w:sz="0" w:space="0" w:color="auto"/>
        <w:bottom w:val="none" w:sz="0" w:space="0" w:color="auto"/>
        <w:right w:val="none" w:sz="0" w:space="0" w:color="auto"/>
      </w:divBdr>
    </w:div>
    <w:div w:id="570696380">
      <w:bodyDiv w:val="1"/>
      <w:marLeft w:val="0"/>
      <w:marRight w:val="0"/>
      <w:marTop w:val="0"/>
      <w:marBottom w:val="0"/>
      <w:divBdr>
        <w:top w:val="none" w:sz="0" w:space="0" w:color="auto"/>
        <w:left w:val="none" w:sz="0" w:space="0" w:color="auto"/>
        <w:bottom w:val="none" w:sz="0" w:space="0" w:color="auto"/>
        <w:right w:val="none" w:sz="0" w:space="0" w:color="auto"/>
      </w:divBdr>
    </w:div>
    <w:div w:id="570893812">
      <w:bodyDiv w:val="1"/>
      <w:marLeft w:val="0"/>
      <w:marRight w:val="0"/>
      <w:marTop w:val="0"/>
      <w:marBottom w:val="0"/>
      <w:divBdr>
        <w:top w:val="none" w:sz="0" w:space="0" w:color="auto"/>
        <w:left w:val="none" w:sz="0" w:space="0" w:color="auto"/>
        <w:bottom w:val="none" w:sz="0" w:space="0" w:color="auto"/>
        <w:right w:val="none" w:sz="0" w:space="0" w:color="auto"/>
      </w:divBdr>
    </w:div>
    <w:div w:id="571038159">
      <w:bodyDiv w:val="1"/>
      <w:marLeft w:val="0"/>
      <w:marRight w:val="0"/>
      <w:marTop w:val="0"/>
      <w:marBottom w:val="0"/>
      <w:divBdr>
        <w:top w:val="none" w:sz="0" w:space="0" w:color="auto"/>
        <w:left w:val="none" w:sz="0" w:space="0" w:color="auto"/>
        <w:bottom w:val="none" w:sz="0" w:space="0" w:color="auto"/>
        <w:right w:val="none" w:sz="0" w:space="0" w:color="auto"/>
      </w:divBdr>
    </w:div>
    <w:div w:id="572084276">
      <w:bodyDiv w:val="1"/>
      <w:marLeft w:val="0"/>
      <w:marRight w:val="0"/>
      <w:marTop w:val="0"/>
      <w:marBottom w:val="0"/>
      <w:divBdr>
        <w:top w:val="none" w:sz="0" w:space="0" w:color="auto"/>
        <w:left w:val="none" w:sz="0" w:space="0" w:color="auto"/>
        <w:bottom w:val="none" w:sz="0" w:space="0" w:color="auto"/>
        <w:right w:val="none" w:sz="0" w:space="0" w:color="auto"/>
      </w:divBdr>
    </w:div>
    <w:div w:id="572742621">
      <w:bodyDiv w:val="1"/>
      <w:marLeft w:val="0"/>
      <w:marRight w:val="0"/>
      <w:marTop w:val="0"/>
      <w:marBottom w:val="0"/>
      <w:divBdr>
        <w:top w:val="none" w:sz="0" w:space="0" w:color="auto"/>
        <w:left w:val="none" w:sz="0" w:space="0" w:color="auto"/>
        <w:bottom w:val="none" w:sz="0" w:space="0" w:color="auto"/>
        <w:right w:val="none" w:sz="0" w:space="0" w:color="auto"/>
      </w:divBdr>
    </w:div>
    <w:div w:id="575211437">
      <w:bodyDiv w:val="1"/>
      <w:marLeft w:val="0"/>
      <w:marRight w:val="0"/>
      <w:marTop w:val="0"/>
      <w:marBottom w:val="0"/>
      <w:divBdr>
        <w:top w:val="none" w:sz="0" w:space="0" w:color="auto"/>
        <w:left w:val="none" w:sz="0" w:space="0" w:color="auto"/>
        <w:bottom w:val="none" w:sz="0" w:space="0" w:color="auto"/>
        <w:right w:val="none" w:sz="0" w:space="0" w:color="auto"/>
      </w:divBdr>
    </w:div>
    <w:div w:id="577255686">
      <w:bodyDiv w:val="1"/>
      <w:marLeft w:val="0"/>
      <w:marRight w:val="0"/>
      <w:marTop w:val="0"/>
      <w:marBottom w:val="0"/>
      <w:divBdr>
        <w:top w:val="none" w:sz="0" w:space="0" w:color="auto"/>
        <w:left w:val="none" w:sz="0" w:space="0" w:color="auto"/>
        <w:bottom w:val="none" w:sz="0" w:space="0" w:color="auto"/>
        <w:right w:val="none" w:sz="0" w:space="0" w:color="auto"/>
      </w:divBdr>
    </w:div>
    <w:div w:id="577599950">
      <w:bodyDiv w:val="1"/>
      <w:marLeft w:val="0"/>
      <w:marRight w:val="0"/>
      <w:marTop w:val="0"/>
      <w:marBottom w:val="0"/>
      <w:divBdr>
        <w:top w:val="none" w:sz="0" w:space="0" w:color="auto"/>
        <w:left w:val="none" w:sz="0" w:space="0" w:color="auto"/>
        <w:bottom w:val="none" w:sz="0" w:space="0" w:color="auto"/>
        <w:right w:val="none" w:sz="0" w:space="0" w:color="auto"/>
      </w:divBdr>
    </w:div>
    <w:div w:id="578945815">
      <w:bodyDiv w:val="1"/>
      <w:marLeft w:val="0"/>
      <w:marRight w:val="0"/>
      <w:marTop w:val="0"/>
      <w:marBottom w:val="0"/>
      <w:divBdr>
        <w:top w:val="none" w:sz="0" w:space="0" w:color="auto"/>
        <w:left w:val="none" w:sz="0" w:space="0" w:color="auto"/>
        <w:bottom w:val="none" w:sz="0" w:space="0" w:color="auto"/>
        <w:right w:val="none" w:sz="0" w:space="0" w:color="auto"/>
      </w:divBdr>
    </w:div>
    <w:div w:id="582029627">
      <w:bodyDiv w:val="1"/>
      <w:marLeft w:val="0"/>
      <w:marRight w:val="0"/>
      <w:marTop w:val="0"/>
      <w:marBottom w:val="0"/>
      <w:divBdr>
        <w:top w:val="none" w:sz="0" w:space="0" w:color="auto"/>
        <w:left w:val="none" w:sz="0" w:space="0" w:color="auto"/>
        <w:bottom w:val="none" w:sz="0" w:space="0" w:color="auto"/>
        <w:right w:val="none" w:sz="0" w:space="0" w:color="auto"/>
      </w:divBdr>
    </w:div>
    <w:div w:id="583491006">
      <w:bodyDiv w:val="1"/>
      <w:marLeft w:val="0"/>
      <w:marRight w:val="0"/>
      <w:marTop w:val="0"/>
      <w:marBottom w:val="0"/>
      <w:divBdr>
        <w:top w:val="none" w:sz="0" w:space="0" w:color="auto"/>
        <w:left w:val="none" w:sz="0" w:space="0" w:color="auto"/>
        <w:bottom w:val="none" w:sz="0" w:space="0" w:color="auto"/>
        <w:right w:val="none" w:sz="0" w:space="0" w:color="auto"/>
      </w:divBdr>
    </w:div>
    <w:div w:id="584650249">
      <w:bodyDiv w:val="1"/>
      <w:marLeft w:val="0"/>
      <w:marRight w:val="0"/>
      <w:marTop w:val="0"/>
      <w:marBottom w:val="0"/>
      <w:divBdr>
        <w:top w:val="none" w:sz="0" w:space="0" w:color="auto"/>
        <w:left w:val="none" w:sz="0" w:space="0" w:color="auto"/>
        <w:bottom w:val="none" w:sz="0" w:space="0" w:color="auto"/>
        <w:right w:val="none" w:sz="0" w:space="0" w:color="auto"/>
      </w:divBdr>
    </w:div>
    <w:div w:id="584804776">
      <w:bodyDiv w:val="1"/>
      <w:marLeft w:val="0"/>
      <w:marRight w:val="0"/>
      <w:marTop w:val="0"/>
      <w:marBottom w:val="0"/>
      <w:divBdr>
        <w:top w:val="none" w:sz="0" w:space="0" w:color="auto"/>
        <w:left w:val="none" w:sz="0" w:space="0" w:color="auto"/>
        <w:bottom w:val="none" w:sz="0" w:space="0" w:color="auto"/>
        <w:right w:val="none" w:sz="0" w:space="0" w:color="auto"/>
      </w:divBdr>
    </w:div>
    <w:div w:id="588463597">
      <w:bodyDiv w:val="1"/>
      <w:marLeft w:val="0"/>
      <w:marRight w:val="0"/>
      <w:marTop w:val="0"/>
      <w:marBottom w:val="0"/>
      <w:divBdr>
        <w:top w:val="none" w:sz="0" w:space="0" w:color="auto"/>
        <w:left w:val="none" w:sz="0" w:space="0" w:color="auto"/>
        <w:bottom w:val="none" w:sz="0" w:space="0" w:color="auto"/>
        <w:right w:val="none" w:sz="0" w:space="0" w:color="auto"/>
      </w:divBdr>
    </w:div>
    <w:div w:id="588853773">
      <w:bodyDiv w:val="1"/>
      <w:marLeft w:val="0"/>
      <w:marRight w:val="0"/>
      <w:marTop w:val="0"/>
      <w:marBottom w:val="0"/>
      <w:divBdr>
        <w:top w:val="none" w:sz="0" w:space="0" w:color="auto"/>
        <w:left w:val="none" w:sz="0" w:space="0" w:color="auto"/>
        <w:bottom w:val="none" w:sz="0" w:space="0" w:color="auto"/>
        <w:right w:val="none" w:sz="0" w:space="0" w:color="auto"/>
      </w:divBdr>
    </w:div>
    <w:div w:id="592278036">
      <w:bodyDiv w:val="1"/>
      <w:marLeft w:val="0"/>
      <w:marRight w:val="0"/>
      <w:marTop w:val="0"/>
      <w:marBottom w:val="0"/>
      <w:divBdr>
        <w:top w:val="none" w:sz="0" w:space="0" w:color="auto"/>
        <w:left w:val="none" w:sz="0" w:space="0" w:color="auto"/>
        <w:bottom w:val="none" w:sz="0" w:space="0" w:color="auto"/>
        <w:right w:val="none" w:sz="0" w:space="0" w:color="auto"/>
      </w:divBdr>
    </w:div>
    <w:div w:id="593786441">
      <w:bodyDiv w:val="1"/>
      <w:marLeft w:val="0"/>
      <w:marRight w:val="0"/>
      <w:marTop w:val="0"/>
      <w:marBottom w:val="0"/>
      <w:divBdr>
        <w:top w:val="none" w:sz="0" w:space="0" w:color="auto"/>
        <w:left w:val="none" w:sz="0" w:space="0" w:color="auto"/>
        <w:bottom w:val="none" w:sz="0" w:space="0" w:color="auto"/>
        <w:right w:val="none" w:sz="0" w:space="0" w:color="auto"/>
      </w:divBdr>
    </w:div>
    <w:div w:id="594751557">
      <w:bodyDiv w:val="1"/>
      <w:marLeft w:val="0"/>
      <w:marRight w:val="0"/>
      <w:marTop w:val="0"/>
      <w:marBottom w:val="0"/>
      <w:divBdr>
        <w:top w:val="none" w:sz="0" w:space="0" w:color="auto"/>
        <w:left w:val="none" w:sz="0" w:space="0" w:color="auto"/>
        <w:bottom w:val="none" w:sz="0" w:space="0" w:color="auto"/>
        <w:right w:val="none" w:sz="0" w:space="0" w:color="auto"/>
      </w:divBdr>
    </w:div>
    <w:div w:id="595141126">
      <w:bodyDiv w:val="1"/>
      <w:marLeft w:val="0"/>
      <w:marRight w:val="0"/>
      <w:marTop w:val="0"/>
      <w:marBottom w:val="0"/>
      <w:divBdr>
        <w:top w:val="none" w:sz="0" w:space="0" w:color="auto"/>
        <w:left w:val="none" w:sz="0" w:space="0" w:color="auto"/>
        <w:bottom w:val="none" w:sz="0" w:space="0" w:color="auto"/>
        <w:right w:val="none" w:sz="0" w:space="0" w:color="auto"/>
      </w:divBdr>
    </w:div>
    <w:div w:id="599071573">
      <w:bodyDiv w:val="1"/>
      <w:marLeft w:val="0"/>
      <w:marRight w:val="0"/>
      <w:marTop w:val="0"/>
      <w:marBottom w:val="0"/>
      <w:divBdr>
        <w:top w:val="none" w:sz="0" w:space="0" w:color="auto"/>
        <w:left w:val="none" w:sz="0" w:space="0" w:color="auto"/>
        <w:bottom w:val="none" w:sz="0" w:space="0" w:color="auto"/>
        <w:right w:val="none" w:sz="0" w:space="0" w:color="auto"/>
      </w:divBdr>
    </w:div>
    <w:div w:id="600263960">
      <w:bodyDiv w:val="1"/>
      <w:marLeft w:val="0"/>
      <w:marRight w:val="0"/>
      <w:marTop w:val="0"/>
      <w:marBottom w:val="0"/>
      <w:divBdr>
        <w:top w:val="none" w:sz="0" w:space="0" w:color="auto"/>
        <w:left w:val="none" w:sz="0" w:space="0" w:color="auto"/>
        <w:bottom w:val="none" w:sz="0" w:space="0" w:color="auto"/>
        <w:right w:val="none" w:sz="0" w:space="0" w:color="auto"/>
      </w:divBdr>
    </w:div>
    <w:div w:id="601374561">
      <w:bodyDiv w:val="1"/>
      <w:marLeft w:val="0"/>
      <w:marRight w:val="0"/>
      <w:marTop w:val="0"/>
      <w:marBottom w:val="0"/>
      <w:divBdr>
        <w:top w:val="none" w:sz="0" w:space="0" w:color="auto"/>
        <w:left w:val="none" w:sz="0" w:space="0" w:color="auto"/>
        <w:bottom w:val="none" w:sz="0" w:space="0" w:color="auto"/>
        <w:right w:val="none" w:sz="0" w:space="0" w:color="auto"/>
      </w:divBdr>
    </w:div>
    <w:div w:id="601768489">
      <w:bodyDiv w:val="1"/>
      <w:marLeft w:val="0"/>
      <w:marRight w:val="0"/>
      <w:marTop w:val="0"/>
      <w:marBottom w:val="0"/>
      <w:divBdr>
        <w:top w:val="none" w:sz="0" w:space="0" w:color="auto"/>
        <w:left w:val="none" w:sz="0" w:space="0" w:color="auto"/>
        <w:bottom w:val="none" w:sz="0" w:space="0" w:color="auto"/>
        <w:right w:val="none" w:sz="0" w:space="0" w:color="auto"/>
      </w:divBdr>
    </w:div>
    <w:div w:id="602960555">
      <w:bodyDiv w:val="1"/>
      <w:marLeft w:val="0"/>
      <w:marRight w:val="0"/>
      <w:marTop w:val="0"/>
      <w:marBottom w:val="0"/>
      <w:divBdr>
        <w:top w:val="none" w:sz="0" w:space="0" w:color="auto"/>
        <w:left w:val="none" w:sz="0" w:space="0" w:color="auto"/>
        <w:bottom w:val="none" w:sz="0" w:space="0" w:color="auto"/>
        <w:right w:val="none" w:sz="0" w:space="0" w:color="auto"/>
      </w:divBdr>
    </w:div>
    <w:div w:id="603340478">
      <w:bodyDiv w:val="1"/>
      <w:marLeft w:val="0"/>
      <w:marRight w:val="0"/>
      <w:marTop w:val="0"/>
      <w:marBottom w:val="0"/>
      <w:divBdr>
        <w:top w:val="none" w:sz="0" w:space="0" w:color="auto"/>
        <w:left w:val="none" w:sz="0" w:space="0" w:color="auto"/>
        <w:bottom w:val="none" w:sz="0" w:space="0" w:color="auto"/>
        <w:right w:val="none" w:sz="0" w:space="0" w:color="auto"/>
      </w:divBdr>
    </w:div>
    <w:div w:id="604536229">
      <w:bodyDiv w:val="1"/>
      <w:marLeft w:val="0"/>
      <w:marRight w:val="0"/>
      <w:marTop w:val="0"/>
      <w:marBottom w:val="0"/>
      <w:divBdr>
        <w:top w:val="none" w:sz="0" w:space="0" w:color="auto"/>
        <w:left w:val="none" w:sz="0" w:space="0" w:color="auto"/>
        <w:bottom w:val="none" w:sz="0" w:space="0" w:color="auto"/>
        <w:right w:val="none" w:sz="0" w:space="0" w:color="auto"/>
      </w:divBdr>
    </w:div>
    <w:div w:id="605578725">
      <w:bodyDiv w:val="1"/>
      <w:marLeft w:val="0"/>
      <w:marRight w:val="0"/>
      <w:marTop w:val="0"/>
      <w:marBottom w:val="0"/>
      <w:divBdr>
        <w:top w:val="none" w:sz="0" w:space="0" w:color="auto"/>
        <w:left w:val="none" w:sz="0" w:space="0" w:color="auto"/>
        <w:bottom w:val="none" w:sz="0" w:space="0" w:color="auto"/>
        <w:right w:val="none" w:sz="0" w:space="0" w:color="auto"/>
      </w:divBdr>
    </w:div>
    <w:div w:id="605842604">
      <w:bodyDiv w:val="1"/>
      <w:marLeft w:val="0"/>
      <w:marRight w:val="0"/>
      <w:marTop w:val="0"/>
      <w:marBottom w:val="0"/>
      <w:divBdr>
        <w:top w:val="none" w:sz="0" w:space="0" w:color="auto"/>
        <w:left w:val="none" w:sz="0" w:space="0" w:color="auto"/>
        <w:bottom w:val="none" w:sz="0" w:space="0" w:color="auto"/>
        <w:right w:val="none" w:sz="0" w:space="0" w:color="auto"/>
      </w:divBdr>
    </w:div>
    <w:div w:id="607930786">
      <w:bodyDiv w:val="1"/>
      <w:marLeft w:val="0"/>
      <w:marRight w:val="0"/>
      <w:marTop w:val="0"/>
      <w:marBottom w:val="0"/>
      <w:divBdr>
        <w:top w:val="none" w:sz="0" w:space="0" w:color="auto"/>
        <w:left w:val="none" w:sz="0" w:space="0" w:color="auto"/>
        <w:bottom w:val="none" w:sz="0" w:space="0" w:color="auto"/>
        <w:right w:val="none" w:sz="0" w:space="0" w:color="auto"/>
      </w:divBdr>
    </w:div>
    <w:div w:id="608774953">
      <w:bodyDiv w:val="1"/>
      <w:marLeft w:val="0"/>
      <w:marRight w:val="0"/>
      <w:marTop w:val="0"/>
      <w:marBottom w:val="0"/>
      <w:divBdr>
        <w:top w:val="none" w:sz="0" w:space="0" w:color="auto"/>
        <w:left w:val="none" w:sz="0" w:space="0" w:color="auto"/>
        <w:bottom w:val="none" w:sz="0" w:space="0" w:color="auto"/>
        <w:right w:val="none" w:sz="0" w:space="0" w:color="auto"/>
      </w:divBdr>
    </w:div>
    <w:div w:id="615908708">
      <w:bodyDiv w:val="1"/>
      <w:marLeft w:val="0"/>
      <w:marRight w:val="0"/>
      <w:marTop w:val="0"/>
      <w:marBottom w:val="0"/>
      <w:divBdr>
        <w:top w:val="none" w:sz="0" w:space="0" w:color="auto"/>
        <w:left w:val="none" w:sz="0" w:space="0" w:color="auto"/>
        <w:bottom w:val="none" w:sz="0" w:space="0" w:color="auto"/>
        <w:right w:val="none" w:sz="0" w:space="0" w:color="auto"/>
      </w:divBdr>
    </w:div>
    <w:div w:id="616569492">
      <w:bodyDiv w:val="1"/>
      <w:marLeft w:val="0"/>
      <w:marRight w:val="0"/>
      <w:marTop w:val="0"/>
      <w:marBottom w:val="0"/>
      <w:divBdr>
        <w:top w:val="none" w:sz="0" w:space="0" w:color="auto"/>
        <w:left w:val="none" w:sz="0" w:space="0" w:color="auto"/>
        <w:bottom w:val="none" w:sz="0" w:space="0" w:color="auto"/>
        <w:right w:val="none" w:sz="0" w:space="0" w:color="auto"/>
      </w:divBdr>
    </w:div>
    <w:div w:id="618798788">
      <w:bodyDiv w:val="1"/>
      <w:marLeft w:val="0"/>
      <w:marRight w:val="0"/>
      <w:marTop w:val="0"/>
      <w:marBottom w:val="0"/>
      <w:divBdr>
        <w:top w:val="none" w:sz="0" w:space="0" w:color="auto"/>
        <w:left w:val="none" w:sz="0" w:space="0" w:color="auto"/>
        <w:bottom w:val="none" w:sz="0" w:space="0" w:color="auto"/>
        <w:right w:val="none" w:sz="0" w:space="0" w:color="auto"/>
      </w:divBdr>
    </w:div>
    <w:div w:id="619190879">
      <w:bodyDiv w:val="1"/>
      <w:marLeft w:val="0"/>
      <w:marRight w:val="0"/>
      <w:marTop w:val="0"/>
      <w:marBottom w:val="0"/>
      <w:divBdr>
        <w:top w:val="none" w:sz="0" w:space="0" w:color="auto"/>
        <w:left w:val="none" w:sz="0" w:space="0" w:color="auto"/>
        <w:bottom w:val="none" w:sz="0" w:space="0" w:color="auto"/>
        <w:right w:val="none" w:sz="0" w:space="0" w:color="auto"/>
      </w:divBdr>
    </w:div>
    <w:div w:id="622228880">
      <w:bodyDiv w:val="1"/>
      <w:marLeft w:val="0"/>
      <w:marRight w:val="0"/>
      <w:marTop w:val="0"/>
      <w:marBottom w:val="0"/>
      <w:divBdr>
        <w:top w:val="none" w:sz="0" w:space="0" w:color="auto"/>
        <w:left w:val="none" w:sz="0" w:space="0" w:color="auto"/>
        <w:bottom w:val="none" w:sz="0" w:space="0" w:color="auto"/>
        <w:right w:val="none" w:sz="0" w:space="0" w:color="auto"/>
      </w:divBdr>
    </w:div>
    <w:div w:id="625043850">
      <w:bodyDiv w:val="1"/>
      <w:marLeft w:val="0"/>
      <w:marRight w:val="0"/>
      <w:marTop w:val="0"/>
      <w:marBottom w:val="0"/>
      <w:divBdr>
        <w:top w:val="none" w:sz="0" w:space="0" w:color="auto"/>
        <w:left w:val="none" w:sz="0" w:space="0" w:color="auto"/>
        <w:bottom w:val="none" w:sz="0" w:space="0" w:color="auto"/>
        <w:right w:val="none" w:sz="0" w:space="0" w:color="auto"/>
      </w:divBdr>
    </w:div>
    <w:div w:id="626549803">
      <w:bodyDiv w:val="1"/>
      <w:marLeft w:val="0"/>
      <w:marRight w:val="0"/>
      <w:marTop w:val="0"/>
      <w:marBottom w:val="0"/>
      <w:divBdr>
        <w:top w:val="none" w:sz="0" w:space="0" w:color="auto"/>
        <w:left w:val="none" w:sz="0" w:space="0" w:color="auto"/>
        <w:bottom w:val="none" w:sz="0" w:space="0" w:color="auto"/>
        <w:right w:val="none" w:sz="0" w:space="0" w:color="auto"/>
      </w:divBdr>
    </w:div>
    <w:div w:id="627202314">
      <w:bodyDiv w:val="1"/>
      <w:marLeft w:val="0"/>
      <w:marRight w:val="0"/>
      <w:marTop w:val="0"/>
      <w:marBottom w:val="0"/>
      <w:divBdr>
        <w:top w:val="none" w:sz="0" w:space="0" w:color="auto"/>
        <w:left w:val="none" w:sz="0" w:space="0" w:color="auto"/>
        <w:bottom w:val="none" w:sz="0" w:space="0" w:color="auto"/>
        <w:right w:val="none" w:sz="0" w:space="0" w:color="auto"/>
      </w:divBdr>
    </w:div>
    <w:div w:id="628635941">
      <w:bodyDiv w:val="1"/>
      <w:marLeft w:val="0"/>
      <w:marRight w:val="0"/>
      <w:marTop w:val="0"/>
      <w:marBottom w:val="0"/>
      <w:divBdr>
        <w:top w:val="none" w:sz="0" w:space="0" w:color="auto"/>
        <w:left w:val="none" w:sz="0" w:space="0" w:color="auto"/>
        <w:bottom w:val="none" w:sz="0" w:space="0" w:color="auto"/>
        <w:right w:val="none" w:sz="0" w:space="0" w:color="auto"/>
      </w:divBdr>
    </w:div>
    <w:div w:id="628898511">
      <w:bodyDiv w:val="1"/>
      <w:marLeft w:val="0"/>
      <w:marRight w:val="0"/>
      <w:marTop w:val="0"/>
      <w:marBottom w:val="0"/>
      <w:divBdr>
        <w:top w:val="none" w:sz="0" w:space="0" w:color="auto"/>
        <w:left w:val="none" w:sz="0" w:space="0" w:color="auto"/>
        <w:bottom w:val="none" w:sz="0" w:space="0" w:color="auto"/>
        <w:right w:val="none" w:sz="0" w:space="0" w:color="auto"/>
      </w:divBdr>
    </w:div>
    <w:div w:id="631134292">
      <w:bodyDiv w:val="1"/>
      <w:marLeft w:val="0"/>
      <w:marRight w:val="0"/>
      <w:marTop w:val="0"/>
      <w:marBottom w:val="0"/>
      <w:divBdr>
        <w:top w:val="none" w:sz="0" w:space="0" w:color="auto"/>
        <w:left w:val="none" w:sz="0" w:space="0" w:color="auto"/>
        <w:bottom w:val="none" w:sz="0" w:space="0" w:color="auto"/>
        <w:right w:val="none" w:sz="0" w:space="0" w:color="auto"/>
      </w:divBdr>
    </w:div>
    <w:div w:id="631179106">
      <w:bodyDiv w:val="1"/>
      <w:marLeft w:val="0"/>
      <w:marRight w:val="0"/>
      <w:marTop w:val="0"/>
      <w:marBottom w:val="0"/>
      <w:divBdr>
        <w:top w:val="none" w:sz="0" w:space="0" w:color="auto"/>
        <w:left w:val="none" w:sz="0" w:space="0" w:color="auto"/>
        <w:bottom w:val="none" w:sz="0" w:space="0" w:color="auto"/>
        <w:right w:val="none" w:sz="0" w:space="0" w:color="auto"/>
      </w:divBdr>
    </w:div>
    <w:div w:id="632952552">
      <w:bodyDiv w:val="1"/>
      <w:marLeft w:val="0"/>
      <w:marRight w:val="0"/>
      <w:marTop w:val="0"/>
      <w:marBottom w:val="0"/>
      <w:divBdr>
        <w:top w:val="none" w:sz="0" w:space="0" w:color="auto"/>
        <w:left w:val="none" w:sz="0" w:space="0" w:color="auto"/>
        <w:bottom w:val="none" w:sz="0" w:space="0" w:color="auto"/>
        <w:right w:val="none" w:sz="0" w:space="0" w:color="auto"/>
      </w:divBdr>
    </w:div>
    <w:div w:id="634068101">
      <w:bodyDiv w:val="1"/>
      <w:marLeft w:val="0"/>
      <w:marRight w:val="0"/>
      <w:marTop w:val="0"/>
      <w:marBottom w:val="0"/>
      <w:divBdr>
        <w:top w:val="none" w:sz="0" w:space="0" w:color="auto"/>
        <w:left w:val="none" w:sz="0" w:space="0" w:color="auto"/>
        <w:bottom w:val="none" w:sz="0" w:space="0" w:color="auto"/>
        <w:right w:val="none" w:sz="0" w:space="0" w:color="auto"/>
      </w:divBdr>
    </w:div>
    <w:div w:id="636568326">
      <w:bodyDiv w:val="1"/>
      <w:marLeft w:val="0"/>
      <w:marRight w:val="0"/>
      <w:marTop w:val="0"/>
      <w:marBottom w:val="0"/>
      <w:divBdr>
        <w:top w:val="none" w:sz="0" w:space="0" w:color="auto"/>
        <w:left w:val="none" w:sz="0" w:space="0" w:color="auto"/>
        <w:bottom w:val="none" w:sz="0" w:space="0" w:color="auto"/>
        <w:right w:val="none" w:sz="0" w:space="0" w:color="auto"/>
      </w:divBdr>
    </w:div>
    <w:div w:id="636765655">
      <w:bodyDiv w:val="1"/>
      <w:marLeft w:val="0"/>
      <w:marRight w:val="0"/>
      <w:marTop w:val="0"/>
      <w:marBottom w:val="0"/>
      <w:divBdr>
        <w:top w:val="none" w:sz="0" w:space="0" w:color="auto"/>
        <w:left w:val="none" w:sz="0" w:space="0" w:color="auto"/>
        <w:bottom w:val="none" w:sz="0" w:space="0" w:color="auto"/>
        <w:right w:val="none" w:sz="0" w:space="0" w:color="auto"/>
      </w:divBdr>
    </w:div>
    <w:div w:id="637222798">
      <w:bodyDiv w:val="1"/>
      <w:marLeft w:val="0"/>
      <w:marRight w:val="0"/>
      <w:marTop w:val="0"/>
      <w:marBottom w:val="0"/>
      <w:divBdr>
        <w:top w:val="none" w:sz="0" w:space="0" w:color="auto"/>
        <w:left w:val="none" w:sz="0" w:space="0" w:color="auto"/>
        <w:bottom w:val="none" w:sz="0" w:space="0" w:color="auto"/>
        <w:right w:val="none" w:sz="0" w:space="0" w:color="auto"/>
      </w:divBdr>
    </w:div>
    <w:div w:id="638654690">
      <w:bodyDiv w:val="1"/>
      <w:marLeft w:val="0"/>
      <w:marRight w:val="0"/>
      <w:marTop w:val="0"/>
      <w:marBottom w:val="0"/>
      <w:divBdr>
        <w:top w:val="none" w:sz="0" w:space="0" w:color="auto"/>
        <w:left w:val="none" w:sz="0" w:space="0" w:color="auto"/>
        <w:bottom w:val="none" w:sz="0" w:space="0" w:color="auto"/>
        <w:right w:val="none" w:sz="0" w:space="0" w:color="auto"/>
      </w:divBdr>
    </w:div>
    <w:div w:id="638656585">
      <w:bodyDiv w:val="1"/>
      <w:marLeft w:val="0"/>
      <w:marRight w:val="0"/>
      <w:marTop w:val="0"/>
      <w:marBottom w:val="0"/>
      <w:divBdr>
        <w:top w:val="none" w:sz="0" w:space="0" w:color="auto"/>
        <w:left w:val="none" w:sz="0" w:space="0" w:color="auto"/>
        <w:bottom w:val="none" w:sz="0" w:space="0" w:color="auto"/>
        <w:right w:val="none" w:sz="0" w:space="0" w:color="auto"/>
      </w:divBdr>
    </w:div>
    <w:div w:id="640116681">
      <w:bodyDiv w:val="1"/>
      <w:marLeft w:val="0"/>
      <w:marRight w:val="0"/>
      <w:marTop w:val="0"/>
      <w:marBottom w:val="0"/>
      <w:divBdr>
        <w:top w:val="none" w:sz="0" w:space="0" w:color="auto"/>
        <w:left w:val="none" w:sz="0" w:space="0" w:color="auto"/>
        <w:bottom w:val="none" w:sz="0" w:space="0" w:color="auto"/>
        <w:right w:val="none" w:sz="0" w:space="0" w:color="auto"/>
      </w:divBdr>
    </w:div>
    <w:div w:id="643900100">
      <w:bodyDiv w:val="1"/>
      <w:marLeft w:val="0"/>
      <w:marRight w:val="0"/>
      <w:marTop w:val="0"/>
      <w:marBottom w:val="0"/>
      <w:divBdr>
        <w:top w:val="none" w:sz="0" w:space="0" w:color="auto"/>
        <w:left w:val="none" w:sz="0" w:space="0" w:color="auto"/>
        <w:bottom w:val="none" w:sz="0" w:space="0" w:color="auto"/>
        <w:right w:val="none" w:sz="0" w:space="0" w:color="auto"/>
      </w:divBdr>
    </w:div>
    <w:div w:id="645939033">
      <w:bodyDiv w:val="1"/>
      <w:marLeft w:val="0"/>
      <w:marRight w:val="0"/>
      <w:marTop w:val="0"/>
      <w:marBottom w:val="0"/>
      <w:divBdr>
        <w:top w:val="none" w:sz="0" w:space="0" w:color="auto"/>
        <w:left w:val="none" w:sz="0" w:space="0" w:color="auto"/>
        <w:bottom w:val="none" w:sz="0" w:space="0" w:color="auto"/>
        <w:right w:val="none" w:sz="0" w:space="0" w:color="auto"/>
      </w:divBdr>
    </w:div>
    <w:div w:id="646209970">
      <w:bodyDiv w:val="1"/>
      <w:marLeft w:val="0"/>
      <w:marRight w:val="0"/>
      <w:marTop w:val="0"/>
      <w:marBottom w:val="0"/>
      <w:divBdr>
        <w:top w:val="none" w:sz="0" w:space="0" w:color="auto"/>
        <w:left w:val="none" w:sz="0" w:space="0" w:color="auto"/>
        <w:bottom w:val="none" w:sz="0" w:space="0" w:color="auto"/>
        <w:right w:val="none" w:sz="0" w:space="0" w:color="auto"/>
      </w:divBdr>
    </w:div>
    <w:div w:id="646590757">
      <w:bodyDiv w:val="1"/>
      <w:marLeft w:val="0"/>
      <w:marRight w:val="0"/>
      <w:marTop w:val="0"/>
      <w:marBottom w:val="0"/>
      <w:divBdr>
        <w:top w:val="none" w:sz="0" w:space="0" w:color="auto"/>
        <w:left w:val="none" w:sz="0" w:space="0" w:color="auto"/>
        <w:bottom w:val="none" w:sz="0" w:space="0" w:color="auto"/>
        <w:right w:val="none" w:sz="0" w:space="0" w:color="auto"/>
      </w:divBdr>
    </w:div>
    <w:div w:id="646662468">
      <w:bodyDiv w:val="1"/>
      <w:marLeft w:val="0"/>
      <w:marRight w:val="0"/>
      <w:marTop w:val="0"/>
      <w:marBottom w:val="0"/>
      <w:divBdr>
        <w:top w:val="none" w:sz="0" w:space="0" w:color="auto"/>
        <w:left w:val="none" w:sz="0" w:space="0" w:color="auto"/>
        <w:bottom w:val="none" w:sz="0" w:space="0" w:color="auto"/>
        <w:right w:val="none" w:sz="0" w:space="0" w:color="auto"/>
      </w:divBdr>
    </w:div>
    <w:div w:id="647325685">
      <w:bodyDiv w:val="1"/>
      <w:marLeft w:val="0"/>
      <w:marRight w:val="0"/>
      <w:marTop w:val="0"/>
      <w:marBottom w:val="0"/>
      <w:divBdr>
        <w:top w:val="none" w:sz="0" w:space="0" w:color="auto"/>
        <w:left w:val="none" w:sz="0" w:space="0" w:color="auto"/>
        <w:bottom w:val="none" w:sz="0" w:space="0" w:color="auto"/>
        <w:right w:val="none" w:sz="0" w:space="0" w:color="auto"/>
      </w:divBdr>
    </w:div>
    <w:div w:id="647589107">
      <w:bodyDiv w:val="1"/>
      <w:marLeft w:val="0"/>
      <w:marRight w:val="0"/>
      <w:marTop w:val="0"/>
      <w:marBottom w:val="0"/>
      <w:divBdr>
        <w:top w:val="none" w:sz="0" w:space="0" w:color="auto"/>
        <w:left w:val="none" w:sz="0" w:space="0" w:color="auto"/>
        <w:bottom w:val="none" w:sz="0" w:space="0" w:color="auto"/>
        <w:right w:val="none" w:sz="0" w:space="0" w:color="auto"/>
      </w:divBdr>
    </w:div>
    <w:div w:id="647904676">
      <w:bodyDiv w:val="1"/>
      <w:marLeft w:val="0"/>
      <w:marRight w:val="0"/>
      <w:marTop w:val="0"/>
      <w:marBottom w:val="0"/>
      <w:divBdr>
        <w:top w:val="none" w:sz="0" w:space="0" w:color="auto"/>
        <w:left w:val="none" w:sz="0" w:space="0" w:color="auto"/>
        <w:bottom w:val="none" w:sz="0" w:space="0" w:color="auto"/>
        <w:right w:val="none" w:sz="0" w:space="0" w:color="auto"/>
      </w:divBdr>
    </w:div>
    <w:div w:id="649289250">
      <w:bodyDiv w:val="1"/>
      <w:marLeft w:val="0"/>
      <w:marRight w:val="0"/>
      <w:marTop w:val="0"/>
      <w:marBottom w:val="0"/>
      <w:divBdr>
        <w:top w:val="none" w:sz="0" w:space="0" w:color="auto"/>
        <w:left w:val="none" w:sz="0" w:space="0" w:color="auto"/>
        <w:bottom w:val="none" w:sz="0" w:space="0" w:color="auto"/>
        <w:right w:val="none" w:sz="0" w:space="0" w:color="auto"/>
      </w:divBdr>
    </w:div>
    <w:div w:id="652754408">
      <w:bodyDiv w:val="1"/>
      <w:marLeft w:val="0"/>
      <w:marRight w:val="0"/>
      <w:marTop w:val="0"/>
      <w:marBottom w:val="0"/>
      <w:divBdr>
        <w:top w:val="none" w:sz="0" w:space="0" w:color="auto"/>
        <w:left w:val="none" w:sz="0" w:space="0" w:color="auto"/>
        <w:bottom w:val="none" w:sz="0" w:space="0" w:color="auto"/>
        <w:right w:val="none" w:sz="0" w:space="0" w:color="auto"/>
      </w:divBdr>
    </w:div>
    <w:div w:id="652873476">
      <w:bodyDiv w:val="1"/>
      <w:marLeft w:val="0"/>
      <w:marRight w:val="0"/>
      <w:marTop w:val="0"/>
      <w:marBottom w:val="0"/>
      <w:divBdr>
        <w:top w:val="none" w:sz="0" w:space="0" w:color="auto"/>
        <w:left w:val="none" w:sz="0" w:space="0" w:color="auto"/>
        <w:bottom w:val="none" w:sz="0" w:space="0" w:color="auto"/>
        <w:right w:val="none" w:sz="0" w:space="0" w:color="auto"/>
      </w:divBdr>
    </w:div>
    <w:div w:id="654574883">
      <w:bodyDiv w:val="1"/>
      <w:marLeft w:val="0"/>
      <w:marRight w:val="0"/>
      <w:marTop w:val="0"/>
      <w:marBottom w:val="0"/>
      <w:divBdr>
        <w:top w:val="none" w:sz="0" w:space="0" w:color="auto"/>
        <w:left w:val="none" w:sz="0" w:space="0" w:color="auto"/>
        <w:bottom w:val="none" w:sz="0" w:space="0" w:color="auto"/>
        <w:right w:val="none" w:sz="0" w:space="0" w:color="auto"/>
      </w:divBdr>
    </w:div>
    <w:div w:id="656688553">
      <w:bodyDiv w:val="1"/>
      <w:marLeft w:val="0"/>
      <w:marRight w:val="0"/>
      <w:marTop w:val="0"/>
      <w:marBottom w:val="0"/>
      <w:divBdr>
        <w:top w:val="none" w:sz="0" w:space="0" w:color="auto"/>
        <w:left w:val="none" w:sz="0" w:space="0" w:color="auto"/>
        <w:bottom w:val="none" w:sz="0" w:space="0" w:color="auto"/>
        <w:right w:val="none" w:sz="0" w:space="0" w:color="auto"/>
      </w:divBdr>
    </w:div>
    <w:div w:id="657268902">
      <w:bodyDiv w:val="1"/>
      <w:marLeft w:val="0"/>
      <w:marRight w:val="0"/>
      <w:marTop w:val="0"/>
      <w:marBottom w:val="0"/>
      <w:divBdr>
        <w:top w:val="none" w:sz="0" w:space="0" w:color="auto"/>
        <w:left w:val="none" w:sz="0" w:space="0" w:color="auto"/>
        <w:bottom w:val="none" w:sz="0" w:space="0" w:color="auto"/>
        <w:right w:val="none" w:sz="0" w:space="0" w:color="auto"/>
      </w:divBdr>
    </w:div>
    <w:div w:id="659233991">
      <w:bodyDiv w:val="1"/>
      <w:marLeft w:val="0"/>
      <w:marRight w:val="0"/>
      <w:marTop w:val="0"/>
      <w:marBottom w:val="0"/>
      <w:divBdr>
        <w:top w:val="none" w:sz="0" w:space="0" w:color="auto"/>
        <w:left w:val="none" w:sz="0" w:space="0" w:color="auto"/>
        <w:bottom w:val="none" w:sz="0" w:space="0" w:color="auto"/>
        <w:right w:val="none" w:sz="0" w:space="0" w:color="auto"/>
      </w:divBdr>
    </w:div>
    <w:div w:id="659310556">
      <w:bodyDiv w:val="1"/>
      <w:marLeft w:val="0"/>
      <w:marRight w:val="0"/>
      <w:marTop w:val="0"/>
      <w:marBottom w:val="0"/>
      <w:divBdr>
        <w:top w:val="none" w:sz="0" w:space="0" w:color="auto"/>
        <w:left w:val="none" w:sz="0" w:space="0" w:color="auto"/>
        <w:bottom w:val="none" w:sz="0" w:space="0" w:color="auto"/>
        <w:right w:val="none" w:sz="0" w:space="0" w:color="auto"/>
      </w:divBdr>
    </w:div>
    <w:div w:id="660472742">
      <w:bodyDiv w:val="1"/>
      <w:marLeft w:val="0"/>
      <w:marRight w:val="0"/>
      <w:marTop w:val="0"/>
      <w:marBottom w:val="0"/>
      <w:divBdr>
        <w:top w:val="none" w:sz="0" w:space="0" w:color="auto"/>
        <w:left w:val="none" w:sz="0" w:space="0" w:color="auto"/>
        <w:bottom w:val="none" w:sz="0" w:space="0" w:color="auto"/>
        <w:right w:val="none" w:sz="0" w:space="0" w:color="auto"/>
      </w:divBdr>
    </w:div>
    <w:div w:id="661353684">
      <w:bodyDiv w:val="1"/>
      <w:marLeft w:val="0"/>
      <w:marRight w:val="0"/>
      <w:marTop w:val="0"/>
      <w:marBottom w:val="0"/>
      <w:divBdr>
        <w:top w:val="none" w:sz="0" w:space="0" w:color="auto"/>
        <w:left w:val="none" w:sz="0" w:space="0" w:color="auto"/>
        <w:bottom w:val="none" w:sz="0" w:space="0" w:color="auto"/>
        <w:right w:val="none" w:sz="0" w:space="0" w:color="auto"/>
      </w:divBdr>
    </w:div>
    <w:div w:id="661811110">
      <w:bodyDiv w:val="1"/>
      <w:marLeft w:val="0"/>
      <w:marRight w:val="0"/>
      <w:marTop w:val="0"/>
      <w:marBottom w:val="0"/>
      <w:divBdr>
        <w:top w:val="none" w:sz="0" w:space="0" w:color="auto"/>
        <w:left w:val="none" w:sz="0" w:space="0" w:color="auto"/>
        <w:bottom w:val="none" w:sz="0" w:space="0" w:color="auto"/>
        <w:right w:val="none" w:sz="0" w:space="0" w:color="auto"/>
      </w:divBdr>
    </w:div>
    <w:div w:id="662319053">
      <w:bodyDiv w:val="1"/>
      <w:marLeft w:val="0"/>
      <w:marRight w:val="0"/>
      <w:marTop w:val="0"/>
      <w:marBottom w:val="0"/>
      <w:divBdr>
        <w:top w:val="none" w:sz="0" w:space="0" w:color="auto"/>
        <w:left w:val="none" w:sz="0" w:space="0" w:color="auto"/>
        <w:bottom w:val="none" w:sz="0" w:space="0" w:color="auto"/>
        <w:right w:val="none" w:sz="0" w:space="0" w:color="auto"/>
      </w:divBdr>
    </w:div>
    <w:div w:id="663514603">
      <w:bodyDiv w:val="1"/>
      <w:marLeft w:val="0"/>
      <w:marRight w:val="0"/>
      <w:marTop w:val="0"/>
      <w:marBottom w:val="0"/>
      <w:divBdr>
        <w:top w:val="none" w:sz="0" w:space="0" w:color="auto"/>
        <w:left w:val="none" w:sz="0" w:space="0" w:color="auto"/>
        <w:bottom w:val="none" w:sz="0" w:space="0" w:color="auto"/>
        <w:right w:val="none" w:sz="0" w:space="0" w:color="auto"/>
      </w:divBdr>
    </w:div>
    <w:div w:id="664748818">
      <w:bodyDiv w:val="1"/>
      <w:marLeft w:val="0"/>
      <w:marRight w:val="0"/>
      <w:marTop w:val="0"/>
      <w:marBottom w:val="0"/>
      <w:divBdr>
        <w:top w:val="none" w:sz="0" w:space="0" w:color="auto"/>
        <w:left w:val="none" w:sz="0" w:space="0" w:color="auto"/>
        <w:bottom w:val="none" w:sz="0" w:space="0" w:color="auto"/>
        <w:right w:val="none" w:sz="0" w:space="0" w:color="auto"/>
      </w:divBdr>
    </w:div>
    <w:div w:id="670761351">
      <w:bodyDiv w:val="1"/>
      <w:marLeft w:val="0"/>
      <w:marRight w:val="0"/>
      <w:marTop w:val="0"/>
      <w:marBottom w:val="0"/>
      <w:divBdr>
        <w:top w:val="none" w:sz="0" w:space="0" w:color="auto"/>
        <w:left w:val="none" w:sz="0" w:space="0" w:color="auto"/>
        <w:bottom w:val="none" w:sz="0" w:space="0" w:color="auto"/>
        <w:right w:val="none" w:sz="0" w:space="0" w:color="auto"/>
      </w:divBdr>
    </w:div>
    <w:div w:id="672415761">
      <w:bodyDiv w:val="1"/>
      <w:marLeft w:val="0"/>
      <w:marRight w:val="0"/>
      <w:marTop w:val="0"/>
      <w:marBottom w:val="0"/>
      <w:divBdr>
        <w:top w:val="none" w:sz="0" w:space="0" w:color="auto"/>
        <w:left w:val="none" w:sz="0" w:space="0" w:color="auto"/>
        <w:bottom w:val="none" w:sz="0" w:space="0" w:color="auto"/>
        <w:right w:val="none" w:sz="0" w:space="0" w:color="auto"/>
      </w:divBdr>
    </w:div>
    <w:div w:id="673729181">
      <w:bodyDiv w:val="1"/>
      <w:marLeft w:val="0"/>
      <w:marRight w:val="0"/>
      <w:marTop w:val="0"/>
      <w:marBottom w:val="0"/>
      <w:divBdr>
        <w:top w:val="none" w:sz="0" w:space="0" w:color="auto"/>
        <w:left w:val="none" w:sz="0" w:space="0" w:color="auto"/>
        <w:bottom w:val="none" w:sz="0" w:space="0" w:color="auto"/>
        <w:right w:val="none" w:sz="0" w:space="0" w:color="auto"/>
      </w:divBdr>
    </w:div>
    <w:div w:id="674843604">
      <w:bodyDiv w:val="1"/>
      <w:marLeft w:val="0"/>
      <w:marRight w:val="0"/>
      <w:marTop w:val="0"/>
      <w:marBottom w:val="0"/>
      <w:divBdr>
        <w:top w:val="none" w:sz="0" w:space="0" w:color="auto"/>
        <w:left w:val="none" w:sz="0" w:space="0" w:color="auto"/>
        <w:bottom w:val="none" w:sz="0" w:space="0" w:color="auto"/>
        <w:right w:val="none" w:sz="0" w:space="0" w:color="auto"/>
      </w:divBdr>
    </w:div>
    <w:div w:id="680083204">
      <w:bodyDiv w:val="1"/>
      <w:marLeft w:val="0"/>
      <w:marRight w:val="0"/>
      <w:marTop w:val="0"/>
      <w:marBottom w:val="0"/>
      <w:divBdr>
        <w:top w:val="none" w:sz="0" w:space="0" w:color="auto"/>
        <w:left w:val="none" w:sz="0" w:space="0" w:color="auto"/>
        <w:bottom w:val="none" w:sz="0" w:space="0" w:color="auto"/>
        <w:right w:val="none" w:sz="0" w:space="0" w:color="auto"/>
      </w:divBdr>
    </w:div>
    <w:div w:id="683290523">
      <w:bodyDiv w:val="1"/>
      <w:marLeft w:val="0"/>
      <w:marRight w:val="0"/>
      <w:marTop w:val="0"/>
      <w:marBottom w:val="0"/>
      <w:divBdr>
        <w:top w:val="none" w:sz="0" w:space="0" w:color="auto"/>
        <w:left w:val="none" w:sz="0" w:space="0" w:color="auto"/>
        <w:bottom w:val="none" w:sz="0" w:space="0" w:color="auto"/>
        <w:right w:val="none" w:sz="0" w:space="0" w:color="auto"/>
      </w:divBdr>
    </w:div>
    <w:div w:id="683676897">
      <w:bodyDiv w:val="1"/>
      <w:marLeft w:val="0"/>
      <w:marRight w:val="0"/>
      <w:marTop w:val="0"/>
      <w:marBottom w:val="0"/>
      <w:divBdr>
        <w:top w:val="none" w:sz="0" w:space="0" w:color="auto"/>
        <w:left w:val="none" w:sz="0" w:space="0" w:color="auto"/>
        <w:bottom w:val="none" w:sz="0" w:space="0" w:color="auto"/>
        <w:right w:val="none" w:sz="0" w:space="0" w:color="auto"/>
      </w:divBdr>
    </w:div>
    <w:div w:id="685331489">
      <w:bodyDiv w:val="1"/>
      <w:marLeft w:val="0"/>
      <w:marRight w:val="0"/>
      <w:marTop w:val="0"/>
      <w:marBottom w:val="0"/>
      <w:divBdr>
        <w:top w:val="none" w:sz="0" w:space="0" w:color="auto"/>
        <w:left w:val="none" w:sz="0" w:space="0" w:color="auto"/>
        <w:bottom w:val="none" w:sz="0" w:space="0" w:color="auto"/>
        <w:right w:val="none" w:sz="0" w:space="0" w:color="auto"/>
      </w:divBdr>
    </w:div>
    <w:div w:id="685861328">
      <w:bodyDiv w:val="1"/>
      <w:marLeft w:val="0"/>
      <w:marRight w:val="0"/>
      <w:marTop w:val="0"/>
      <w:marBottom w:val="0"/>
      <w:divBdr>
        <w:top w:val="none" w:sz="0" w:space="0" w:color="auto"/>
        <w:left w:val="none" w:sz="0" w:space="0" w:color="auto"/>
        <w:bottom w:val="none" w:sz="0" w:space="0" w:color="auto"/>
        <w:right w:val="none" w:sz="0" w:space="0" w:color="auto"/>
      </w:divBdr>
    </w:div>
    <w:div w:id="687292981">
      <w:bodyDiv w:val="1"/>
      <w:marLeft w:val="0"/>
      <w:marRight w:val="0"/>
      <w:marTop w:val="0"/>
      <w:marBottom w:val="0"/>
      <w:divBdr>
        <w:top w:val="none" w:sz="0" w:space="0" w:color="auto"/>
        <w:left w:val="none" w:sz="0" w:space="0" w:color="auto"/>
        <w:bottom w:val="none" w:sz="0" w:space="0" w:color="auto"/>
        <w:right w:val="none" w:sz="0" w:space="0" w:color="auto"/>
      </w:divBdr>
    </w:div>
    <w:div w:id="693918915">
      <w:bodyDiv w:val="1"/>
      <w:marLeft w:val="0"/>
      <w:marRight w:val="0"/>
      <w:marTop w:val="0"/>
      <w:marBottom w:val="0"/>
      <w:divBdr>
        <w:top w:val="none" w:sz="0" w:space="0" w:color="auto"/>
        <w:left w:val="none" w:sz="0" w:space="0" w:color="auto"/>
        <w:bottom w:val="none" w:sz="0" w:space="0" w:color="auto"/>
        <w:right w:val="none" w:sz="0" w:space="0" w:color="auto"/>
      </w:divBdr>
    </w:div>
    <w:div w:id="694691924">
      <w:bodyDiv w:val="1"/>
      <w:marLeft w:val="0"/>
      <w:marRight w:val="0"/>
      <w:marTop w:val="0"/>
      <w:marBottom w:val="0"/>
      <w:divBdr>
        <w:top w:val="none" w:sz="0" w:space="0" w:color="auto"/>
        <w:left w:val="none" w:sz="0" w:space="0" w:color="auto"/>
        <w:bottom w:val="none" w:sz="0" w:space="0" w:color="auto"/>
        <w:right w:val="none" w:sz="0" w:space="0" w:color="auto"/>
      </w:divBdr>
    </w:div>
    <w:div w:id="696544101">
      <w:bodyDiv w:val="1"/>
      <w:marLeft w:val="0"/>
      <w:marRight w:val="0"/>
      <w:marTop w:val="0"/>
      <w:marBottom w:val="0"/>
      <w:divBdr>
        <w:top w:val="none" w:sz="0" w:space="0" w:color="auto"/>
        <w:left w:val="none" w:sz="0" w:space="0" w:color="auto"/>
        <w:bottom w:val="none" w:sz="0" w:space="0" w:color="auto"/>
        <w:right w:val="none" w:sz="0" w:space="0" w:color="auto"/>
      </w:divBdr>
    </w:div>
    <w:div w:id="697118322">
      <w:bodyDiv w:val="1"/>
      <w:marLeft w:val="0"/>
      <w:marRight w:val="0"/>
      <w:marTop w:val="0"/>
      <w:marBottom w:val="0"/>
      <w:divBdr>
        <w:top w:val="none" w:sz="0" w:space="0" w:color="auto"/>
        <w:left w:val="none" w:sz="0" w:space="0" w:color="auto"/>
        <w:bottom w:val="none" w:sz="0" w:space="0" w:color="auto"/>
        <w:right w:val="none" w:sz="0" w:space="0" w:color="auto"/>
      </w:divBdr>
    </w:div>
    <w:div w:id="698314716">
      <w:bodyDiv w:val="1"/>
      <w:marLeft w:val="0"/>
      <w:marRight w:val="0"/>
      <w:marTop w:val="0"/>
      <w:marBottom w:val="0"/>
      <w:divBdr>
        <w:top w:val="none" w:sz="0" w:space="0" w:color="auto"/>
        <w:left w:val="none" w:sz="0" w:space="0" w:color="auto"/>
        <w:bottom w:val="none" w:sz="0" w:space="0" w:color="auto"/>
        <w:right w:val="none" w:sz="0" w:space="0" w:color="auto"/>
      </w:divBdr>
    </w:div>
    <w:div w:id="698773482">
      <w:bodyDiv w:val="1"/>
      <w:marLeft w:val="0"/>
      <w:marRight w:val="0"/>
      <w:marTop w:val="0"/>
      <w:marBottom w:val="0"/>
      <w:divBdr>
        <w:top w:val="none" w:sz="0" w:space="0" w:color="auto"/>
        <w:left w:val="none" w:sz="0" w:space="0" w:color="auto"/>
        <w:bottom w:val="none" w:sz="0" w:space="0" w:color="auto"/>
        <w:right w:val="none" w:sz="0" w:space="0" w:color="auto"/>
      </w:divBdr>
    </w:div>
    <w:div w:id="698815861">
      <w:bodyDiv w:val="1"/>
      <w:marLeft w:val="0"/>
      <w:marRight w:val="0"/>
      <w:marTop w:val="0"/>
      <w:marBottom w:val="0"/>
      <w:divBdr>
        <w:top w:val="none" w:sz="0" w:space="0" w:color="auto"/>
        <w:left w:val="none" w:sz="0" w:space="0" w:color="auto"/>
        <w:bottom w:val="none" w:sz="0" w:space="0" w:color="auto"/>
        <w:right w:val="none" w:sz="0" w:space="0" w:color="auto"/>
      </w:divBdr>
    </w:div>
    <w:div w:id="699628080">
      <w:bodyDiv w:val="1"/>
      <w:marLeft w:val="0"/>
      <w:marRight w:val="0"/>
      <w:marTop w:val="0"/>
      <w:marBottom w:val="0"/>
      <w:divBdr>
        <w:top w:val="none" w:sz="0" w:space="0" w:color="auto"/>
        <w:left w:val="none" w:sz="0" w:space="0" w:color="auto"/>
        <w:bottom w:val="none" w:sz="0" w:space="0" w:color="auto"/>
        <w:right w:val="none" w:sz="0" w:space="0" w:color="auto"/>
      </w:divBdr>
    </w:div>
    <w:div w:id="699890554">
      <w:bodyDiv w:val="1"/>
      <w:marLeft w:val="0"/>
      <w:marRight w:val="0"/>
      <w:marTop w:val="0"/>
      <w:marBottom w:val="0"/>
      <w:divBdr>
        <w:top w:val="none" w:sz="0" w:space="0" w:color="auto"/>
        <w:left w:val="none" w:sz="0" w:space="0" w:color="auto"/>
        <w:bottom w:val="none" w:sz="0" w:space="0" w:color="auto"/>
        <w:right w:val="none" w:sz="0" w:space="0" w:color="auto"/>
      </w:divBdr>
    </w:div>
    <w:div w:id="700398927">
      <w:bodyDiv w:val="1"/>
      <w:marLeft w:val="0"/>
      <w:marRight w:val="0"/>
      <w:marTop w:val="0"/>
      <w:marBottom w:val="0"/>
      <w:divBdr>
        <w:top w:val="none" w:sz="0" w:space="0" w:color="auto"/>
        <w:left w:val="none" w:sz="0" w:space="0" w:color="auto"/>
        <w:bottom w:val="none" w:sz="0" w:space="0" w:color="auto"/>
        <w:right w:val="none" w:sz="0" w:space="0" w:color="auto"/>
      </w:divBdr>
    </w:div>
    <w:div w:id="701825386">
      <w:bodyDiv w:val="1"/>
      <w:marLeft w:val="0"/>
      <w:marRight w:val="0"/>
      <w:marTop w:val="0"/>
      <w:marBottom w:val="0"/>
      <w:divBdr>
        <w:top w:val="none" w:sz="0" w:space="0" w:color="auto"/>
        <w:left w:val="none" w:sz="0" w:space="0" w:color="auto"/>
        <w:bottom w:val="none" w:sz="0" w:space="0" w:color="auto"/>
        <w:right w:val="none" w:sz="0" w:space="0" w:color="auto"/>
      </w:divBdr>
    </w:div>
    <w:div w:id="704138240">
      <w:bodyDiv w:val="1"/>
      <w:marLeft w:val="0"/>
      <w:marRight w:val="0"/>
      <w:marTop w:val="0"/>
      <w:marBottom w:val="0"/>
      <w:divBdr>
        <w:top w:val="none" w:sz="0" w:space="0" w:color="auto"/>
        <w:left w:val="none" w:sz="0" w:space="0" w:color="auto"/>
        <w:bottom w:val="none" w:sz="0" w:space="0" w:color="auto"/>
        <w:right w:val="none" w:sz="0" w:space="0" w:color="auto"/>
      </w:divBdr>
    </w:div>
    <w:div w:id="707951891">
      <w:bodyDiv w:val="1"/>
      <w:marLeft w:val="0"/>
      <w:marRight w:val="0"/>
      <w:marTop w:val="0"/>
      <w:marBottom w:val="0"/>
      <w:divBdr>
        <w:top w:val="none" w:sz="0" w:space="0" w:color="auto"/>
        <w:left w:val="none" w:sz="0" w:space="0" w:color="auto"/>
        <w:bottom w:val="none" w:sz="0" w:space="0" w:color="auto"/>
        <w:right w:val="none" w:sz="0" w:space="0" w:color="auto"/>
      </w:divBdr>
    </w:div>
    <w:div w:id="708262909">
      <w:bodyDiv w:val="1"/>
      <w:marLeft w:val="0"/>
      <w:marRight w:val="0"/>
      <w:marTop w:val="0"/>
      <w:marBottom w:val="0"/>
      <w:divBdr>
        <w:top w:val="none" w:sz="0" w:space="0" w:color="auto"/>
        <w:left w:val="none" w:sz="0" w:space="0" w:color="auto"/>
        <w:bottom w:val="none" w:sz="0" w:space="0" w:color="auto"/>
        <w:right w:val="none" w:sz="0" w:space="0" w:color="auto"/>
      </w:divBdr>
    </w:div>
    <w:div w:id="708459602">
      <w:bodyDiv w:val="1"/>
      <w:marLeft w:val="0"/>
      <w:marRight w:val="0"/>
      <w:marTop w:val="0"/>
      <w:marBottom w:val="0"/>
      <w:divBdr>
        <w:top w:val="none" w:sz="0" w:space="0" w:color="auto"/>
        <w:left w:val="none" w:sz="0" w:space="0" w:color="auto"/>
        <w:bottom w:val="none" w:sz="0" w:space="0" w:color="auto"/>
        <w:right w:val="none" w:sz="0" w:space="0" w:color="auto"/>
      </w:divBdr>
    </w:div>
    <w:div w:id="710350002">
      <w:bodyDiv w:val="1"/>
      <w:marLeft w:val="0"/>
      <w:marRight w:val="0"/>
      <w:marTop w:val="0"/>
      <w:marBottom w:val="0"/>
      <w:divBdr>
        <w:top w:val="none" w:sz="0" w:space="0" w:color="auto"/>
        <w:left w:val="none" w:sz="0" w:space="0" w:color="auto"/>
        <w:bottom w:val="none" w:sz="0" w:space="0" w:color="auto"/>
        <w:right w:val="none" w:sz="0" w:space="0" w:color="auto"/>
      </w:divBdr>
    </w:div>
    <w:div w:id="710618819">
      <w:bodyDiv w:val="1"/>
      <w:marLeft w:val="0"/>
      <w:marRight w:val="0"/>
      <w:marTop w:val="0"/>
      <w:marBottom w:val="0"/>
      <w:divBdr>
        <w:top w:val="none" w:sz="0" w:space="0" w:color="auto"/>
        <w:left w:val="none" w:sz="0" w:space="0" w:color="auto"/>
        <w:bottom w:val="none" w:sz="0" w:space="0" w:color="auto"/>
        <w:right w:val="none" w:sz="0" w:space="0" w:color="auto"/>
      </w:divBdr>
    </w:div>
    <w:div w:id="716785051">
      <w:bodyDiv w:val="1"/>
      <w:marLeft w:val="0"/>
      <w:marRight w:val="0"/>
      <w:marTop w:val="0"/>
      <w:marBottom w:val="0"/>
      <w:divBdr>
        <w:top w:val="none" w:sz="0" w:space="0" w:color="auto"/>
        <w:left w:val="none" w:sz="0" w:space="0" w:color="auto"/>
        <w:bottom w:val="none" w:sz="0" w:space="0" w:color="auto"/>
        <w:right w:val="none" w:sz="0" w:space="0" w:color="auto"/>
      </w:divBdr>
    </w:div>
    <w:div w:id="717163566">
      <w:bodyDiv w:val="1"/>
      <w:marLeft w:val="0"/>
      <w:marRight w:val="0"/>
      <w:marTop w:val="0"/>
      <w:marBottom w:val="0"/>
      <w:divBdr>
        <w:top w:val="none" w:sz="0" w:space="0" w:color="auto"/>
        <w:left w:val="none" w:sz="0" w:space="0" w:color="auto"/>
        <w:bottom w:val="none" w:sz="0" w:space="0" w:color="auto"/>
        <w:right w:val="none" w:sz="0" w:space="0" w:color="auto"/>
      </w:divBdr>
    </w:div>
    <w:div w:id="720832961">
      <w:bodyDiv w:val="1"/>
      <w:marLeft w:val="0"/>
      <w:marRight w:val="0"/>
      <w:marTop w:val="0"/>
      <w:marBottom w:val="0"/>
      <w:divBdr>
        <w:top w:val="none" w:sz="0" w:space="0" w:color="auto"/>
        <w:left w:val="none" w:sz="0" w:space="0" w:color="auto"/>
        <w:bottom w:val="none" w:sz="0" w:space="0" w:color="auto"/>
        <w:right w:val="none" w:sz="0" w:space="0" w:color="auto"/>
      </w:divBdr>
    </w:div>
    <w:div w:id="720904929">
      <w:bodyDiv w:val="1"/>
      <w:marLeft w:val="0"/>
      <w:marRight w:val="0"/>
      <w:marTop w:val="0"/>
      <w:marBottom w:val="0"/>
      <w:divBdr>
        <w:top w:val="none" w:sz="0" w:space="0" w:color="auto"/>
        <w:left w:val="none" w:sz="0" w:space="0" w:color="auto"/>
        <w:bottom w:val="none" w:sz="0" w:space="0" w:color="auto"/>
        <w:right w:val="none" w:sz="0" w:space="0" w:color="auto"/>
      </w:divBdr>
    </w:div>
    <w:div w:id="726537832">
      <w:bodyDiv w:val="1"/>
      <w:marLeft w:val="0"/>
      <w:marRight w:val="0"/>
      <w:marTop w:val="0"/>
      <w:marBottom w:val="0"/>
      <w:divBdr>
        <w:top w:val="none" w:sz="0" w:space="0" w:color="auto"/>
        <w:left w:val="none" w:sz="0" w:space="0" w:color="auto"/>
        <w:bottom w:val="none" w:sz="0" w:space="0" w:color="auto"/>
        <w:right w:val="none" w:sz="0" w:space="0" w:color="auto"/>
      </w:divBdr>
    </w:div>
    <w:div w:id="728188536">
      <w:bodyDiv w:val="1"/>
      <w:marLeft w:val="0"/>
      <w:marRight w:val="0"/>
      <w:marTop w:val="0"/>
      <w:marBottom w:val="0"/>
      <w:divBdr>
        <w:top w:val="none" w:sz="0" w:space="0" w:color="auto"/>
        <w:left w:val="none" w:sz="0" w:space="0" w:color="auto"/>
        <w:bottom w:val="none" w:sz="0" w:space="0" w:color="auto"/>
        <w:right w:val="none" w:sz="0" w:space="0" w:color="auto"/>
      </w:divBdr>
    </w:div>
    <w:div w:id="728529481">
      <w:bodyDiv w:val="1"/>
      <w:marLeft w:val="0"/>
      <w:marRight w:val="0"/>
      <w:marTop w:val="0"/>
      <w:marBottom w:val="0"/>
      <w:divBdr>
        <w:top w:val="none" w:sz="0" w:space="0" w:color="auto"/>
        <w:left w:val="none" w:sz="0" w:space="0" w:color="auto"/>
        <w:bottom w:val="none" w:sz="0" w:space="0" w:color="auto"/>
        <w:right w:val="none" w:sz="0" w:space="0" w:color="auto"/>
      </w:divBdr>
    </w:div>
    <w:div w:id="728847440">
      <w:bodyDiv w:val="1"/>
      <w:marLeft w:val="0"/>
      <w:marRight w:val="0"/>
      <w:marTop w:val="0"/>
      <w:marBottom w:val="0"/>
      <w:divBdr>
        <w:top w:val="none" w:sz="0" w:space="0" w:color="auto"/>
        <w:left w:val="none" w:sz="0" w:space="0" w:color="auto"/>
        <w:bottom w:val="none" w:sz="0" w:space="0" w:color="auto"/>
        <w:right w:val="none" w:sz="0" w:space="0" w:color="auto"/>
      </w:divBdr>
    </w:div>
    <w:div w:id="729812480">
      <w:bodyDiv w:val="1"/>
      <w:marLeft w:val="0"/>
      <w:marRight w:val="0"/>
      <w:marTop w:val="0"/>
      <w:marBottom w:val="0"/>
      <w:divBdr>
        <w:top w:val="none" w:sz="0" w:space="0" w:color="auto"/>
        <w:left w:val="none" w:sz="0" w:space="0" w:color="auto"/>
        <w:bottom w:val="none" w:sz="0" w:space="0" w:color="auto"/>
        <w:right w:val="none" w:sz="0" w:space="0" w:color="auto"/>
      </w:divBdr>
    </w:div>
    <w:div w:id="729840706">
      <w:bodyDiv w:val="1"/>
      <w:marLeft w:val="0"/>
      <w:marRight w:val="0"/>
      <w:marTop w:val="0"/>
      <w:marBottom w:val="0"/>
      <w:divBdr>
        <w:top w:val="none" w:sz="0" w:space="0" w:color="auto"/>
        <w:left w:val="none" w:sz="0" w:space="0" w:color="auto"/>
        <w:bottom w:val="none" w:sz="0" w:space="0" w:color="auto"/>
        <w:right w:val="none" w:sz="0" w:space="0" w:color="auto"/>
      </w:divBdr>
    </w:div>
    <w:div w:id="730468895">
      <w:bodyDiv w:val="1"/>
      <w:marLeft w:val="0"/>
      <w:marRight w:val="0"/>
      <w:marTop w:val="0"/>
      <w:marBottom w:val="0"/>
      <w:divBdr>
        <w:top w:val="none" w:sz="0" w:space="0" w:color="auto"/>
        <w:left w:val="none" w:sz="0" w:space="0" w:color="auto"/>
        <w:bottom w:val="none" w:sz="0" w:space="0" w:color="auto"/>
        <w:right w:val="none" w:sz="0" w:space="0" w:color="auto"/>
      </w:divBdr>
    </w:div>
    <w:div w:id="733818804">
      <w:bodyDiv w:val="1"/>
      <w:marLeft w:val="0"/>
      <w:marRight w:val="0"/>
      <w:marTop w:val="0"/>
      <w:marBottom w:val="0"/>
      <w:divBdr>
        <w:top w:val="none" w:sz="0" w:space="0" w:color="auto"/>
        <w:left w:val="none" w:sz="0" w:space="0" w:color="auto"/>
        <w:bottom w:val="none" w:sz="0" w:space="0" w:color="auto"/>
        <w:right w:val="none" w:sz="0" w:space="0" w:color="auto"/>
      </w:divBdr>
    </w:div>
    <w:div w:id="734817673">
      <w:bodyDiv w:val="1"/>
      <w:marLeft w:val="0"/>
      <w:marRight w:val="0"/>
      <w:marTop w:val="0"/>
      <w:marBottom w:val="0"/>
      <w:divBdr>
        <w:top w:val="none" w:sz="0" w:space="0" w:color="auto"/>
        <w:left w:val="none" w:sz="0" w:space="0" w:color="auto"/>
        <w:bottom w:val="none" w:sz="0" w:space="0" w:color="auto"/>
        <w:right w:val="none" w:sz="0" w:space="0" w:color="auto"/>
      </w:divBdr>
    </w:div>
    <w:div w:id="737098909">
      <w:bodyDiv w:val="1"/>
      <w:marLeft w:val="0"/>
      <w:marRight w:val="0"/>
      <w:marTop w:val="0"/>
      <w:marBottom w:val="0"/>
      <w:divBdr>
        <w:top w:val="none" w:sz="0" w:space="0" w:color="auto"/>
        <w:left w:val="none" w:sz="0" w:space="0" w:color="auto"/>
        <w:bottom w:val="none" w:sz="0" w:space="0" w:color="auto"/>
        <w:right w:val="none" w:sz="0" w:space="0" w:color="auto"/>
      </w:divBdr>
    </w:div>
    <w:div w:id="737678853">
      <w:bodyDiv w:val="1"/>
      <w:marLeft w:val="0"/>
      <w:marRight w:val="0"/>
      <w:marTop w:val="0"/>
      <w:marBottom w:val="0"/>
      <w:divBdr>
        <w:top w:val="none" w:sz="0" w:space="0" w:color="auto"/>
        <w:left w:val="none" w:sz="0" w:space="0" w:color="auto"/>
        <w:bottom w:val="none" w:sz="0" w:space="0" w:color="auto"/>
        <w:right w:val="none" w:sz="0" w:space="0" w:color="auto"/>
      </w:divBdr>
    </w:div>
    <w:div w:id="738332506">
      <w:bodyDiv w:val="1"/>
      <w:marLeft w:val="0"/>
      <w:marRight w:val="0"/>
      <w:marTop w:val="0"/>
      <w:marBottom w:val="0"/>
      <w:divBdr>
        <w:top w:val="none" w:sz="0" w:space="0" w:color="auto"/>
        <w:left w:val="none" w:sz="0" w:space="0" w:color="auto"/>
        <w:bottom w:val="none" w:sz="0" w:space="0" w:color="auto"/>
        <w:right w:val="none" w:sz="0" w:space="0" w:color="auto"/>
      </w:divBdr>
    </w:div>
    <w:div w:id="740559981">
      <w:bodyDiv w:val="1"/>
      <w:marLeft w:val="0"/>
      <w:marRight w:val="0"/>
      <w:marTop w:val="0"/>
      <w:marBottom w:val="0"/>
      <w:divBdr>
        <w:top w:val="none" w:sz="0" w:space="0" w:color="auto"/>
        <w:left w:val="none" w:sz="0" w:space="0" w:color="auto"/>
        <w:bottom w:val="none" w:sz="0" w:space="0" w:color="auto"/>
        <w:right w:val="none" w:sz="0" w:space="0" w:color="auto"/>
      </w:divBdr>
    </w:div>
    <w:div w:id="742994958">
      <w:bodyDiv w:val="1"/>
      <w:marLeft w:val="0"/>
      <w:marRight w:val="0"/>
      <w:marTop w:val="0"/>
      <w:marBottom w:val="0"/>
      <w:divBdr>
        <w:top w:val="none" w:sz="0" w:space="0" w:color="auto"/>
        <w:left w:val="none" w:sz="0" w:space="0" w:color="auto"/>
        <w:bottom w:val="none" w:sz="0" w:space="0" w:color="auto"/>
        <w:right w:val="none" w:sz="0" w:space="0" w:color="auto"/>
      </w:divBdr>
    </w:div>
    <w:div w:id="743525460">
      <w:bodyDiv w:val="1"/>
      <w:marLeft w:val="0"/>
      <w:marRight w:val="0"/>
      <w:marTop w:val="0"/>
      <w:marBottom w:val="0"/>
      <w:divBdr>
        <w:top w:val="none" w:sz="0" w:space="0" w:color="auto"/>
        <w:left w:val="none" w:sz="0" w:space="0" w:color="auto"/>
        <w:bottom w:val="none" w:sz="0" w:space="0" w:color="auto"/>
        <w:right w:val="none" w:sz="0" w:space="0" w:color="auto"/>
      </w:divBdr>
    </w:div>
    <w:div w:id="744960725">
      <w:bodyDiv w:val="1"/>
      <w:marLeft w:val="0"/>
      <w:marRight w:val="0"/>
      <w:marTop w:val="0"/>
      <w:marBottom w:val="0"/>
      <w:divBdr>
        <w:top w:val="none" w:sz="0" w:space="0" w:color="auto"/>
        <w:left w:val="none" w:sz="0" w:space="0" w:color="auto"/>
        <w:bottom w:val="none" w:sz="0" w:space="0" w:color="auto"/>
        <w:right w:val="none" w:sz="0" w:space="0" w:color="auto"/>
      </w:divBdr>
    </w:div>
    <w:div w:id="745420593">
      <w:bodyDiv w:val="1"/>
      <w:marLeft w:val="0"/>
      <w:marRight w:val="0"/>
      <w:marTop w:val="0"/>
      <w:marBottom w:val="0"/>
      <w:divBdr>
        <w:top w:val="none" w:sz="0" w:space="0" w:color="auto"/>
        <w:left w:val="none" w:sz="0" w:space="0" w:color="auto"/>
        <w:bottom w:val="none" w:sz="0" w:space="0" w:color="auto"/>
        <w:right w:val="none" w:sz="0" w:space="0" w:color="auto"/>
      </w:divBdr>
    </w:div>
    <w:div w:id="745493225">
      <w:bodyDiv w:val="1"/>
      <w:marLeft w:val="0"/>
      <w:marRight w:val="0"/>
      <w:marTop w:val="0"/>
      <w:marBottom w:val="0"/>
      <w:divBdr>
        <w:top w:val="none" w:sz="0" w:space="0" w:color="auto"/>
        <w:left w:val="none" w:sz="0" w:space="0" w:color="auto"/>
        <w:bottom w:val="none" w:sz="0" w:space="0" w:color="auto"/>
        <w:right w:val="none" w:sz="0" w:space="0" w:color="auto"/>
      </w:divBdr>
    </w:div>
    <w:div w:id="746801934">
      <w:bodyDiv w:val="1"/>
      <w:marLeft w:val="0"/>
      <w:marRight w:val="0"/>
      <w:marTop w:val="0"/>
      <w:marBottom w:val="0"/>
      <w:divBdr>
        <w:top w:val="none" w:sz="0" w:space="0" w:color="auto"/>
        <w:left w:val="none" w:sz="0" w:space="0" w:color="auto"/>
        <w:bottom w:val="none" w:sz="0" w:space="0" w:color="auto"/>
        <w:right w:val="none" w:sz="0" w:space="0" w:color="auto"/>
      </w:divBdr>
    </w:div>
    <w:div w:id="749498092">
      <w:bodyDiv w:val="1"/>
      <w:marLeft w:val="0"/>
      <w:marRight w:val="0"/>
      <w:marTop w:val="0"/>
      <w:marBottom w:val="0"/>
      <w:divBdr>
        <w:top w:val="none" w:sz="0" w:space="0" w:color="auto"/>
        <w:left w:val="none" w:sz="0" w:space="0" w:color="auto"/>
        <w:bottom w:val="none" w:sz="0" w:space="0" w:color="auto"/>
        <w:right w:val="none" w:sz="0" w:space="0" w:color="auto"/>
      </w:divBdr>
    </w:div>
    <w:div w:id="750270300">
      <w:bodyDiv w:val="1"/>
      <w:marLeft w:val="0"/>
      <w:marRight w:val="0"/>
      <w:marTop w:val="0"/>
      <w:marBottom w:val="0"/>
      <w:divBdr>
        <w:top w:val="none" w:sz="0" w:space="0" w:color="auto"/>
        <w:left w:val="none" w:sz="0" w:space="0" w:color="auto"/>
        <w:bottom w:val="none" w:sz="0" w:space="0" w:color="auto"/>
        <w:right w:val="none" w:sz="0" w:space="0" w:color="auto"/>
      </w:divBdr>
    </w:div>
    <w:div w:id="753554572">
      <w:bodyDiv w:val="1"/>
      <w:marLeft w:val="0"/>
      <w:marRight w:val="0"/>
      <w:marTop w:val="0"/>
      <w:marBottom w:val="0"/>
      <w:divBdr>
        <w:top w:val="none" w:sz="0" w:space="0" w:color="auto"/>
        <w:left w:val="none" w:sz="0" w:space="0" w:color="auto"/>
        <w:bottom w:val="none" w:sz="0" w:space="0" w:color="auto"/>
        <w:right w:val="none" w:sz="0" w:space="0" w:color="auto"/>
      </w:divBdr>
    </w:div>
    <w:div w:id="755976583">
      <w:bodyDiv w:val="1"/>
      <w:marLeft w:val="0"/>
      <w:marRight w:val="0"/>
      <w:marTop w:val="0"/>
      <w:marBottom w:val="0"/>
      <w:divBdr>
        <w:top w:val="none" w:sz="0" w:space="0" w:color="auto"/>
        <w:left w:val="none" w:sz="0" w:space="0" w:color="auto"/>
        <w:bottom w:val="none" w:sz="0" w:space="0" w:color="auto"/>
        <w:right w:val="none" w:sz="0" w:space="0" w:color="auto"/>
      </w:divBdr>
    </w:div>
    <w:div w:id="758063291">
      <w:bodyDiv w:val="1"/>
      <w:marLeft w:val="0"/>
      <w:marRight w:val="0"/>
      <w:marTop w:val="0"/>
      <w:marBottom w:val="0"/>
      <w:divBdr>
        <w:top w:val="none" w:sz="0" w:space="0" w:color="auto"/>
        <w:left w:val="none" w:sz="0" w:space="0" w:color="auto"/>
        <w:bottom w:val="none" w:sz="0" w:space="0" w:color="auto"/>
        <w:right w:val="none" w:sz="0" w:space="0" w:color="auto"/>
      </w:divBdr>
    </w:div>
    <w:div w:id="758333436">
      <w:bodyDiv w:val="1"/>
      <w:marLeft w:val="0"/>
      <w:marRight w:val="0"/>
      <w:marTop w:val="0"/>
      <w:marBottom w:val="0"/>
      <w:divBdr>
        <w:top w:val="none" w:sz="0" w:space="0" w:color="auto"/>
        <w:left w:val="none" w:sz="0" w:space="0" w:color="auto"/>
        <w:bottom w:val="none" w:sz="0" w:space="0" w:color="auto"/>
        <w:right w:val="none" w:sz="0" w:space="0" w:color="auto"/>
      </w:divBdr>
    </w:div>
    <w:div w:id="760178142">
      <w:bodyDiv w:val="1"/>
      <w:marLeft w:val="0"/>
      <w:marRight w:val="0"/>
      <w:marTop w:val="0"/>
      <w:marBottom w:val="0"/>
      <w:divBdr>
        <w:top w:val="none" w:sz="0" w:space="0" w:color="auto"/>
        <w:left w:val="none" w:sz="0" w:space="0" w:color="auto"/>
        <w:bottom w:val="none" w:sz="0" w:space="0" w:color="auto"/>
        <w:right w:val="none" w:sz="0" w:space="0" w:color="auto"/>
      </w:divBdr>
    </w:div>
    <w:div w:id="760757470">
      <w:bodyDiv w:val="1"/>
      <w:marLeft w:val="0"/>
      <w:marRight w:val="0"/>
      <w:marTop w:val="0"/>
      <w:marBottom w:val="0"/>
      <w:divBdr>
        <w:top w:val="none" w:sz="0" w:space="0" w:color="auto"/>
        <w:left w:val="none" w:sz="0" w:space="0" w:color="auto"/>
        <w:bottom w:val="none" w:sz="0" w:space="0" w:color="auto"/>
        <w:right w:val="none" w:sz="0" w:space="0" w:color="auto"/>
      </w:divBdr>
    </w:div>
    <w:div w:id="760838039">
      <w:bodyDiv w:val="1"/>
      <w:marLeft w:val="0"/>
      <w:marRight w:val="0"/>
      <w:marTop w:val="0"/>
      <w:marBottom w:val="0"/>
      <w:divBdr>
        <w:top w:val="none" w:sz="0" w:space="0" w:color="auto"/>
        <w:left w:val="none" w:sz="0" w:space="0" w:color="auto"/>
        <w:bottom w:val="none" w:sz="0" w:space="0" w:color="auto"/>
        <w:right w:val="none" w:sz="0" w:space="0" w:color="auto"/>
      </w:divBdr>
    </w:div>
    <w:div w:id="761340208">
      <w:bodyDiv w:val="1"/>
      <w:marLeft w:val="0"/>
      <w:marRight w:val="0"/>
      <w:marTop w:val="0"/>
      <w:marBottom w:val="0"/>
      <w:divBdr>
        <w:top w:val="none" w:sz="0" w:space="0" w:color="auto"/>
        <w:left w:val="none" w:sz="0" w:space="0" w:color="auto"/>
        <w:bottom w:val="none" w:sz="0" w:space="0" w:color="auto"/>
        <w:right w:val="none" w:sz="0" w:space="0" w:color="auto"/>
      </w:divBdr>
    </w:div>
    <w:div w:id="761413855">
      <w:bodyDiv w:val="1"/>
      <w:marLeft w:val="0"/>
      <w:marRight w:val="0"/>
      <w:marTop w:val="0"/>
      <w:marBottom w:val="0"/>
      <w:divBdr>
        <w:top w:val="none" w:sz="0" w:space="0" w:color="auto"/>
        <w:left w:val="none" w:sz="0" w:space="0" w:color="auto"/>
        <w:bottom w:val="none" w:sz="0" w:space="0" w:color="auto"/>
        <w:right w:val="none" w:sz="0" w:space="0" w:color="auto"/>
      </w:divBdr>
    </w:div>
    <w:div w:id="762804670">
      <w:bodyDiv w:val="1"/>
      <w:marLeft w:val="0"/>
      <w:marRight w:val="0"/>
      <w:marTop w:val="0"/>
      <w:marBottom w:val="0"/>
      <w:divBdr>
        <w:top w:val="none" w:sz="0" w:space="0" w:color="auto"/>
        <w:left w:val="none" w:sz="0" w:space="0" w:color="auto"/>
        <w:bottom w:val="none" w:sz="0" w:space="0" w:color="auto"/>
        <w:right w:val="none" w:sz="0" w:space="0" w:color="auto"/>
      </w:divBdr>
    </w:div>
    <w:div w:id="763108728">
      <w:bodyDiv w:val="1"/>
      <w:marLeft w:val="0"/>
      <w:marRight w:val="0"/>
      <w:marTop w:val="0"/>
      <w:marBottom w:val="0"/>
      <w:divBdr>
        <w:top w:val="none" w:sz="0" w:space="0" w:color="auto"/>
        <w:left w:val="none" w:sz="0" w:space="0" w:color="auto"/>
        <w:bottom w:val="none" w:sz="0" w:space="0" w:color="auto"/>
        <w:right w:val="none" w:sz="0" w:space="0" w:color="auto"/>
      </w:divBdr>
    </w:div>
    <w:div w:id="766316278">
      <w:bodyDiv w:val="1"/>
      <w:marLeft w:val="0"/>
      <w:marRight w:val="0"/>
      <w:marTop w:val="0"/>
      <w:marBottom w:val="0"/>
      <w:divBdr>
        <w:top w:val="none" w:sz="0" w:space="0" w:color="auto"/>
        <w:left w:val="none" w:sz="0" w:space="0" w:color="auto"/>
        <w:bottom w:val="none" w:sz="0" w:space="0" w:color="auto"/>
        <w:right w:val="none" w:sz="0" w:space="0" w:color="auto"/>
      </w:divBdr>
    </w:div>
    <w:div w:id="775909408">
      <w:bodyDiv w:val="1"/>
      <w:marLeft w:val="0"/>
      <w:marRight w:val="0"/>
      <w:marTop w:val="0"/>
      <w:marBottom w:val="0"/>
      <w:divBdr>
        <w:top w:val="none" w:sz="0" w:space="0" w:color="auto"/>
        <w:left w:val="none" w:sz="0" w:space="0" w:color="auto"/>
        <w:bottom w:val="none" w:sz="0" w:space="0" w:color="auto"/>
        <w:right w:val="none" w:sz="0" w:space="0" w:color="auto"/>
      </w:divBdr>
    </w:div>
    <w:div w:id="777454165">
      <w:bodyDiv w:val="1"/>
      <w:marLeft w:val="0"/>
      <w:marRight w:val="0"/>
      <w:marTop w:val="0"/>
      <w:marBottom w:val="0"/>
      <w:divBdr>
        <w:top w:val="none" w:sz="0" w:space="0" w:color="auto"/>
        <w:left w:val="none" w:sz="0" w:space="0" w:color="auto"/>
        <w:bottom w:val="none" w:sz="0" w:space="0" w:color="auto"/>
        <w:right w:val="none" w:sz="0" w:space="0" w:color="auto"/>
      </w:divBdr>
    </w:div>
    <w:div w:id="778260767">
      <w:bodyDiv w:val="1"/>
      <w:marLeft w:val="0"/>
      <w:marRight w:val="0"/>
      <w:marTop w:val="0"/>
      <w:marBottom w:val="0"/>
      <w:divBdr>
        <w:top w:val="none" w:sz="0" w:space="0" w:color="auto"/>
        <w:left w:val="none" w:sz="0" w:space="0" w:color="auto"/>
        <w:bottom w:val="none" w:sz="0" w:space="0" w:color="auto"/>
        <w:right w:val="none" w:sz="0" w:space="0" w:color="auto"/>
      </w:divBdr>
    </w:div>
    <w:div w:id="780149667">
      <w:bodyDiv w:val="1"/>
      <w:marLeft w:val="0"/>
      <w:marRight w:val="0"/>
      <w:marTop w:val="0"/>
      <w:marBottom w:val="0"/>
      <w:divBdr>
        <w:top w:val="none" w:sz="0" w:space="0" w:color="auto"/>
        <w:left w:val="none" w:sz="0" w:space="0" w:color="auto"/>
        <w:bottom w:val="none" w:sz="0" w:space="0" w:color="auto"/>
        <w:right w:val="none" w:sz="0" w:space="0" w:color="auto"/>
      </w:divBdr>
    </w:div>
    <w:div w:id="780955513">
      <w:bodyDiv w:val="1"/>
      <w:marLeft w:val="0"/>
      <w:marRight w:val="0"/>
      <w:marTop w:val="0"/>
      <w:marBottom w:val="0"/>
      <w:divBdr>
        <w:top w:val="none" w:sz="0" w:space="0" w:color="auto"/>
        <w:left w:val="none" w:sz="0" w:space="0" w:color="auto"/>
        <w:bottom w:val="none" w:sz="0" w:space="0" w:color="auto"/>
        <w:right w:val="none" w:sz="0" w:space="0" w:color="auto"/>
      </w:divBdr>
    </w:div>
    <w:div w:id="782503574">
      <w:bodyDiv w:val="1"/>
      <w:marLeft w:val="0"/>
      <w:marRight w:val="0"/>
      <w:marTop w:val="0"/>
      <w:marBottom w:val="0"/>
      <w:divBdr>
        <w:top w:val="none" w:sz="0" w:space="0" w:color="auto"/>
        <w:left w:val="none" w:sz="0" w:space="0" w:color="auto"/>
        <w:bottom w:val="none" w:sz="0" w:space="0" w:color="auto"/>
        <w:right w:val="none" w:sz="0" w:space="0" w:color="auto"/>
      </w:divBdr>
    </w:div>
    <w:div w:id="783966215">
      <w:bodyDiv w:val="1"/>
      <w:marLeft w:val="0"/>
      <w:marRight w:val="0"/>
      <w:marTop w:val="0"/>
      <w:marBottom w:val="0"/>
      <w:divBdr>
        <w:top w:val="none" w:sz="0" w:space="0" w:color="auto"/>
        <w:left w:val="none" w:sz="0" w:space="0" w:color="auto"/>
        <w:bottom w:val="none" w:sz="0" w:space="0" w:color="auto"/>
        <w:right w:val="none" w:sz="0" w:space="0" w:color="auto"/>
      </w:divBdr>
    </w:div>
    <w:div w:id="785543577">
      <w:bodyDiv w:val="1"/>
      <w:marLeft w:val="0"/>
      <w:marRight w:val="0"/>
      <w:marTop w:val="0"/>
      <w:marBottom w:val="0"/>
      <w:divBdr>
        <w:top w:val="none" w:sz="0" w:space="0" w:color="auto"/>
        <w:left w:val="none" w:sz="0" w:space="0" w:color="auto"/>
        <w:bottom w:val="none" w:sz="0" w:space="0" w:color="auto"/>
        <w:right w:val="none" w:sz="0" w:space="0" w:color="auto"/>
      </w:divBdr>
    </w:div>
    <w:div w:id="785999629">
      <w:bodyDiv w:val="1"/>
      <w:marLeft w:val="0"/>
      <w:marRight w:val="0"/>
      <w:marTop w:val="0"/>
      <w:marBottom w:val="0"/>
      <w:divBdr>
        <w:top w:val="none" w:sz="0" w:space="0" w:color="auto"/>
        <w:left w:val="none" w:sz="0" w:space="0" w:color="auto"/>
        <w:bottom w:val="none" w:sz="0" w:space="0" w:color="auto"/>
        <w:right w:val="none" w:sz="0" w:space="0" w:color="auto"/>
      </w:divBdr>
    </w:div>
    <w:div w:id="786896945">
      <w:bodyDiv w:val="1"/>
      <w:marLeft w:val="0"/>
      <w:marRight w:val="0"/>
      <w:marTop w:val="0"/>
      <w:marBottom w:val="0"/>
      <w:divBdr>
        <w:top w:val="none" w:sz="0" w:space="0" w:color="auto"/>
        <w:left w:val="none" w:sz="0" w:space="0" w:color="auto"/>
        <w:bottom w:val="none" w:sz="0" w:space="0" w:color="auto"/>
        <w:right w:val="none" w:sz="0" w:space="0" w:color="auto"/>
      </w:divBdr>
    </w:div>
    <w:div w:id="791630807">
      <w:bodyDiv w:val="1"/>
      <w:marLeft w:val="0"/>
      <w:marRight w:val="0"/>
      <w:marTop w:val="0"/>
      <w:marBottom w:val="0"/>
      <w:divBdr>
        <w:top w:val="none" w:sz="0" w:space="0" w:color="auto"/>
        <w:left w:val="none" w:sz="0" w:space="0" w:color="auto"/>
        <w:bottom w:val="none" w:sz="0" w:space="0" w:color="auto"/>
        <w:right w:val="none" w:sz="0" w:space="0" w:color="auto"/>
      </w:divBdr>
    </w:div>
    <w:div w:id="791747771">
      <w:bodyDiv w:val="1"/>
      <w:marLeft w:val="0"/>
      <w:marRight w:val="0"/>
      <w:marTop w:val="0"/>
      <w:marBottom w:val="0"/>
      <w:divBdr>
        <w:top w:val="none" w:sz="0" w:space="0" w:color="auto"/>
        <w:left w:val="none" w:sz="0" w:space="0" w:color="auto"/>
        <w:bottom w:val="none" w:sz="0" w:space="0" w:color="auto"/>
        <w:right w:val="none" w:sz="0" w:space="0" w:color="auto"/>
      </w:divBdr>
    </w:div>
    <w:div w:id="795221331">
      <w:bodyDiv w:val="1"/>
      <w:marLeft w:val="0"/>
      <w:marRight w:val="0"/>
      <w:marTop w:val="0"/>
      <w:marBottom w:val="0"/>
      <w:divBdr>
        <w:top w:val="none" w:sz="0" w:space="0" w:color="auto"/>
        <w:left w:val="none" w:sz="0" w:space="0" w:color="auto"/>
        <w:bottom w:val="none" w:sz="0" w:space="0" w:color="auto"/>
        <w:right w:val="none" w:sz="0" w:space="0" w:color="auto"/>
      </w:divBdr>
    </w:div>
    <w:div w:id="795493605">
      <w:bodyDiv w:val="1"/>
      <w:marLeft w:val="0"/>
      <w:marRight w:val="0"/>
      <w:marTop w:val="0"/>
      <w:marBottom w:val="0"/>
      <w:divBdr>
        <w:top w:val="none" w:sz="0" w:space="0" w:color="auto"/>
        <w:left w:val="none" w:sz="0" w:space="0" w:color="auto"/>
        <w:bottom w:val="none" w:sz="0" w:space="0" w:color="auto"/>
        <w:right w:val="none" w:sz="0" w:space="0" w:color="auto"/>
      </w:divBdr>
    </w:div>
    <w:div w:id="797574962">
      <w:bodyDiv w:val="1"/>
      <w:marLeft w:val="0"/>
      <w:marRight w:val="0"/>
      <w:marTop w:val="0"/>
      <w:marBottom w:val="0"/>
      <w:divBdr>
        <w:top w:val="none" w:sz="0" w:space="0" w:color="auto"/>
        <w:left w:val="none" w:sz="0" w:space="0" w:color="auto"/>
        <w:bottom w:val="none" w:sz="0" w:space="0" w:color="auto"/>
        <w:right w:val="none" w:sz="0" w:space="0" w:color="auto"/>
      </w:divBdr>
    </w:div>
    <w:div w:id="797920625">
      <w:bodyDiv w:val="1"/>
      <w:marLeft w:val="0"/>
      <w:marRight w:val="0"/>
      <w:marTop w:val="0"/>
      <w:marBottom w:val="0"/>
      <w:divBdr>
        <w:top w:val="none" w:sz="0" w:space="0" w:color="auto"/>
        <w:left w:val="none" w:sz="0" w:space="0" w:color="auto"/>
        <w:bottom w:val="none" w:sz="0" w:space="0" w:color="auto"/>
        <w:right w:val="none" w:sz="0" w:space="0" w:color="auto"/>
      </w:divBdr>
    </w:div>
    <w:div w:id="798953981">
      <w:bodyDiv w:val="1"/>
      <w:marLeft w:val="0"/>
      <w:marRight w:val="0"/>
      <w:marTop w:val="0"/>
      <w:marBottom w:val="0"/>
      <w:divBdr>
        <w:top w:val="none" w:sz="0" w:space="0" w:color="auto"/>
        <w:left w:val="none" w:sz="0" w:space="0" w:color="auto"/>
        <w:bottom w:val="none" w:sz="0" w:space="0" w:color="auto"/>
        <w:right w:val="none" w:sz="0" w:space="0" w:color="auto"/>
      </w:divBdr>
    </w:div>
    <w:div w:id="799375290">
      <w:bodyDiv w:val="1"/>
      <w:marLeft w:val="0"/>
      <w:marRight w:val="0"/>
      <w:marTop w:val="0"/>
      <w:marBottom w:val="0"/>
      <w:divBdr>
        <w:top w:val="none" w:sz="0" w:space="0" w:color="auto"/>
        <w:left w:val="none" w:sz="0" w:space="0" w:color="auto"/>
        <w:bottom w:val="none" w:sz="0" w:space="0" w:color="auto"/>
        <w:right w:val="none" w:sz="0" w:space="0" w:color="auto"/>
      </w:divBdr>
    </w:div>
    <w:div w:id="800535954">
      <w:bodyDiv w:val="1"/>
      <w:marLeft w:val="0"/>
      <w:marRight w:val="0"/>
      <w:marTop w:val="0"/>
      <w:marBottom w:val="0"/>
      <w:divBdr>
        <w:top w:val="none" w:sz="0" w:space="0" w:color="auto"/>
        <w:left w:val="none" w:sz="0" w:space="0" w:color="auto"/>
        <w:bottom w:val="none" w:sz="0" w:space="0" w:color="auto"/>
        <w:right w:val="none" w:sz="0" w:space="0" w:color="auto"/>
      </w:divBdr>
    </w:div>
    <w:div w:id="802964624">
      <w:bodyDiv w:val="1"/>
      <w:marLeft w:val="0"/>
      <w:marRight w:val="0"/>
      <w:marTop w:val="0"/>
      <w:marBottom w:val="0"/>
      <w:divBdr>
        <w:top w:val="none" w:sz="0" w:space="0" w:color="auto"/>
        <w:left w:val="none" w:sz="0" w:space="0" w:color="auto"/>
        <w:bottom w:val="none" w:sz="0" w:space="0" w:color="auto"/>
        <w:right w:val="none" w:sz="0" w:space="0" w:color="auto"/>
      </w:divBdr>
    </w:div>
    <w:div w:id="803086019">
      <w:bodyDiv w:val="1"/>
      <w:marLeft w:val="0"/>
      <w:marRight w:val="0"/>
      <w:marTop w:val="0"/>
      <w:marBottom w:val="0"/>
      <w:divBdr>
        <w:top w:val="none" w:sz="0" w:space="0" w:color="auto"/>
        <w:left w:val="none" w:sz="0" w:space="0" w:color="auto"/>
        <w:bottom w:val="none" w:sz="0" w:space="0" w:color="auto"/>
        <w:right w:val="none" w:sz="0" w:space="0" w:color="auto"/>
      </w:divBdr>
    </w:div>
    <w:div w:id="805854263">
      <w:bodyDiv w:val="1"/>
      <w:marLeft w:val="0"/>
      <w:marRight w:val="0"/>
      <w:marTop w:val="0"/>
      <w:marBottom w:val="0"/>
      <w:divBdr>
        <w:top w:val="none" w:sz="0" w:space="0" w:color="auto"/>
        <w:left w:val="none" w:sz="0" w:space="0" w:color="auto"/>
        <w:bottom w:val="none" w:sz="0" w:space="0" w:color="auto"/>
        <w:right w:val="none" w:sz="0" w:space="0" w:color="auto"/>
      </w:divBdr>
    </w:div>
    <w:div w:id="806894077">
      <w:bodyDiv w:val="1"/>
      <w:marLeft w:val="0"/>
      <w:marRight w:val="0"/>
      <w:marTop w:val="0"/>
      <w:marBottom w:val="0"/>
      <w:divBdr>
        <w:top w:val="none" w:sz="0" w:space="0" w:color="auto"/>
        <w:left w:val="none" w:sz="0" w:space="0" w:color="auto"/>
        <w:bottom w:val="none" w:sz="0" w:space="0" w:color="auto"/>
        <w:right w:val="none" w:sz="0" w:space="0" w:color="auto"/>
      </w:divBdr>
    </w:div>
    <w:div w:id="807429721">
      <w:bodyDiv w:val="1"/>
      <w:marLeft w:val="0"/>
      <w:marRight w:val="0"/>
      <w:marTop w:val="0"/>
      <w:marBottom w:val="0"/>
      <w:divBdr>
        <w:top w:val="none" w:sz="0" w:space="0" w:color="auto"/>
        <w:left w:val="none" w:sz="0" w:space="0" w:color="auto"/>
        <w:bottom w:val="none" w:sz="0" w:space="0" w:color="auto"/>
        <w:right w:val="none" w:sz="0" w:space="0" w:color="auto"/>
      </w:divBdr>
    </w:div>
    <w:div w:id="808135711">
      <w:bodyDiv w:val="1"/>
      <w:marLeft w:val="0"/>
      <w:marRight w:val="0"/>
      <w:marTop w:val="0"/>
      <w:marBottom w:val="0"/>
      <w:divBdr>
        <w:top w:val="none" w:sz="0" w:space="0" w:color="auto"/>
        <w:left w:val="none" w:sz="0" w:space="0" w:color="auto"/>
        <w:bottom w:val="none" w:sz="0" w:space="0" w:color="auto"/>
        <w:right w:val="none" w:sz="0" w:space="0" w:color="auto"/>
      </w:divBdr>
    </w:div>
    <w:div w:id="808594780">
      <w:bodyDiv w:val="1"/>
      <w:marLeft w:val="0"/>
      <w:marRight w:val="0"/>
      <w:marTop w:val="0"/>
      <w:marBottom w:val="0"/>
      <w:divBdr>
        <w:top w:val="none" w:sz="0" w:space="0" w:color="auto"/>
        <w:left w:val="none" w:sz="0" w:space="0" w:color="auto"/>
        <w:bottom w:val="none" w:sz="0" w:space="0" w:color="auto"/>
        <w:right w:val="none" w:sz="0" w:space="0" w:color="auto"/>
      </w:divBdr>
    </w:div>
    <w:div w:id="809399550">
      <w:bodyDiv w:val="1"/>
      <w:marLeft w:val="0"/>
      <w:marRight w:val="0"/>
      <w:marTop w:val="0"/>
      <w:marBottom w:val="0"/>
      <w:divBdr>
        <w:top w:val="none" w:sz="0" w:space="0" w:color="auto"/>
        <w:left w:val="none" w:sz="0" w:space="0" w:color="auto"/>
        <w:bottom w:val="none" w:sz="0" w:space="0" w:color="auto"/>
        <w:right w:val="none" w:sz="0" w:space="0" w:color="auto"/>
      </w:divBdr>
    </w:div>
    <w:div w:id="809713638">
      <w:bodyDiv w:val="1"/>
      <w:marLeft w:val="0"/>
      <w:marRight w:val="0"/>
      <w:marTop w:val="0"/>
      <w:marBottom w:val="0"/>
      <w:divBdr>
        <w:top w:val="none" w:sz="0" w:space="0" w:color="auto"/>
        <w:left w:val="none" w:sz="0" w:space="0" w:color="auto"/>
        <w:bottom w:val="none" w:sz="0" w:space="0" w:color="auto"/>
        <w:right w:val="none" w:sz="0" w:space="0" w:color="auto"/>
      </w:divBdr>
    </w:div>
    <w:div w:id="810319209">
      <w:bodyDiv w:val="1"/>
      <w:marLeft w:val="0"/>
      <w:marRight w:val="0"/>
      <w:marTop w:val="0"/>
      <w:marBottom w:val="0"/>
      <w:divBdr>
        <w:top w:val="none" w:sz="0" w:space="0" w:color="auto"/>
        <w:left w:val="none" w:sz="0" w:space="0" w:color="auto"/>
        <w:bottom w:val="none" w:sz="0" w:space="0" w:color="auto"/>
        <w:right w:val="none" w:sz="0" w:space="0" w:color="auto"/>
      </w:divBdr>
    </w:div>
    <w:div w:id="813181391">
      <w:bodyDiv w:val="1"/>
      <w:marLeft w:val="0"/>
      <w:marRight w:val="0"/>
      <w:marTop w:val="0"/>
      <w:marBottom w:val="0"/>
      <w:divBdr>
        <w:top w:val="none" w:sz="0" w:space="0" w:color="auto"/>
        <w:left w:val="none" w:sz="0" w:space="0" w:color="auto"/>
        <w:bottom w:val="none" w:sz="0" w:space="0" w:color="auto"/>
        <w:right w:val="none" w:sz="0" w:space="0" w:color="auto"/>
      </w:divBdr>
    </w:div>
    <w:div w:id="815950304">
      <w:bodyDiv w:val="1"/>
      <w:marLeft w:val="0"/>
      <w:marRight w:val="0"/>
      <w:marTop w:val="0"/>
      <w:marBottom w:val="0"/>
      <w:divBdr>
        <w:top w:val="none" w:sz="0" w:space="0" w:color="auto"/>
        <w:left w:val="none" w:sz="0" w:space="0" w:color="auto"/>
        <w:bottom w:val="none" w:sz="0" w:space="0" w:color="auto"/>
        <w:right w:val="none" w:sz="0" w:space="0" w:color="auto"/>
      </w:divBdr>
    </w:div>
    <w:div w:id="816337196">
      <w:bodyDiv w:val="1"/>
      <w:marLeft w:val="0"/>
      <w:marRight w:val="0"/>
      <w:marTop w:val="0"/>
      <w:marBottom w:val="0"/>
      <w:divBdr>
        <w:top w:val="none" w:sz="0" w:space="0" w:color="auto"/>
        <w:left w:val="none" w:sz="0" w:space="0" w:color="auto"/>
        <w:bottom w:val="none" w:sz="0" w:space="0" w:color="auto"/>
        <w:right w:val="none" w:sz="0" w:space="0" w:color="auto"/>
      </w:divBdr>
    </w:div>
    <w:div w:id="817647573">
      <w:bodyDiv w:val="1"/>
      <w:marLeft w:val="0"/>
      <w:marRight w:val="0"/>
      <w:marTop w:val="0"/>
      <w:marBottom w:val="0"/>
      <w:divBdr>
        <w:top w:val="none" w:sz="0" w:space="0" w:color="auto"/>
        <w:left w:val="none" w:sz="0" w:space="0" w:color="auto"/>
        <w:bottom w:val="none" w:sz="0" w:space="0" w:color="auto"/>
        <w:right w:val="none" w:sz="0" w:space="0" w:color="auto"/>
      </w:divBdr>
    </w:div>
    <w:div w:id="817963504">
      <w:bodyDiv w:val="1"/>
      <w:marLeft w:val="0"/>
      <w:marRight w:val="0"/>
      <w:marTop w:val="0"/>
      <w:marBottom w:val="0"/>
      <w:divBdr>
        <w:top w:val="none" w:sz="0" w:space="0" w:color="auto"/>
        <w:left w:val="none" w:sz="0" w:space="0" w:color="auto"/>
        <w:bottom w:val="none" w:sz="0" w:space="0" w:color="auto"/>
        <w:right w:val="none" w:sz="0" w:space="0" w:color="auto"/>
      </w:divBdr>
    </w:div>
    <w:div w:id="818688543">
      <w:bodyDiv w:val="1"/>
      <w:marLeft w:val="0"/>
      <w:marRight w:val="0"/>
      <w:marTop w:val="0"/>
      <w:marBottom w:val="0"/>
      <w:divBdr>
        <w:top w:val="none" w:sz="0" w:space="0" w:color="auto"/>
        <w:left w:val="none" w:sz="0" w:space="0" w:color="auto"/>
        <w:bottom w:val="none" w:sz="0" w:space="0" w:color="auto"/>
        <w:right w:val="none" w:sz="0" w:space="0" w:color="auto"/>
      </w:divBdr>
    </w:div>
    <w:div w:id="821429296">
      <w:bodyDiv w:val="1"/>
      <w:marLeft w:val="0"/>
      <w:marRight w:val="0"/>
      <w:marTop w:val="0"/>
      <w:marBottom w:val="0"/>
      <w:divBdr>
        <w:top w:val="none" w:sz="0" w:space="0" w:color="auto"/>
        <w:left w:val="none" w:sz="0" w:space="0" w:color="auto"/>
        <w:bottom w:val="none" w:sz="0" w:space="0" w:color="auto"/>
        <w:right w:val="none" w:sz="0" w:space="0" w:color="auto"/>
      </w:divBdr>
    </w:div>
    <w:div w:id="821585257">
      <w:bodyDiv w:val="1"/>
      <w:marLeft w:val="0"/>
      <w:marRight w:val="0"/>
      <w:marTop w:val="0"/>
      <w:marBottom w:val="0"/>
      <w:divBdr>
        <w:top w:val="none" w:sz="0" w:space="0" w:color="auto"/>
        <w:left w:val="none" w:sz="0" w:space="0" w:color="auto"/>
        <w:bottom w:val="none" w:sz="0" w:space="0" w:color="auto"/>
        <w:right w:val="none" w:sz="0" w:space="0" w:color="auto"/>
      </w:divBdr>
    </w:div>
    <w:div w:id="822241035">
      <w:bodyDiv w:val="1"/>
      <w:marLeft w:val="0"/>
      <w:marRight w:val="0"/>
      <w:marTop w:val="0"/>
      <w:marBottom w:val="0"/>
      <w:divBdr>
        <w:top w:val="none" w:sz="0" w:space="0" w:color="auto"/>
        <w:left w:val="none" w:sz="0" w:space="0" w:color="auto"/>
        <w:bottom w:val="none" w:sz="0" w:space="0" w:color="auto"/>
        <w:right w:val="none" w:sz="0" w:space="0" w:color="auto"/>
      </w:divBdr>
    </w:div>
    <w:div w:id="822938655">
      <w:bodyDiv w:val="1"/>
      <w:marLeft w:val="0"/>
      <w:marRight w:val="0"/>
      <w:marTop w:val="0"/>
      <w:marBottom w:val="0"/>
      <w:divBdr>
        <w:top w:val="none" w:sz="0" w:space="0" w:color="auto"/>
        <w:left w:val="none" w:sz="0" w:space="0" w:color="auto"/>
        <w:bottom w:val="none" w:sz="0" w:space="0" w:color="auto"/>
        <w:right w:val="none" w:sz="0" w:space="0" w:color="auto"/>
      </w:divBdr>
    </w:div>
    <w:div w:id="825322315">
      <w:bodyDiv w:val="1"/>
      <w:marLeft w:val="0"/>
      <w:marRight w:val="0"/>
      <w:marTop w:val="0"/>
      <w:marBottom w:val="0"/>
      <w:divBdr>
        <w:top w:val="none" w:sz="0" w:space="0" w:color="auto"/>
        <w:left w:val="none" w:sz="0" w:space="0" w:color="auto"/>
        <w:bottom w:val="none" w:sz="0" w:space="0" w:color="auto"/>
        <w:right w:val="none" w:sz="0" w:space="0" w:color="auto"/>
      </w:divBdr>
    </w:div>
    <w:div w:id="829489958">
      <w:bodyDiv w:val="1"/>
      <w:marLeft w:val="0"/>
      <w:marRight w:val="0"/>
      <w:marTop w:val="0"/>
      <w:marBottom w:val="0"/>
      <w:divBdr>
        <w:top w:val="none" w:sz="0" w:space="0" w:color="auto"/>
        <w:left w:val="none" w:sz="0" w:space="0" w:color="auto"/>
        <w:bottom w:val="none" w:sz="0" w:space="0" w:color="auto"/>
        <w:right w:val="none" w:sz="0" w:space="0" w:color="auto"/>
      </w:divBdr>
    </w:div>
    <w:div w:id="829827993">
      <w:bodyDiv w:val="1"/>
      <w:marLeft w:val="0"/>
      <w:marRight w:val="0"/>
      <w:marTop w:val="0"/>
      <w:marBottom w:val="0"/>
      <w:divBdr>
        <w:top w:val="none" w:sz="0" w:space="0" w:color="auto"/>
        <w:left w:val="none" w:sz="0" w:space="0" w:color="auto"/>
        <w:bottom w:val="none" w:sz="0" w:space="0" w:color="auto"/>
        <w:right w:val="none" w:sz="0" w:space="0" w:color="auto"/>
      </w:divBdr>
    </w:div>
    <w:div w:id="830097713">
      <w:bodyDiv w:val="1"/>
      <w:marLeft w:val="0"/>
      <w:marRight w:val="0"/>
      <w:marTop w:val="0"/>
      <w:marBottom w:val="0"/>
      <w:divBdr>
        <w:top w:val="none" w:sz="0" w:space="0" w:color="auto"/>
        <w:left w:val="none" w:sz="0" w:space="0" w:color="auto"/>
        <w:bottom w:val="none" w:sz="0" w:space="0" w:color="auto"/>
        <w:right w:val="none" w:sz="0" w:space="0" w:color="auto"/>
      </w:divBdr>
    </w:div>
    <w:div w:id="831261547">
      <w:bodyDiv w:val="1"/>
      <w:marLeft w:val="0"/>
      <w:marRight w:val="0"/>
      <w:marTop w:val="0"/>
      <w:marBottom w:val="0"/>
      <w:divBdr>
        <w:top w:val="none" w:sz="0" w:space="0" w:color="auto"/>
        <w:left w:val="none" w:sz="0" w:space="0" w:color="auto"/>
        <w:bottom w:val="none" w:sz="0" w:space="0" w:color="auto"/>
        <w:right w:val="none" w:sz="0" w:space="0" w:color="auto"/>
      </w:divBdr>
    </w:div>
    <w:div w:id="831721596">
      <w:bodyDiv w:val="1"/>
      <w:marLeft w:val="0"/>
      <w:marRight w:val="0"/>
      <w:marTop w:val="0"/>
      <w:marBottom w:val="0"/>
      <w:divBdr>
        <w:top w:val="none" w:sz="0" w:space="0" w:color="auto"/>
        <w:left w:val="none" w:sz="0" w:space="0" w:color="auto"/>
        <w:bottom w:val="none" w:sz="0" w:space="0" w:color="auto"/>
        <w:right w:val="none" w:sz="0" w:space="0" w:color="auto"/>
      </w:divBdr>
    </w:div>
    <w:div w:id="832335054">
      <w:bodyDiv w:val="1"/>
      <w:marLeft w:val="0"/>
      <w:marRight w:val="0"/>
      <w:marTop w:val="0"/>
      <w:marBottom w:val="0"/>
      <w:divBdr>
        <w:top w:val="none" w:sz="0" w:space="0" w:color="auto"/>
        <w:left w:val="none" w:sz="0" w:space="0" w:color="auto"/>
        <w:bottom w:val="none" w:sz="0" w:space="0" w:color="auto"/>
        <w:right w:val="none" w:sz="0" w:space="0" w:color="auto"/>
      </w:divBdr>
    </w:div>
    <w:div w:id="833304212">
      <w:bodyDiv w:val="1"/>
      <w:marLeft w:val="0"/>
      <w:marRight w:val="0"/>
      <w:marTop w:val="0"/>
      <w:marBottom w:val="0"/>
      <w:divBdr>
        <w:top w:val="none" w:sz="0" w:space="0" w:color="auto"/>
        <w:left w:val="none" w:sz="0" w:space="0" w:color="auto"/>
        <w:bottom w:val="none" w:sz="0" w:space="0" w:color="auto"/>
        <w:right w:val="none" w:sz="0" w:space="0" w:color="auto"/>
      </w:divBdr>
    </w:div>
    <w:div w:id="833911986">
      <w:bodyDiv w:val="1"/>
      <w:marLeft w:val="0"/>
      <w:marRight w:val="0"/>
      <w:marTop w:val="0"/>
      <w:marBottom w:val="0"/>
      <w:divBdr>
        <w:top w:val="none" w:sz="0" w:space="0" w:color="auto"/>
        <w:left w:val="none" w:sz="0" w:space="0" w:color="auto"/>
        <w:bottom w:val="none" w:sz="0" w:space="0" w:color="auto"/>
        <w:right w:val="none" w:sz="0" w:space="0" w:color="auto"/>
      </w:divBdr>
    </w:div>
    <w:div w:id="834301697">
      <w:bodyDiv w:val="1"/>
      <w:marLeft w:val="0"/>
      <w:marRight w:val="0"/>
      <w:marTop w:val="0"/>
      <w:marBottom w:val="0"/>
      <w:divBdr>
        <w:top w:val="none" w:sz="0" w:space="0" w:color="auto"/>
        <w:left w:val="none" w:sz="0" w:space="0" w:color="auto"/>
        <w:bottom w:val="none" w:sz="0" w:space="0" w:color="auto"/>
        <w:right w:val="none" w:sz="0" w:space="0" w:color="auto"/>
      </w:divBdr>
    </w:div>
    <w:div w:id="835614976">
      <w:bodyDiv w:val="1"/>
      <w:marLeft w:val="0"/>
      <w:marRight w:val="0"/>
      <w:marTop w:val="0"/>
      <w:marBottom w:val="0"/>
      <w:divBdr>
        <w:top w:val="none" w:sz="0" w:space="0" w:color="auto"/>
        <w:left w:val="none" w:sz="0" w:space="0" w:color="auto"/>
        <w:bottom w:val="none" w:sz="0" w:space="0" w:color="auto"/>
        <w:right w:val="none" w:sz="0" w:space="0" w:color="auto"/>
      </w:divBdr>
    </w:div>
    <w:div w:id="837116668">
      <w:bodyDiv w:val="1"/>
      <w:marLeft w:val="0"/>
      <w:marRight w:val="0"/>
      <w:marTop w:val="0"/>
      <w:marBottom w:val="0"/>
      <w:divBdr>
        <w:top w:val="none" w:sz="0" w:space="0" w:color="auto"/>
        <w:left w:val="none" w:sz="0" w:space="0" w:color="auto"/>
        <w:bottom w:val="none" w:sz="0" w:space="0" w:color="auto"/>
        <w:right w:val="none" w:sz="0" w:space="0" w:color="auto"/>
      </w:divBdr>
    </w:div>
    <w:div w:id="837379185">
      <w:bodyDiv w:val="1"/>
      <w:marLeft w:val="0"/>
      <w:marRight w:val="0"/>
      <w:marTop w:val="0"/>
      <w:marBottom w:val="0"/>
      <w:divBdr>
        <w:top w:val="none" w:sz="0" w:space="0" w:color="auto"/>
        <w:left w:val="none" w:sz="0" w:space="0" w:color="auto"/>
        <w:bottom w:val="none" w:sz="0" w:space="0" w:color="auto"/>
        <w:right w:val="none" w:sz="0" w:space="0" w:color="auto"/>
      </w:divBdr>
    </w:div>
    <w:div w:id="841355480">
      <w:bodyDiv w:val="1"/>
      <w:marLeft w:val="0"/>
      <w:marRight w:val="0"/>
      <w:marTop w:val="0"/>
      <w:marBottom w:val="0"/>
      <w:divBdr>
        <w:top w:val="none" w:sz="0" w:space="0" w:color="auto"/>
        <w:left w:val="none" w:sz="0" w:space="0" w:color="auto"/>
        <w:bottom w:val="none" w:sz="0" w:space="0" w:color="auto"/>
        <w:right w:val="none" w:sz="0" w:space="0" w:color="auto"/>
      </w:divBdr>
    </w:div>
    <w:div w:id="841823370">
      <w:bodyDiv w:val="1"/>
      <w:marLeft w:val="0"/>
      <w:marRight w:val="0"/>
      <w:marTop w:val="0"/>
      <w:marBottom w:val="0"/>
      <w:divBdr>
        <w:top w:val="none" w:sz="0" w:space="0" w:color="auto"/>
        <w:left w:val="none" w:sz="0" w:space="0" w:color="auto"/>
        <w:bottom w:val="none" w:sz="0" w:space="0" w:color="auto"/>
        <w:right w:val="none" w:sz="0" w:space="0" w:color="auto"/>
      </w:divBdr>
    </w:div>
    <w:div w:id="841967816">
      <w:bodyDiv w:val="1"/>
      <w:marLeft w:val="0"/>
      <w:marRight w:val="0"/>
      <w:marTop w:val="0"/>
      <w:marBottom w:val="0"/>
      <w:divBdr>
        <w:top w:val="none" w:sz="0" w:space="0" w:color="auto"/>
        <w:left w:val="none" w:sz="0" w:space="0" w:color="auto"/>
        <w:bottom w:val="none" w:sz="0" w:space="0" w:color="auto"/>
        <w:right w:val="none" w:sz="0" w:space="0" w:color="auto"/>
      </w:divBdr>
    </w:div>
    <w:div w:id="842160053">
      <w:bodyDiv w:val="1"/>
      <w:marLeft w:val="0"/>
      <w:marRight w:val="0"/>
      <w:marTop w:val="0"/>
      <w:marBottom w:val="0"/>
      <w:divBdr>
        <w:top w:val="none" w:sz="0" w:space="0" w:color="auto"/>
        <w:left w:val="none" w:sz="0" w:space="0" w:color="auto"/>
        <w:bottom w:val="none" w:sz="0" w:space="0" w:color="auto"/>
        <w:right w:val="none" w:sz="0" w:space="0" w:color="auto"/>
      </w:divBdr>
    </w:div>
    <w:div w:id="845247987">
      <w:bodyDiv w:val="1"/>
      <w:marLeft w:val="0"/>
      <w:marRight w:val="0"/>
      <w:marTop w:val="0"/>
      <w:marBottom w:val="0"/>
      <w:divBdr>
        <w:top w:val="none" w:sz="0" w:space="0" w:color="auto"/>
        <w:left w:val="none" w:sz="0" w:space="0" w:color="auto"/>
        <w:bottom w:val="none" w:sz="0" w:space="0" w:color="auto"/>
        <w:right w:val="none" w:sz="0" w:space="0" w:color="auto"/>
      </w:divBdr>
    </w:div>
    <w:div w:id="845680463">
      <w:bodyDiv w:val="1"/>
      <w:marLeft w:val="0"/>
      <w:marRight w:val="0"/>
      <w:marTop w:val="0"/>
      <w:marBottom w:val="0"/>
      <w:divBdr>
        <w:top w:val="none" w:sz="0" w:space="0" w:color="auto"/>
        <w:left w:val="none" w:sz="0" w:space="0" w:color="auto"/>
        <w:bottom w:val="none" w:sz="0" w:space="0" w:color="auto"/>
        <w:right w:val="none" w:sz="0" w:space="0" w:color="auto"/>
      </w:divBdr>
    </w:div>
    <w:div w:id="847257062">
      <w:bodyDiv w:val="1"/>
      <w:marLeft w:val="0"/>
      <w:marRight w:val="0"/>
      <w:marTop w:val="0"/>
      <w:marBottom w:val="0"/>
      <w:divBdr>
        <w:top w:val="none" w:sz="0" w:space="0" w:color="auto"/>
        <w:left w:val="none" w:sz="0" w:space="0" w:color="auto"/>
        <w:bottom w:val="none" w:sz="0" w:space="0" w:color="auto"/>
        <w:right w:val="none" w:sz="0" w:space="0" w:color="auto"/>
      </w:divBdr>
    </w:div>
    <w:div w:id="848985345">
      <w:bodyDiv w:val="1"/>
      <w:marLeft w:val="0"/>
      <w:marRight w:val="0"/>
      <w:marTop w:val="0"/>
      <w:marBottom w:val="0"/>
      <w:divBdr>
        <w:top w:val="none" w:sz="0" w:space="0" w:color="auto"/>
        <w:left w:val="none" w:sz="0" w:space="0" w:color="auto"/>
        <w:bottom w:val="none" w:sz="0" w:space="0" w:color="auto"/>
        <w:right w:val="none" w:sz="0" w:space="0" w:color="auto"/>
      </w:divBdr>
    </w:div>
    <w:div w:id="851991271">
      <w:bodyDiv w:val="1"/>
      <w:marLeft w:val="0"/>
      <w:marRight w:val="0"/>
      <w:marTop w:val="0"/>
      <w:marBottom w:val="0"/>
      <w:divBdr>
        <w:top w:val="none" w:sz="0" w:space="0" w:color="auto"/>
        <w:left w:val="none" w:sz="0" w:space="0" w:color="auto"/>
        <w:bottom w:val="none" w:sz="0" w:space="0" w:color="auto"/>
        <w:right w:val="none" w:sz="0" w:space="0" w:color="auto"/>
      </w:divBdr>
    </w:div>
    <w:div w:id="852841924">
      <w:bodyDiv w:val="1"/>
      <w:marLeft w:val="0"/>
      <w:marRight w:val="0"/>
      <w:marTop w:val="0"/>
      <w:marBottom w:val="0"/>
      <w:divBdr>
        <w:top w:val="none" w:sz="0" w:space="0" w:color="auto"/>
        <w:left w:val="none" w:sz="0" w:space="0" w:color="auto"/>
        <w:bottom w:val="none" w:sz="0" w:space="0" w:color="auto"/>
        <w:right w:val="none" w:sz="0" w:space="0" w:color="auto"/>
      </w:divBdr>
    </w:div>
    <w:div w:id="853349875">
      <w:bodyDiv w:val="1"/>
      <w:marLeft w:val="0"/>
      <w:marRight w:val="0"/>
      <w:marTop w:val="0"/>
      <w:marBottom w:val="0"/>
      <w:divBdr>
        <w:top w:val="none" w:sz="0" w:space="0" w:color="auto"/>
        <w:left w:val="none" w:sz="0" w:space="0" w:color="auto"/>
        <w:bottom w:val="none" w:sz="0" w:space="0" w:color="auto"/>
        <w:right w:val="none" w:sz="0" w:space="0" w:color="auto"/>
      </w:divBdr>
    </w:div>
    <w:div w:id="854542575">
      <w:bodyDiv w:val="1"/>
      <w:marLeft w:val="0"/>
      <w:marRight w:val="0"/>
      <w:marTop w:val="0"/>
      <w:marBottom w:val="0"/>
      <w:divBdr>
        <w:top w:val="none" w:sz="0" w:space="0" w:color="auto"/>
        <w:left w:val="none" w:sz="0" w:space="0" w:color="auto"/>
        <w:bottom w:val="none" w:sz="0" w:space="0" w:color="auto"/>
        <w:right w:val="none" w:sz="0" w:space="0" w:color="auto"/>
      </w:divBdr>
    </w:div>
    <w:div w:id="855730752">
      <w:bodyDiv w:val="1"/>
      <w:marLeft w:val="0"/>
      <w:marRight w:val="0"/>
      <w:marTop w:val="0"/>
      <w:marBottom w:val="0"/>
      <w:divBdr>
        <w:top w:val="none" w:sz="0" w:space="0" w:color="auto"/>
        <w:left w:val="none" w:sz="0" w:space="0" w:color="auto"/>
        <w:bottom w:val="none" w:sz="0" w:space="0" w:color="auto"/>
        <w:right w:val="none" w:sz="0" w:space="0" w:color="auto"/>
      </w:divBdr>
    </w:div>
    <w:div w:id="856389135">
      <w:bodyDiv w:val="1"/>
      <w:marLeft w:val="0"/>
      <w:marRight w:val="0"/>
      <w:marTop w:val="0"/>
      <w:marBottom w:val="0"/>
      <w:divBdr>
        <w:top w:val="none" w:sz="0" w:space="0" w:color="auto"/>
        <w:left w:val="none" w:sz="0" w:space="0" w:color="auto"/>
        <w:bottom w:val="none" w:sz="0" w:space="0" w:color="auto"/>
        <w:right w:val="none" w:sz="0" w:space="0" w:color="auto"/>
      </w:divBdr>
    </w:div>
    <w:div w:id="857426745">
      <w:bodyDiv w:val="1"/>
      <w:marLeft w:val="0"/>
      <w:marRight w:val="0"/>
      <w:marTop w:val="0"/>
      <w:marBottom w:val="0"/>
      <w:divBdr>
        <w:top w:val="none" w:sz="0" w:space="0" w:color="auto"/>
        <w:left w:val="none" w:sz="0" w:space="0" w:color="auto"/>
        <w:bottom w:val="none" w:sz="0" w:space="0" w:color="auto"/>
        <w:right w:val="none" w:sz="0" w:space="0" w:color="auto"/>
      </w:divBdr>
    </w:div>
    <w:div w:id="857814872">
      <w:bodyDiv w:val="1"/>
      <w:marLeft w:val="0"/>
      <w:marRight w:val="0"/>
      <w:marTop w:val="0"/>
      <w:marBottom w:val="0"/>
      <w:divBdr>
        <w:top w:val="none" w:sz="0" w:space="0" w:color="auto"/>
        <w:left w:val="none" w:sz="0" w:space="0" w:color="auto"/>
        <w:bottom w:val="none" w:sz="0" w:space="0" w:color="auto"/>
        <w:right w:val="none" w:sz="0" w:space="0" w:color="auto"/>
      </w:divBdr>
    </w:div>
    <w:div w:id="861742905">
      <w:bodyDiv w:val="1"/>
      <w:marLeft w:val="0"/>
      <w:marRight w:val="0"/>
      <w:marTop w:val="0"/>
      <w:marBottom w:val="0"/>
      <w:divBdr>
        <w:top w:val="none" w:sz="0" w:space="0" w:color="auto"/>
        <w:left w:val="none" w:sz="0" w:space="0" w:color="auto"/>
        <w:bottom w:val="none" w:sz="0" w:space="0" w:color="auto"/>
        <w:right w:val="none" w:sz="0" w:space="0" w:color="auto"/>
      </w:divBdr>
    </w:div>
    <w:div w:id="862092733">
      <w:bodyDiv w:val="1"/>
      <w:marLeft w:val="0"/>
      <w:marRight w:val="0"/>
      <w:marTop w:val="0"/>
      <w:marBottom w:val="0"/>
      <w:divBdr>
        <w:top w:val="none" w:sz="0" w:space="0" w:color="auto"/>
        <w:left w:val="none" w:sz="0" w:space="0" w:color="auto"/>
        <w:bottom w:val="none" w:sz="0" w:space="0" w:color="auto"/>
        <w:right w:val="none" w:sz="0" w:space="0" w:color="auto"/>
      </w:divBdr>
    </w:div>
    <w:div w:id="862280155">
      <w:bodyDiv w:val="1"/>
      <w:marLeft w:val="0"/>
      <w:marRight w:val="0"/>
      <w:marTop w:val="0"/>
      <w:marBottom w:val="0"/>
      <w:divBdr>
        <w:top w:val="none" w:sz="0" w:space="0" w:color="auto"/>
        <w:left w:val="none" w:sz="0" w:space="0" w:color="auto"/>
        <w:bottom w:val="none" w:sz="0" w:space="0" w:color="auto"/>
        <w:right w:val="none" w:sz="0" w:space="0" w:color="auto"/>
      </w:divBdr>
    </w:div>
    <w:div w:id="862287353">
      <w:bodyDiv w:val="1"/>
      <w:marLeft w:val="0"/>
      <w:marRight w:val="0"/>
      <w:marTop w:val="0"/>
      <w:marBottom w:val="0"/>
      <w:divBdr>
        <w:top w:val="none" w:sz="0" w:space="0" w:color="auto"/>
        <w:left w:val="none" w:sz="0" w:space="0" w:color="auto"/>
        <w:bottom w:val="none" w:sz="0" w:space="0" w:color="auto"/>
        <w:right w:val="none" w:sz="0" w:space="0" w:color="auto"/>
      </w:divBdr>
    </w:div>
    <w:div w:id="862865788">
      <w:bodyDiv w:val="1"/>
      <w:marLeft w:val="0"/>
      <w:marRight w:val="0"/>
      <w:marTop w:val="0"/>
      <w:marBottom w:val="0"/>
      <w:divBdr>
        <w:top w:val="none" w:sz="0" w:space="0" w:color="auto"/>
        <w:left w:val="none" w:sz="0" w:space="0" w:color="auto"/>
        <w:bottom w:val="none" w:sz="0" w:space="0" w:color="auto"/>
        <w:right w:val="none" w:sz="0" w:space="0" w:color="auto"/>
      </w:divBdr>
    </w:div>
    <w:div w:id="864633117">
      <w:bodyDiv w:val="1"/>
      <w:marLeft w:val="0"/>
      <w:marRight w:val="0"/>
      <w:marTop w:val="0"/>
      <w:marBottom w:val="0"/>
      <w:divBdr>
        <w:top w:val="none" w:sz="0" w:space="0" w:color="auto"/>
        <w:left w:val="none" w:sz="0" w:space="0" w:color="auto"/>
        <w:bottom w:val="none" w:sz="0" w:space="0" w:color="auto"/>
        <w:right w:val="none" w:sz="0" w:space="0" w:color="auto"/>
      </w:divBdr>
    </w:div>
    <w:div w:id="867914290">
      <w:bodyDiv w:val="1"/>
      <w:marLeft w:val="0"/>
      <w:marRight w:val="0"/>
      <w:marTop w:val="0"/>
      <w:marBottom w:val="0"/>
      <w:divBdr>
        <w:top w:val="none" w:sz="0" w:space="0" w:color="auto"/>
        <w:left w:val="none" w:sz="0" w:space="0" w:color="auto"/>
        <w:bottom w:val="none" w:sz="0" w:space="0" w:color="auto"/>
        <w:right w:val="none" w:sz="0" w:space="0" w:color="auto"/>
      </w:divBdr>
    </w:div>
    <w:div w:id="868684891">
      <w:bodyDiv w:val="1"/>
      <w:marLeft w:val="0"/>
      <w:marRight w:val="0"/>
      <w:marTop w:val="0"/>
      <w:marBottom w:val="0"/>
      <w:divBdr>
        <w:top w:val="none" w:sz="0" w:space="0" w:color="auto"/>
        <w:left w:val="none" w:sz="0" w:space="0" w:color="auto"/>
        <w:bottom w:val="none" w:sz="0" w:space="0" w:color="auto"/>
        <w:right w:val="none" w:sz="0" w:space="0" w:color="auto"/>
      </w:divBdr>
    </w:div>
    <w:div w:id="868956457">
      <w:bodyDiv w:val="1"/>
      <w:marLeft w:val="0"/>
      <w:marRight w:val="0"/>
      <w:marTop w:val="0"/>
      <w:marBottom w:val="0"/>
      <w:divBdr>
        <w:top w:val="none" w:sz="0" w:space="0" w:color="auto"/>
        <w:left w:val="none" w:sz="0" w:space="0" w:color="auto"/>
        <w:bottom w:val="none" w:sz="0" w:space="0" w:color="auto"/>
        <w:right w:val="none" w:sz="0" w:space="0" w:color="auto"/>
      </w:divBdr>
    </w:div>
    <w:div w:id="872185123">
      <w:bodyDiv w:val="1"/>
      <w:marLeft w:val="0"/>
      <w:marRight w:val="0"/>
      <w:marTop w:val="0"/>
      <w:marBottom w:val="0"/>
      <w:divBdr>
        <w:top w:val="none" w:sz="0" w:space="0" w:color="auto"/>
        <w:left w:val="none" w:sz="0" w:space="0" w:color="auto"/>
        <w:bottom w:val="none" w:sz="0" w:space="0" w:color="auto"/>
        <w:right w:val="none" w:sz="0" w:space="0" w:color="auto"/>
      </w:divBdr>
    </w:div>
    <w:div w:id="872302812">
      <w:bodyDiv w:val="1"/>
      <w:marLeft w:val="0"/>
      <w:marRight w:val="0"/>
      <w:marTop w:val="0"/>
      <w:marBottom w:val="0"/>
      <w:divBdr>
        <w:top w:val="none" w:sz="0" w:space="0" w:color="auto"/>
        <w:left w:val="none" w:sz="0" w:space="0" w:color="auto"/>
        <w:bottom w:val="none" w:sz="0" w:space="0" w:color="auto"/>
        <w:right w:val="none" w:sz="0" w:space="0" w:color="auto"/>
      </w:divBdr>
    </w:div>
    <w:div w:id="873544063">
      <w:bodyDiv w:val="1"/>
      <w:marLeft w:val="0"/>
      <w:marRight w:val="0"/>
      <w:marTop w:val="0"/>
      <w:marBottom w:val="0"/>
      <w:divBdr>
        <w:top w:val="none" w:sz="0" w:space="0" w:color="auto"/>
        <w:left w:val="none" w:sz="0" w:space="0" w:color="auto"/>
        <w:bottom w:val="none" w:sz="0" w:space="0" w:color="auto"/>
        <w:right w:val="none" w:sz="0" w:space="0" w:color="auto"/>
      </w:divBdr>
    </w:div>
    <w:div w:id="873998331">
      <w:bodyDiv w:val="1"/>
      <w:marLeft w:val="0"/>
      <w:marRight w:val="0"/>
      <w:marTop w:val="0"/>
      <w:marBottom w:val="0"/>
      <w:divBdr>
        <w:top w:val="none" w:sz="0" w:space="0" w:color="auto"/>
        <w:left w:val="none" w:sz="0" w:space="0" w:color="auto"/>
        <w:bottom w:val="none" w:sz="0" w:space="0" w:color="auto"/>
        <w:right w:val="none" w:sz="0" w:space="0" w:color="auto"/>
      </w:divBdr>
    </w:div>
    <w:div w:id="874191990">
      <w:bodyDiv w:val="1"/>
      <w:marLeft w:val="0"/>
      <w:marRight w:val="0"/>
      <w:marTop w:val="0"/>
      <w:marBottom w:val="0"/>
      <w:divBdr>
        <w:top w:val="none" w:sz="0" w:space="0" w:color="auto"/>
        <w:left w:val="none" w:sz="0" w:space="0" w:color="auto"/>
        <w:bottom w:val="none" w:sz="0" w:space="0" w:color="auto"/>
        <w:right w:val="none" w:sz="0" w:space="0" w:color="auto"/>
      </w:divBdr>
    </w:div>
    <w:div w:id="874346929">
      <w:bodyDiv w:val="1"/>
      <w:marLeft w:val="0"/>
      <w:marRight w:val="0"/>
      <w:marTop w:val="0"/>
      <w:marBottom w:val="0"/>
      <w:divBdr>
        <w:top w:val="none" w:sz="0" w:space="0" w:color="auto"/>
        <w:left w:val="none" w:sz="0" w:space="0" w:color="auto"/>
        <w:bottom w:val="none" w:sz="0" w:space="0" w:color="auto"/>
        <w:right w:val="none" w:sz="0" w:space="0" w:color="auto"/>
      </w:divBdr>
    </w:div>
    <w:div w:id="877090091">
      <w:bodyDiv w:val="1"/>
      <w:marLeft w:val="0"/>
      <w:marRight w:val="0"/>
      <w:marTop w:val="0"/>
      <w:marBottom w:val="0"/>
      <w:divBdr>
        <w:top w:val="none" w:sz="0" w:space="0" w:color="auto"/>
        <w:left w:val="none" w:sz="0" w:space="0" w:color="auto"/>
        <w:bottom w:val="none" w:sz="0" w:space="0" w:color="auto"/>
        <w:right w:val="none" w:sz="0" w:space="0" w:color="auto"/>
      </w:divBdr>
    </w:div>
    <w:div w:id="877857579">
      <w:bodyDiv w:val="1"/>
      <w:marLeft w:val="0"/>
      <w:marRight w:val="0"/>
      <w:marTop w:val="0"/>
      <w:marBottom w:val="0"/>
      <w:divBdr>
        <w:top w:val="none" w:sz="0" w:space="0" w:color="auto"/>
        <w:left w:val="none" w:sz="0" w:space="0" w:color="auto"/>
        <w:bottom w:val="none" w:sz="0" w:space="0" w:color="auto"/>
        <w:right w:val="none" w:sz="0" w:space="0" w:color="auto"/>
      </w:divBdr>
    </w:div>
    <w:div w:id="878980927">
      <w:bodyDiv w:val="1"/>
      <w:marLeft w:val="0"/>
      <w:marRight w:val="0"/>
      <w:marTop w:val="0"/>
      <w:marBottom w:val="0"/>
      <w:divBdr>
        <w:top w:val="none" w:sz="0" w:space="0" w:color="auto"/>
        <w:left w:val="none" w:sz="0" w:space="0" w:color="auto"/>
        <w:bottom w:val="none" w:sz="0" w:space="0" w:color="auto"/>
        <w:right w:val="none" w:sz="0" w:space="0" w:color="auto"/>
      </w:divBdr>
    </w:div>
    <w:div w:id="881988370">
      <w:bodyDiv w:val="1"/>
      <w:marLeft w:val="0"/>
      <w:marRight w:val="0"/>
      <w:marTop w:val="0"/>
      <w:marBottom w:val="0"/>
      <w:divBdr>
        <w:top w:val="none" w:sz="0" w:space="0" w:color="auto"/>
        <w:left w:val="none" w:sz="0" w:space="0" w:color="auto"/>
        <w:bottom w:val="none" w:sz="0" w:space="0" w:color="auto"/>
        <w:right w:val="none" w:sz="0" w:space="0" w:color="auto"/>
      </w:divBdr>
    </w:div>
    <w:div w:id="883175375">
      <w:bodyDiv w:val="1"/>
      <w:marLeft w:val="0"/>
      <w:marRight w:val="0"/>
      <w:marTop w:val="0"/>
      <w:marBottom w:val="0"/>
      <w:divBdr>
        <w:top w:val="none" w:sz="0" w:space="0" w:color="auto"/>
        <w:left w:val="none" w:sz="0" w:space="0" w:color="auto"/>
        <w:bottom w:val="none" w:sz="0" w:space="0" w:color="auto"/>
        <w:right w:val="none" w:sz="0" w:space="0" w:color="auto"/>
      </w:divBdr>
    </w:div>
    <w:div w:id="884562350">
      <w:bodyDiv w:val="1"/>
      <w:marLeft w:val="0"/>
      <w:marRight w:val="0"/>
      <w:marTop w:val="0"/>
      <w:marBottom w:val="0"/>
      <w:divBdr>
        <w:top w:val="none" w:sz="0" w:space="0" w:color="auto"/>
        <w:left w:val="none" w:sz="0" w:space="0" w:color="auto"/>
        <w:bottom w:val="none" w:sz="0" w:space="0" w:color="auto"/>
        <w:right w:val="none" w:sz="0" w:space="0" w:color="auto"/>
      </w:divBdr>
    </w:div>
    <w:div w:id="885458131">
      <w:bodyDiv w:val="1"/>
      <w:marLeft w:val="0"/>
      <w:marRight w:val="0"/>
      <w:marTop w:val="0"/>
      <w:marBottom w:val="0"/>
      <w:divBdr>
        <w:top w:val="none" w:sz="0" w:space="0" w:color="auto"/>
        <w:left w:val="none" w:sz="0" w:space="0" w:color="auto"/>
        <w:bottom w:val="none" w:sz="0" w:space="0" w:color="auto"/>
        <w:right w:val="none" w:sz="0" w:space="0" w:color="auto"/>
      </w:divBdr>
    </w:div>
    <w:div w:id="887255675">
      <w:bodyDiv w:val="1"/>
      <w:marLeft w:val="0"/>
      <w:marRight w:val="0"/>
      <w:marTop w:val="0"/>
      <w:marBottom w:val="0"/>
      <w:divBdr>
        <w:top w:val="none" w:sz="0" w:space="0" w:color="auto"/>
        <w:left w:val="none" w:sz="0" w:space="0" w:color="auto"/>
        <w:bottom w:val="none" w:sz="0" w:space="0" w:color="auto"/>
        <w:right w:val="none" w:sz="0" w:space="0" w:color="auto"/>
      </w:divBdr>
    </w:div>
    <w:div w:id="889002296">
      <w:bodyDiv w:val="1"/>
      <w:marLeft w:val="0"/>
      <w:marRight w:val="0"/>
      <w:marTop w:val="0"/>
      <w:marBottom w:val="0"/>
      <w:divBdr>
        <w:top w:val="none" w:sz="0" w:space="0" w:color="auto"/>
        <w:left w:val="none" w:sz="0" w:space="0" w:color="auto"/>
        <w:bottom w:val="none" w:sz="0" w:space="0" w:color="auto"/>
        <w:right w:val="none" w:sz="0" w:space="0" w:color="auto"/>
      </w:divBdr>
    </w:div>
    <w:div w:id="890573595">
      <w:bodyDiv w:val="1"/>
      <w:marLeft w:val="0"/>
      <w:marRight w:val="0"/>
      <w:marTop w:val="0"/>
      <w:marBottom w:val="0"/>
      <w:divBdr>
        <w:top w:val="none" w:sz="0" w:space="0" w:color="auto"/>
        <w:left w:val="none" w:sz="0" w:space="0" w:color="auto"/>
        <w:bottom w:val="none" w:sz="0" w:space="0" w:color="auto"/>
        <w:right w:val="none" w:sz="0" w:space="0" w:color="auto"/>
      </w:divBdr>
    </w:div>
    <w:div w:id="891306647">
      <w:bodyDiv w:val="1"/>
      <w:marLeft w:val="0"/>
      <w:marRight w:val="0"/>
      <w:marTop w:val="0"/>
      <w:marBottom w:val="0"/>
      <w:divBdr>
        <w:top w:val="none" w:sz="0" w:space="0" w:color="auto"/>
        <w:left w:val="none" w:sz="0" w:space="0" w:color="auto"/>
        <w:bottom w:val="none" w:sz="0" w:space="0" w:color="auto"/>
        <w:right w:val="none" w:sz="0" w:space="0" w:color="auto"/>
      </w:divBdr>
    </w:div>
    <w:div w:id="891769148">
      <w:bodyDiv w:val="1"/>
      <w:marLeft w:val="0"/>
      <w:marRight w:val="0"/>
      <w:marTop w:val="0"/>
      <w:marBottom w:val="0"/>
      <w:divBdr>
        <w:top w:val="none" w:sz="0" w:space="0" w:color="auto"/>
        <w:left w:val="none" w:sz="0" w:space="0" w:color="auto"/>
        <w:bottom w:val="none" w:sz="0" w:space="0" w:color="auto"/>
        <w:right w:val="none" w:sz="0" w:space="0" w:color="auto"/>
      </w:divBdr>
    </w:div>
    <w:div w:id="893078954">
      <w:bodyDiv w:val="1"/>
      <w:marLeft w:val="0"/>
      <w:marRight w:val="0"/>
      <w:marTop w:val="0"/>
      <w:marBottom w:val="0"/>
      <w:divBdr>
        <w:top w:val="none" w:sz="0" w:space="0" w:color="auto"/>
        <w:left w:val="none" w:sz="0" w:space="0" w:color="auto"/>
        <w:bottom w:val="none" w:sz="0" w:space="0" w:color="auto"/>
        <w:right w:val="none" w:sz="0" w:space="0" w:color="auto"/>
      </w:divBdr>
    </w:div>
    <w:div w:id="893615656">
      <w:bodyDiv w:val="1"/>
      <w:marLeft w:val="0"/>
      <w:marRight w:val="0"/>
      <w:marTop w:val="0"/>
      <w:marBottom w:val="0"/>
      <w:divBdr>
        <w:top w:val="none" w:sz="0" w:space="0" w:color="auto"/>
        <w:left w:val="none" w:sz="0" w:space="0" w:color="auto"/>
        <w:bottom w:val="none" w:sz="0" w:space="0" w:color="auto"/>
        <w:right w:val="none" w:sz="0" w:space="0" w:color="auto"/>
      </w:divBdr>
    </w:div>
    <w:div w:id="894271186">
      <w:bodyDiv w:val="1"/>
      <w:marLeft w:val="0"/>
      <w:marRight w:val="0"/>
      <w:marTop w:val="0"/>
      <w:marBottom w:val="0"/>
      <w:divBdr>
        <w:top w:val="none" w:sz="0" w:space="0" w:color="auto"/>
        <w:left w:val="none" w:sz="0" w:space="0" w:color="auto"/>
        <w:bottom w:val="none" w:sz="0" w:space="0" w:color="auto"/>
        <w:right w:val="none" w:sz="0" w:space="0" w:color="auto"/>
      </w:divBdr>
    </w:div>
    <w:div w:id="894580771">
      <w:bodyDiv w:val="1"/>
      <w:marLeft w:val="0"/>
      <w:marRight w:val="0"/>
      <w:marTop w:val="0"/>
      <w:marBottom w:val="0"/>
      <w:divBdr>
        <w:top w:val="none" w:sz="0" w:space="0" w:color="auto"/>
        <w:left w:val="none" w:sz="0" w:space="0" w:color="auto"/>
        <w:bottom w:val="none" w:sz="0" w:space="0" w:color="auto"/>
        <w:right w:val="none" w:sz="0" w:space="0" w:color="auto"/>
      </w:divBdr>
    </w:div>
    <w:div w:id="895356061">
      <w:bodyDiv w:val="1"/>
      <w:marLeft w:val="0"/>
      <w:marRight w:val="0"/>
      <w:marTop w:val="0"/>
      <w:marBottom w:val="0"/>
      <w:divBdr>
        <w:top w:val="none" w:sz="0" w:space="0" w:color="auto"/>
        <w:left w:val="none" w:sz="0" w:space="0" w:color="auto"/>
        <w:bottom w:val="none" w:sz="0" w:space="0" w:color="auto"/>
        <w:right w:val="none" w:sz="0" w:space="0" w:color="auto"/>
      </w:divBdr>
    </w:div>
    <w:div w:id="896353918">
      <w:bodyDiv w:val="1"/>
      <w:marLeft w:val="0"/>
      <w:marRight w:val="0"/>
      <w:marTop w:val="0"/>
      <w:marBottom w:val="0"/>
      <w:divBdr>
        <w:top w:val="none" w:sz="0" w:space="0" w:color="auto"/>
        <w:left w:val="none" w:sz="0" w:space="0" w:color="auto"/>
        <w:bottom w:val="none" w:sz="0" w:space="0" w:color="auto"/>
        <w:right w:val="none" w:sz="0" w:space="0" w:color="auto"/>
      </w:divBdr>
    </w:div>
    <w:div w:id="897016368">
      <w:bodyDiv w:val="1"/>
      <w:marLeft w:val="0"/>
      <w:marRight w:val="0"/>
      <w:marTop w:val="0"/>
      <w:marBottom w:val="0"/>
      <w:divBdr>
        <w:top w:val="none" w:sz="0" w:space="0" w:color="auto"/>
        <w:left w:val="none" w:sz="0" w:space="0" w:color="auto"/>
        <w:bottom w:val="none" w:sz="0" w:space="0" w:color="auto"/>
        <w:right w:val="none" w:sz="0" w:space="0" w:color="auto"/>
      </w:divBdr>
    </w:div>
    <w:div w:id="897787363">
      <w:bodyDiv w:val="1"/>
      <w:marLeft w:val="0"/>
      <w:marRight w:val="0"/>
      <w:marTop w:val="0"/>
      <w:marBottom w:val="0"/>
      <w:divBdr>
        <w:top w:val="none" w:sz="0" w:space="0" w:color="auto"/>
        <w:left w:val="none" w:sz="0" w:space="0" w:color="auto"/>
        <w:bottom w:val="none" w:sz="0" w:space="0" w:color="auto"/>
        <w:right w:val="none" w:sz="0" w:space="0" w:color="auto"/>
      </w:divBdr>
    </w:div>
    <w:div w:id="899483807">
      <w:bodyDiv w:val="1"/>
      <w:marLeft w:val="0"/>
      <w:marRight w:val="0"/>
      <w:marTop w:val="0"/>
      <w:marBottom w:val="0"/>
      <w:divBdr>
        <w:top w:val="none" w:sz="0" w:space="0" w:color="auto"/>
        <w:left w:val="none" w:sz="0" w:space="0" w:color="auto"/>
        <w:bottom w:val="none" w:sz="0" w:space="0" w:color="auto"/>
        <w:right w:val="none" w:sz="0" w:space="0" w:color="auto"/>
      </w:divBdr>
    </w:div>
    <w:div w:id="902910900">
      <w:bodyDiv w:val="1"/>
      <w:marLeft w:val="0"/>
      <w:marRight w:val="0"/>
      <w:marTop w:val="0"/>
      <w:marBottom w:val="0"/>
      <w:divBdr>
        <w:top w:val="none" w:sz="0" w:space="0" w:color="auto"/>
        <w:left w:val="none" w:sz="0" w:space="0" w:color="auto"/>
        <w:bottom w:val="none" w:sz="0" w:space="0" w:color="auto"/>
        <w:right w:val="none" w:sz="0" w:space="0" w:color="auto"/>
      </w:divBdr>
    </w:div>
    <w:div w:id="903761871">
      <w:bodyDiv w:val="1"/>
      <w:marLeft w:val="0"/>
      <w:marRight w:val="0"/>
      <w:marTop w:val="0"/>
      <w:marBottom w:val="0"/>
      <w:divBdr>
        <w:top w:val="none" w:sz="0" w:space="0" w:color="auto"/>
        <w:left w:val="none" w:sz="0" w:space="0" w:color="auto"/>
        <w:bottom w:val="none" w:sz="0" w:space="0" w:color="auto"/>
        <w:right w:val="none" w:sz="0" w:space="0" w:color="auto"/>
      </w:divBdr>
    </w:div>
    <w:div w:id="905917934">
      <w:bodyDiv w:val="1"/>
      <w:marLeft w:val="0"/>
      <w:marRight w:val="0"/>
      <w:marTop w:val="0"/>
      <w:marBottom w:val="0"/>
      <w:divBdr>
        <w:top w:val="none" w:sz="0" w:space="0" w:color="auto"/>
        <w:left w:val="none" w:sz="0" w:space="0" w:color="auto"/>
        <w:bottom w:val="none" w:sz="0" w:space="0" w:color="auto"/>
        <w:right w:val="none" w:sz="0" w:space="0" w:color="auto"/>
      </w:divBdr>
    </w:div>
    <w:div w:id="906263058">
      <w:bodyDiv w:val="1"/>
      <w:marLeft w:val="0"/>
      <w:marRight w:val="0"/>
      <w:marTop w:val="0"/>
      <w:marBottom w:val="0"/>
      <w:divBdr>
        <w:top w:val="none" w:sz="0" w:space="0" w:color="auto"/>
        <w:left w:val="none" w:sz="0" w:space="0" w:color="auto"/>
        <w:bottom w:val="none" w:sz="0" w:space="0" w:color="auto"/>
        <w:right w:val="none" w:sz="0" w:space="0" w:color="auto"/>
      </w:divBdr>
    </w:div>
    <w:div w:id="908540379">
      <w:bodyDiv w:val="1"/>
      <w:marLeft w:val="0"/>
      <w:marRight w:val="0"/>
      <w:marTop w:val="0"/>
      <w:marBottom w:val="0"/>
      <w:divBdr>
        <w:top w:val="none" w:sz="0" w:space="0" w:color="auto"/>
        <w:left w:val="none" w:sz="0" w:space="0" w:color="auto"/>
        <w:bottom w:val="none" w:sz="0" w:space="0" w:color="auto"/>
        <w:right w:val="none" w:sz="0" w:space="0" w:color="auto"/>
      </w:divBdr>
    </w:div>
    <w:div w:id="908734220">
      <w:bodyDiv w:val="1"/>
      <w:marLeft w:val="0"/>
      <w:marRight w:val="0"/>
      <w:marTop w:val="0"/>
      <w:marBottom w:val="0"/>
      <w:divBdr>
        <w:top w:val="none" w:sz="0" w:space="0" w:color="auto"/>
        <w:left w:val="none" w:sz="0" w:space="0" w:color="auto"/>
        <w:bottom w:val="none" w:sz="0" w:space="0" w:color="auto"/>
        <w:right w:val="none" w:sz="0" w:space="0" w:color="auto"/>
      </w:divBdr>
    </w:div>
    <w:div w:id="910232183">
      <w:bodyDiv w:val="1"/>
      <w:marLeft w:val="0"/>
      <w:marRight w:val="0"/>
      <w:marTop w:val="0"/>
      <w:marBottom w:val="0"/>
      <w:divBdr>
        <w:top w:val="none" w:sz="0" w:space="0" w:color="auto"/>
        <w:left w:val="none" w:sz="0" w:space="0" w:color="auto"/>
        <w:bottom w:val="none" w:sz="0" w:space="0" w:color="auto"/>
        <w:right w:val="none" w:sz="0" w:space="0" w:color="auto"/>
      </w:divBdr>
    </w:div>
    <w:div w:id="910235921">
      <w:bodyDiv w:val="1"/>
      <w:marLeft w:val="0"/>
      <w:marRight w:val="0"/>
      <w:marTop w:val="0"/>
      <w:marBottom w:val="0"/>
      <w:divBdr>
        <w:top w:val="none" w:sz="0" w:space="0" w:color="auto"/>
        <w:left w:val="none" w:sz="0" w:space="0" w:color="auto"/>
        <w:bottom w:val="none" w:sz="0" w:space="0" w:color="auto"/>
        <w:right w:val="none" w:sz="0" w:space="0" w:color="auto"/>
      </w:divBdr>
    </w:div>
    <w:div w:id="910502232">
      <w:bodyDiv w:val="1"/>
      <w:marLeft w:val="0"/>
      <w:marRight w:val="0"/>
      <w:marTop w:val="0"/>
      <w:marBottom w:val="0"/>
      <w:divBdr>
        <w:top w:val="none" w:sz="0" w:space="0" w:color="auto"/>
        <w:left w:val="none" w:sz="0" w:space="0" w:color="auto"/>
        <w:bottom w:val="none" w:sz="0" w:space="0" w:color="auto"/>
        <w:right w:val="none" w:sz="0" w:space="0" w:color="auto"/>
      </w:divBdr>
    </w:div>
    <w:div w:id="911306955">
      <w:bodyDiv w:val="1"/>
      <w:marLeft w:val="0"/>
      <w:marRight w:val="0"/>
      <w:marTop w:val="0"/>
      <w:marBottom w:val="0"/>
      <w:divBdr>
        <w:top w:val="none" w:sz="0" w:space="0" w:color="auto"/>
        <w:left w:val="none" w:sz="0" w:space="0" w:color="auto"/>
        <w:bottom w:val="none" w:sz="0" w:space="0" w:color="auto"/>
        <w:right w:val="none" w:sz="0" w:space="0" w:color="auto"/>
      </w:divBdr>
    </w:div>
    <w:div w:id="911429263">
      <w:bodyDiv w:val="1"/>
      <w:marLeft w:val="0"/>
      <w:marRight w:val="0"/>
      <w:marTop w:val="0"/>
      <w:marBottom w:val="0"/>
      <w:divBdr>
        <w:top w:val="none" w:sz="0" w:space="0" w:color="auto"/>
        <w:left w:val="none" w:sz="0" w:space="0" w:color="auto"/>
        <w:bottom w:val="none" w:sz="0" w:space="0" w:color="auto"/>
        <w:right w:val="none" w:sz="0" w:space="0" w:color="auto"/>
      </w:divBdr>
    </w:div>
    <w:div w:id="912934602">
      <w:bodyDiv w:val="1"/>
      <w:marLeft w:val="0"/>
      <w:marRight w:val="0"/>
      <w:marTop w:val="0"/>
      <w:marBottom w:val="0"/>
      <w:divBdr>
        <w:top w:val="none" w:sz="0" w:space="0" w:color="auto"/>
        <w:left w:val="none" w:sz="0" w:space="0" w:color="auto"/>
        <w:bottom w:val="none" w:sz="0" w:space="0" w:color="auto"/>
        <w:right w:val="none" w:sz="0" w:space="0" w:color="auto"/>
      </w:divBdr>
    </w:div>
    <w:div w:id="913932009">
      <w:bodyDiv w:val="1"/>
      <w:marLeft w:val="0"/>
      <w:marRight w:val="0"/>
      <w:marTop w:val="0"/>
      <w:marBottom w:val="0"/>
      <w:divBdr>
        <w:top w:val="none" w:sz="0" w:space="0" w:color="auto"/>
        <w:left w:val="none" w:sz="0" w:space="0" w:color="auto"/>
        <w:bottom w:val="none" w:sz="0" w:space="0" w:color="auto"/>
        <w:right w:val="none" w:sz="0" w:space="0" w:color="auto"/>
      </w:divBdr>
    </w:div>
    <w:div w:id="915431877">
      <w:bodyDiv w:val="1"/>
      <w:marLeft w:val="0"/>
      <w:marRight w:val="0"/>
      <w:marTop w:val="0"/>
      <w:marBottom w:val="0"/>
      <w:divBdr>
        <w:top w:val="none" w:sz="0" w:space="0" w:color="auto"/>
        <w:left w:val="none" w:sz="0" w:space="0" w:color="auto"/>
        <w:bottom w:val="none" w:sz="0" w:space="0" w:color="auto"/>
        <w:right w:val="none" w:sz="0" w:space="0" w:color="auto"/>
      </w:divBdr>
    </w:div>
    <w:div w:id="916597172">
      <w:bodyDiv w:val="1"/>
      <w:marLeft w:val="0"/>
      <w:marRight w:val="0"/>
      <w:marTop w:val="0"/>
      <w:marBottom w:val="0"/>
      <w:divBdr>
        <w:top w:val="none" w:sz="0" w:space="0" w:color="auto"/>
        <w:left w:val="none" w:sz="0" w:space="0" w:color="auto"/>
        <w:bottom w:val="none" w:sz="0" w:space="0" w:color="auto"/>
        <w:right w:val="none" w:sz="0" w:space="0" w:color="auto"/>
      </w:divBdr>
    </w:div>
    <w:div w:id="919366392">
      <w:bodyDiv w:val="1"/>
      <w:marLeft w:val="0"/>
      <w:marRight w:val="0"/>
      <w:marTop w:val="0"/>
      <w:marBottom w:val="0"/>
      <w:divBdr>
        <w:top w:val="none" w:sz="0" w:space="0" w:color="auto"/>
        <w:left w:val="none" w:sz="0" w:space="0" w:color="auto"/>
        <w:bottom w:val="none" w:sz="0" w:space="0" w:color="auto"/>
        <w:right w:val="none" w:sz="0" w:space="0" w:color="auto"/>
      </w:divBdr>
    </w:div>
    <w:div w:id="920989564">
      <w:bodyDiv w:val="1"/>
      <w:marLeft w:val="0"/>
      <w:marRight w:val="0"/>
      <w:marTop w:val="0"/>
      <w:marBottom w:val="0"/>
      <w:divBdr>
        <w:top w:val="none" w:sz="0" w:space="0" w:color="auto"/>
        <w:left w:val="none" w:sz="0" w:space="0" w:color="auto"/>
        <w:bottom w:val="none" w:sz="0" w:space="0" w:color="auto"/>
        <w:right w:val="none" w:sz="0" w:space="0" w:color="auto"/>
      </w:divBdr>
    </w:div>
    <w:div w:id="922642240">
      <w:bodyDiv w:val="1"/>
      <w:marLeft w:val="0"/>
      <w:marRight w:val="0"/>
      <w:marTop w:val="0"/>
      <w:marBottom w:val="0"/>
      <w:divBdr>
        <w:top w:val="none" w:sz="0" w:space="0" w:color="auto"/>
        <w:left w:val="none" w:sz="0" w:space="0" w:color="auto"/>
        <w:bottom w:val="none" w:sz="0" w:space="0" w:color="auto"/>
        <w:right w:val="none" w:sz="0" w:space="0" w:color="auto"/>
      </w:divBdr>
    </w:div>
    <w:div w:id="923100785">
      <w:bodyDiv w:val="1"/>
      <w:marLeft w:val="0"/>
      <w:marRight w:val="0"/>
      <w:marTop w:val="0"/>
      <w:marBottom w:val="0"/>
      <w:divBdr>
        <w:top w:val="none" w:sz="0" w:space="0" w:color="auto"/>
        <w:left w:val="none" w:sz="0" w:space="0" w:color="auto"/>
        <w:bottom w:val="none" w:sz="0" w:space="0" w:color="auto"/>
        <w:right w:val="none" w:sz="0" w:space="0" w:color="auto"/>
      </w:divBdr>
    </w:div>
    <w:div w:id="926574023">
      <w:bodyDiv w:val="1"/>
      <w:marLeft w:val="0"/>
      <w:marRight w:val="0"/>
      <w:marTop w:val="0"/>
      <w:marBottom w:val="0"/>
      <w:divBdr>
        <w:top w:val="none" w:sz="0" w:space="0" w:color="auto"/>
        <w:left w:val="none" w:sz="0" w:space="0" w:color="auto"/>
        <w:bottom w:val="none" w:sz="0" w:space="0" w:color="auto"/>
        <w:right w:val="none" w:sz="0" w:space="0" w:color="auto"/>
      </w:divBdr>
    </w:div>
    <w:div w:id="928850454">
      <w:bodyDiv w:val="1"/>
      <w:marLeft w:val="0"/>
      <w:marRight w:val="0"/>
      <w:marTop w:val="0"/>
      <w:marBottom w:val="0"/>
      <w:divBdr>
        <w:top w:val="none" w:sz="0" w:space="0" w:color="auto"/>
        <w:left w:val="none" w:sz="0" w:space="0" w:color="auto"/>
        <w:bottom w:val="none" w:sz="0" w:space="0" w:color="auto"/>
        <w:right w:val="none" w:sz="0" w:space="0" w:color="auto"/>
      </w:divBdr>
    </w:div>
    <w:div w:id="930236967">
      <w:bodyDiv w:val="1"/>
      <w:marLeft w:val="0"/>
      <w:marRight w:val="0"/>
      <w:marTop w:val="0"/>
      <w:marBottom w:val="0"/>
      <w:divBdr>
        <w:top w:val="none" w:sz="0" w:space="0" w:color="auto"/>
        <w:left w:val="none" w:sz="0" w:space="0" w:color="auto"/>
        <w:bottom w:val="none" w:sz="0" w:space="0" w:color="auto"/>
        <w:right w:val="none" w:sz="0" w:space="0" w:color="auto"/>
      </w:divBdr>
    </w:div>
    <w:div w:id="932317734">
      <w:bodyDiv w:val="1"/>
      <w:marLeft w:val="0"/>
      <w:marRight w:val="0"/>
      <w:marTop w:val="0"/>
      <w:marBottom w:val="0"/>
      <w:divBdr>
        <w:top w:val="none" w:sz="0" w:space="0" w:color="auto"/>
        <w:left w:val="none" w:sz="0" w:space="0" w:color="auto"/>
        <w:bottom w:val="none" w:sz="0" w:space="0" w:color="auto"/>
        <w:right w:val="none" w:sz="0" w:space="0" w:color="auto"/>
      </w:divBdr>
    </w:div>
    <w:div w:id="935408178">
      <w:bodyDiv w:val="1"/>
      <w:marLeft w:val="0"/>
      <w:marRight w:val="0"/>
      <w:marTop w:val="0"/>
      <w:marBottom w:val="0"/>
      <w:divBdr>
        <w:top w:val="none" w:sz="0" w:space="0" w:color="auto"/>
        <w:left w:val="none" w:sz="0" w:space="0" w:color="auto"/>
        <w:bottom w:val="none" w:sz="0" w:space="0" w:color="auto"/>
        <w:right w:val="none" w:sz="0" w:space="0" w:color="auto"/>
      </w:divBdr>
    </w:div>
    <w:div w:id="936140599">
      <w:bodyDiv w:val="1"/>
      <w:marLeft w:val="0"/>
      <w:marRight w:val="0"/>
      <w:marTop w:val="0"/>
      <w:marBottom w:val="0"/>
      <w:divBdr>
        <w:top w:val="none" w:sz="0" w:space="0" w:color="auto"/>
        <w:left w:val="none" w:sz="0" w:space="0" w:color="auto"/>
        <w:bottom w:val="none" w:sz="0" w:space="0" w:color="auto"/>
        <w:right w:val="none" w:sz="0" w:space="0" w:color="auto"/>
      </w:divBdr>
    </w:div>
    <w:div w:id="939293867">
      <w:bodyDiv w:val="1"/>
      <w:marLeft w:val="0"/>
      <w:marRight w:val="0"/>
      <w:marTop w:val="0"/>
      <w:marBottom w:val="0"/>
      <w:divBdr>
        <w:top w:val="none" w:sz="0" w:space="0" w:color="auto"/>
        <w:left w:val="none" w:sz="0" w:space="0" w:color="auto"/>
        <w:bottom w:val="none" w:sz="0" w:space="0" w:color="auto"/>
        <w:right w:val="none" w:sz="0" w:space="0" w:color="auto"/>
      </w:divBdr>
    </w:div>
    <w:div w:id="939533340">
      <w:bodyDiv w:val="1"/>
      <w:marLeft w:val="0"/>
      <w:marRight w:val="0"/>
      <w:marTop w:val="0"/>
      <w:marBottom w:val="0"/>
      <w:divBdr>
        <w:top w:val="none" w:sz="0" w:space="0" w:color="auto"/>
        <w:left w:val="none" w:sz="0" w:space="0" w:color="auto"/>
        <w:bottom w:val="none" w:sz="0" w:space="0" w:color="auto"/>
        <w:right w:val="none" w:sz="0" w:space="0" w:color="auto"/>
      </w:divBdr>
    </w:div>
    <w:div w:id="939946354">
      <w:bodyDiv w:val="1"/>
      <w:marLeft w:val="0"/>
      <w:marRight w:val="0"/>
      <w:marTop w:val="0"/>
      <w:marBottom w:val="0"/>
      <w:divBdr>
        <w:top w:val="none" w:sz="0" w:space="0" w:color="auto"/>
        <w:left w:val="none" w:sz="0" w:space="0" w:color="auto"/>
        <w:bottom w:val="none" w:sz="0" w:space="0" w:color="auto"/>
        <w:right w:val="none" w:sz="0" w:space="0" w:color="auto"/>
      </w:divBdr>
    </w:div>
    <w:div w:id="940457149">
      <w:bodyDiv w:val="1"/>
      <w:marLeft w:val="0"/>
      <w:marRight w:val="0"/>
      <w:marTop w:val="0"/>
      <w:marBottom w:val="0"/>
      <w:divBdr>
        <w:top w:val="none" w:sz="0" w:space="0" w:color="auto"/>
        <w:left w:val="none" w:sz="0" w:space="0" w:color="auto"/>
        <w:bottom w:val="none" w:sz="0" w:space="0" w:color="auto"/>
        <w:right w:val="none" w:sz="0" w:space="0" w:color="auto"/>
      </w:divBdr>
    </w:div>
    <w:div w:id="942882134">
      <w:bodyDiv w:val="1"/>
      <w:marLeft w:val="0"/>
      <w:marRight w:val="0"/>
      <w:marTop w:val="0"/>
      <w:marBottom w:val="0"/>
      <w:divBdr>
        <w:top w:val="none" w:sz="0" w:space="0" w:color="auto"/>
        <w:left w:val="none" w:sz="0" w:space="0" w:color="auto"/>
        <w:bottom w:val="none" w:sz="0" w:space="0" w:color="auto"/>
        <w:right w:val="none" w:sz="0" w:space="0" w:color="auto"/>
      </w:divBdr>
    </w:div>
    <w:div w:id="943196453">
      <w:bodyDiv w:val="1"/>
      <w:marLeft w:val="0"/>
      <w:marRight w:val="0"/>
      <w:marTop w:val="0"/>
      <w:marBottom w:val="0"/>
      <w:divBdr>
        <w:top w:val="none" w:sz="0" w:space="0" w:color="auto"/>
        <w:left w:val="none" w:sz="0" w:space="0" w:color="auto"/>
        <w:bottom w:val="none" w:sz="0" w:space="0" w:color="auto"/>
        <w:right w:val="none" w:sz="0" w:space="0" w:color="auto"/>
      </w:divBdr>
    </w:div>
    <w:div w:id="943197322">
      <w:bodyDiv w:val="1"/>
      <w:marLeft w:val="0"/>
      <w:marRight w:val="0"/>
      <w:marTop w:val="0"/>
      <w:marBottom w:val="0"/>
      <w:divBdr>
        <w:top w:val="none" w:sz="0" w:space="0" w:color="auto"/>
        <w:left w:val="none" w:sz="0" w:space="0" w:color="auto"/>
        <w:bottom w:val="none" w:sz="0" w:space="0" w:color="auto"/>
        <w:right w:val="none" w:sz="0" w:space="0" w:color="auto"/>
      </w:divBdr>
    </w:div>
    <w:div w:id="944506322">
      <w:bodyDiv w:val="1"/>
      <w:marLeft w:val="0"/>
      <w:marRight w:val="0"/>
      <w:marTop w:val="0"/>
      <w:marBottom w:val="0"/>
      <w:divBdr>
        <w:top w:val="none" w:sz="0" w:space="0" w:color="auto"/>
        <w:left w:val="none" w:sz="0" w:space="0" w:color="auto"/>
        <w:bottom w:val="none" w:sz="0" w:space="0" w:color="auto"/>
        <w:right w:val="none" w:sz="0" w:space="0" w:color="auto"/>
      </w:divBdr>
    </w:div>
    <w:div w:id="944533538">
      <w:bodyDiv w:val="1"/>
      <w:marLeft w:val="0"/>
      <w:marRight w:val="0"/>
      <w:marTop w:val="0"/>
      <w:marBottom w:val="0"/>
      <w:divBdr>
        <w:top w:val="none" w:sz="0" w:space="0" w:color="auto"/>
        <w:left w:val="none" w:sz="0" w:space="0" w:color="auto"/>
        <w:bottom w:val="none" w:sz="0" w:space="0" w:color="auto"/>
        <w:right w:val="none" w:sz="0" w:space="0" w:color="auto"/>
      </w:divBdr>
    </w:div>
    <w:div w:id="945623586">
      <w:bodyDiv w:val="1"/>
      <w:marLeft w:val="0"/>
      <w:marRight w:val="0"/>
      <w:marTop w:val="0"/>
      <w:marBottom w:val="0"/>
      <w:divBdr>
        <w:top w:val="none" w:sz="0" w:space="0" w:color="auto"/>
        <w:left w:val="none" w:sz="0" w:space="0" w:color="auto"/>
        <w:bottom w:val="none" w:sz="0" w:space="0" w:color="auto"/>
        <w:right w:val="none" w:sz="0" w:space="0" w:color="auto"/>
      </w:divBdr>
    </w:div>
    <w:div w:id="948272914">
      <w:bodyDiv w:val="1"/>
      <w:marLeft w:val="0"/>
      <w:marRight w:val="0"/>
      <w:marTop w:val="0"/>
      <w:marBottom w:val="0"/>
      <w:divBdr>
        <w:top w:val="none" w:sz="0" w:space="0" w:color="auto"/>
        <w:left w:val="none" w:sz="0" w:space="0" w:color="auto"/>
        <w:bottom w:val="none" w:sz="0" w:space="0" w:color="auto"/>
        <w:right w:val="none" w:sz="0" w:space="0" w:color="auto"/>
      </w:divBdr>
    </w:div>
    <w:div w:id="948707506">
      <w:bodyDiv w:val="1"/>
      <w:marLeft w:val="0"/>
      <w:marRight w:val="0"/>
      <w:marTop w:val="0"/>
      <w:marBottom w:val="0"/>
      <w:divBdr>
        <w:top w:val="none" w:sz="0" w:space="0" w:color="auto"/>
        <w:left w:val="none" w:sz="0" w:space="0" w:color="auto"/>
        <w:bottom w:val="none" w:sz="0" w:space="0" w:color="auto"/>
        <w:right w:val="none" w:sz="0" w:space="0" w:color="auto"/>
      </w:divBdr>
    </w:div>
    <w:div w:id="949817177">
      <w:bodyDiv w:val="1"/>
      <w:marLeft w:val="0"/>
      <w:marRight w:val="0"/>
      <w:marTop w:val="0"/>
      <w:marBottom w:val="0"/>
      <w:divBdr>
        <w:top w:val="none" w:sz="0" w:space="0" w:color="auto"/>
        <w:left w:val="none" w:sz="0" w:space="0" w:color="auto"/>
        <w:bottom w:val="none" w:sz="0" w:space="0" w:color="auto"/>
        <w:right w:val="none" w:sz="0" w:space="0" w:color="auto"/>
      </w:divBdr>
    </w:div>
    <w:div w:id="950430212">
      <w:bodyDiv w:val="1"/>
      <w:marLeft w:val="0"/>
      <w:marRight w:val="0"/>
      <w:marTop w:val="0"/>
      <w:marBottom w:val="0"/>
      <w:divBdr>
        <w:top w:val="none" w:sz="0" w:space="0" w:color="auto"/>
        <w:left w:val="none" w:sz="0" w:space="0" w:color="auto"/>
        <w:bottom w:val="none" w:sz="0" w:space="0" w:color="auto"/>
        <w:right w:val="none" w:sz="0" w:space="0" w:color="auto"/>
      </w:divBdr>
    </w:div>
    <w:div w:id="951521379">
      <w:bodyDiv w:val="1"/>
      <w:marLeft w:val="0"/>
      <w:marRight w:val="0"/>
      <w:marTop w:val="0"/>
      <w:marBottom w:val="0"/>
      <w:divBdr>
        <w:top w:val="none" w:sz="0" w:space="0" w:color="auto"/>
        <w:left w:val="none" w:sz="0" w:space="0" w:color="auto"/>
        <w:bottom w:val="none" w:sz="0" w:space="0" w:color="auto"/>
        <w:right w:val="none" w:sz="0" w:space="0" w:color="auto"/>
      </w:divBdr>
    </w:div>
    <w:div w:id="952830567">
      <w:bodyDiv w:val="1"/>
      <w:marLeft w:val="0"/>
      <w:marRight w:val="0"/>
      <w:marTop w:val="0"/>
      <w:marBottom w:val="0"/>
      <w:divBdr>
        <w:top w:val="none" w:sz="0" w:space="0" w:color="auto"/>
        <w:left w:val="none" w:sz="0" w:space="0" w:color="auto"/>
        <w:bottom w:val="none" w:sz="0" w:space="0" w:color="auto"/>
        <w:right w:val="none" w:sz="0" w:space="0" w:color="auto"/>
      </w:divBdr>
    </w:div>
    <w:div w:id="952983962">
      <w:bodyDiv w:val="1"/>
      <w:marLeft w:val="0"/>
      <w:marRight w:val="0"/>
      <w:marTop w:val="0"/>
      <w:marBottom w:val="0"/>
      <w:divBdr>
        <w:top w:val="none" w:sz="0" w:space="0" w:color="auto"/>
        <w:left w:val="none" w:sz="0" w:space="0" w:color="auto"/>
        <w:bottom w:val="none" w:sz="0" w:space="0" w:color="auto"/>
        <w:right w:val="none" w:sz="0" w:space="0" w:color="auto"/>
      </w:divBdr>
    </w:div>
    <w:div w:id="953440353">
      <w:bodyDiv w:val="1"/>
      <w:marLeft w:val="0"/>
      <w:marRight w:val="0"/>
      <w:marTop w:val="0"/>
      <w:marBottom w:val="0"/>
      <w:divBdr>
        <w:top w:val="none" w:sz="0" w:space="0" w:color="auto"/>
        <w:left w:val="none" w:sz="0" w:space="0" w:color="auto"/>
        <w:bottom w:val="none" w:sz="0" w:space="0" w:color="auto"/>
        <w:right w:val="none" w:sz="0" w:space="0" w:color="auto"/>
      </w:divBdr>
    </w:div>
    <w:div w:id="953639327">
      <w:bodyDiv w:val="1"/>
      <w:marLeft w:val="0"/>
      <w:marRight w:val="0"/>
      <w:marTop w:val="0"/>
      <w:marBottom w:val="0"/>
      <w:divBdr>
        <w:top w:val="none" w:sz="0" w:space="0" w:color="auto"/>
        <w:left w:val="none" w:sz="0" w:space="0" w:color="auto"/>
        <w:bottom w:val="none" w:sz="0" w:space="0" w:color="auto"/>
        <w:right w:val="none" w:sz="0" w:space="0" w:color="auto"/>
      </w:divBdr>
    </w:div>
    <w:div w:id="953903733">
      <w:bodyDiv w:val="1"/>
      <w:marLeft w:val="0"/>
      <w:marRight w:val="0"/>
      <w:marTop w:val="0"/>
      <w:marBottom w:val="0"/>
      <w:divBdr>
        <w:top w:val="none" w:sz="0" w:space="0" w:color="auto"/>
        <w:left w:val="none" w:sz="0" w:space="0" w:color="auto"/>
        <w:bottom w:val="none" w:sz="0" w:space="0" w:color="auto"/>
        <w:right w:val="none" w:sz="0" w:space="0" w:color="auto"/>
      </w:divBdr>
    </w:div>
    <w:div w:id="954480217">
      <w:bodyDiv w:val="1"/>
      <w:marLeft w:val="0"/>
      <w:marRight w:val="0"/>
      <w:marTop w:val="0"/>
      <w:marBottom w:val="0"/>
      <w:divBdr>
        <w:top w:val="none" w:sz="0" w:space="0" w:color="auto"/>
        <w:left w:val="none" w:sz="0" w:space="0" w:color="auto"/>
        <w:bottom w:val="none" w:sz="0" w:space="0" w:color="auto"/>
        <w:right w:val="none" w:sz="0" w:space="0" w:color="auto"/>
      </w:divBdr>
    </w:div>
    <w:div w:id="955910099">
      <w:bodyDiv w:val="1"/>
      <w:marLeft w:val="0"/>
      <w:marRight w:val="0"/>
      <w:marTop w:val="0"/>
      <w:marBottom w:val="0"/>
      <w:divBdr>
        <w:top w:val="none" w:sz="0" w:space="0" w:color="auto"/>
        <w:left w:val="none" w:sz="0" w:space="0" w:color="auto"/>
        <w:bottom w:val="none" w:sz="0" w:space="0" w:color="auto"/>
        <w:right w:val="none" w:sz="0" w:space="0" w:color="auto"/>
      </w:divBdr>
    </w:div>
    <w:div w:id="955987572">
      <w:bodyDiv w:val="1"/>
      <w:marLeft w:val="0"/>
      <w:marRight w:val="0"/>
      <w:marTop w:val="0"/>
      <w:marBottom w:val="0"/>
      <w:divBdr>
        <w:top w:val="none" w:sz="0" w:space="0" w:color="auto"/>
        <w:left w:val="none" w:sz="0" w:space="0" w:color="auto"/>
        <w:bottom w:val="none" w:sz="0" w:space="0" w:color="auto"/>
        <w:right w:val="none" w:sz="0" w:space="0" w:color="auto"/>
      </w:divBdr>
    </w:div>
    <w:div w:id="958102363">
      <w:bodyDiv w:val="1"/>
      <w:marLeft w:val="0"/>
      <w:marRight w:val="0"/>
      <w:marTop w:val="0"/>
      <w:marBottom w:val="0"/>
      <w:divBdr>
        <w:top w:val="none" w:sz="0" w:space="0" w:color="auto"/>
        <w:left w:val="none" w:sz="0" w:space="0" w:color="auto"/>
        <w:bottom w:val="none" w:sz="0" w:space="0" w:color="auto"/>
        <w:right w:val="none" w:sz="0" w:space="0" w:color="auto"/>
      </w:divBdr>
    </w:div>
    <w:div w:id="959148180">
      <w:bodyDiv w:val="1"/>
      <w:marLeft w:val="0"/>
      <w:marRight w:val="0"/>
      <w:marTop w:val="0"/>
      <w:marBottom w:val="0"/>
      <w:divBdr>
        <w:top w:val="none" w:sz="0" w:space="0" w:color="auto"/>
        <w:left w:val="none" w:sz="0" w:space="0" w:color="auto"/>
        <w:bottom w:val="none" w:sz="0" w:space="0" w:color="auto"/>
        <w:right w:val="none" w:sz="0" w:space="0" w:color="auto"/>
      </w:divBdr>
    </w:div>
    <w:div w:id="959383121">
      <w:bodyDiv w:val="1"/>
      <w:marLeft w:val="0"/>
      <w:marRight w:val="0"/>
      <w:marTop w:val="0"/>
      <w:marBottom w:val="0"/>
      <w:divBdr>
        <w:top w:val="none" w:sz="0" w:space="0" w:color="auto"/>
        <w:left w:val="none" w:sz="0" w:space="0" w:color="auto"/>
        <w:bottom w:val="none" w:sz="0" w:space="0" w:color="auto"/>
        <w:right w:val="none" w:sz="0" w:space="0" w:color="auto"/>
      </w:divBdr>
    </w:div>
    <w:div w:id="967395441">
      <w:bodyDiv w:val="1"/>
      <w:marLeft w:val="0"/>
      <w:marRight w:val="0"/>
      <w:marTop w:val="0"/>
      <w:marBottom w:val="0"/>
      <w:divBdr>
        <w:top w:val="none" w:sz="0" w:space="0" w:color="auto"/>
        <w:left w:val="none" w:sz="0" w:space="0" w:color="auto"/>
        <w:bottom w:val="none" w:sz="0" w:space="0" w:color="auto"/>
        <w:right w:val="none" w:sz="0" w:space="0" w:color="auto"/>
      </w:divBdr>
    </w:div>
    <w:div w:id="969243514">
      <w:bodyDiv w:val="1"/>
      <w:marLeft w:val="0"/>
      <w:marRight w:val="0"/>
      <w:marTop w:val="0"/>
      <w:marBottom w:val="0"/>
      <w:divBdr>
        <w:top w:val="none" w:sz="0" w:space="0" w:color="auto"/>
        <w:left w:val="none" w:sz="0" w:space="0" w:color="auto"/>
        <w:bottom w:val="none" w:sz="0" w:space="0" w:color="auto"/>
        <w:right w:val="none" w:sz="0" w:space="0" w:color="auto"/>
      </w:divBdr>
    </w:div>
    <w:div w:id="970330447">
      <w:bodyDiv w:val="1"/>
      <w:marLeft w:val="0"/>
      <w:marRight w:val="0"/>
      <w:marTop w:val="0"/>
      <w:marBottom w:val="0"/>
      <w:divBdr>
        <w:top w:val="none" w:sz="0" w:space="0" w:color="auto"/>
        <w:left w:val="none" w:sz="0" w:space="0" w:color="auto"/>
        <w:bottom w:val="none" w:sz="0" w:space="0" w:color="auto"/>
        <w:right w:val="none" w:sz="0" w:space="0" w:color="auto"/>
      </w:divBdr>
    </w:div>
    <w:div w:id="972060946">
      <w:bodyDiv w:val="1"/>
      <w:marLeft w:val="0"/>
      <w:marRight w:val="0"/>
      <w:marTop w:val="0"/>
      <w:marBottom w:val="0"/>
      <w:divBdr>
        <w:top w:val="none" w:sz="0" w:space="0" w:color="auto"/>
        <w:left w:val="none" w:sz="0" w:space="0" w:color="auto"/>
        <w:bottom w:val="none" w:sz="0" w:space="0" w:color="auto"/>
        <w:right w:val="none" w:sz="0" w:space="0" w:color="auto"/>
      </w:divBdr>
    </w:div>
    <w:div w:id="973556862">
      <w:bodyDiv w:val="1"/>
      <w:marLeft w:val="0"/>
      <w:marRight w:val="0"/>
      <w:marTop w:val="0"/>
      <w:marBottom w:val="0"/>
      <w:divBdr>
        <w:top w:val="none" w:sz="0" w:space="0" w:color="auto"/>
        <w:left w:val="none" w:sz="0" w:space="0" w:color="auto"/>
        <w:bottom w:val="none" w:sz="0" w:space="0" w:color="auto"/>
        <w:right w:val="none" w:sz="0" w:space="0" w:color="auto"/>
      </w:divBdr>
    </w:div>
    <w:div w:id="973825467">
      <w:bodyDiv w:val="1"/>
      <w:marLeft w:val="0"/>
      <w:marRight w:val="0"/>
      <w:marTop w:val="0"/>
      <w:marBottom w:val="0"/>
      <w:divBdr>
        <w:top w:val="none" w:sz="0" w:space="0" w:color="auto"/>
        <w:left w:val="none" w:sz="0" w:space="0" w:color="auto"/>
        <w:bottom w:val="none" w:sz="0" w:space="0" w:color="auto"/>
        <w:right w:val="none" w:sz="0" w:space="0" w:color="auto"/>
      </w:divBdr>
    </w:div>
    <w:div w:id="978460500">
      <w:bodyDiv w:val="1"/>
      <w:marLeft w:val="0"/>
      <w:marRight w:val="0"/>
      <w:marTop w:val="0"/>
      <w:marBottom w:val="0"/>
      <w:divBdr>
        <w:top w:val="none" w:sz="0" w:space="0" w:color="auto"/>
        <w:left w:val="none" w:sz="0" w:space="0" w:color="auto"/>
        <w:bottom w:val="none" w:sz="0" w:space="0" w:color="auto"/>
        <w:right w:val="none" w:sz="0" w:space="0" w:color="auto"/>
      </w:divBdr>
    </w:div>
    <w:div w:id="978846621">
      <w:bodyDiv w:val="1"/>
      <w:marLeft w:val="0"/>
      <w:marRight w:val="0"/>
      <w:marTop w:val="0"/>
      <w:marBottom w:val="0"/>
      <w:divBdr>
        <w:top w:val="none" w:sz="0" w:space="0" w:color="auto"/>
        <w:left w:val="none" w:sz="0" w:space="0" w:color="auto"/>
        <w:bottom w:val="none" w:sz="0" w:space="0" w:color="auto"/>
        <w:right w:val="none" w:sz="0" w:space="0" w:color="auto"/>
      </w:divBdr>
    </w:div>
    <w:div w:id="981040635">
      <w:bodyDiv w:val="1"/>
      <w:marLeft w:val="0"/>
      <w:marRight w:val="0"/>
      <w:marTop w:val="0"/>
      <w:marBottom w:val="0"/>
      <w:divBdr>
        <w:top w:val="none" w:sz="0" w:space="0" w:color="auto"/>
        <w:left w:val="none" w:sz="0" w:space="0" w:color="auto"/>
        <w:bottom w:val="none" w:sz="0" w:space="0" w:color="auto"/>
        <w:right w:val="none" w:sz="0" w:space="0" w:color="auto"/>
      </w:divBdr>
    </w:div>
    <w:div w:id="981232300">
      <w:bodyDiv w:val="1"/>
      <w:marLeft w:val="0"/>
      <w:marRight w:val="0"/>
      <w:marTop w:val="0"/>
      <w:marBottom w:val="0"/>
      <w:divBdr>
        <w:top w:val="none" w:sz="0" w:space="0" w:color="auto"/>
        <w:left w:val="none" w:sz="0" w:space="0" w:color="auto"/>
        <w:bottom w:val="none" w:sz="0" w:space="0" w:color="auto"/>
        <w:right w:val="none" w:sz="0" w:space="0" w:color="auto"/>
      </w:divBdr>
    </w:div>
    <w:div w:id="984118171">
      <w:bodyDiv w:val="1"/>
      <w:marLeft w:val="0"/>
      <w:marRight w:val="0"/>
      <w:marTop w:val="0"/>
      <w:marBottom w:val="0"/>
      <w:divBdr>
        <w:top w:val="none" w:sz="0" w:space="0" w:color="auto"/>
        <w:left w:val="none" w:sz="0" w:space="0" w:color="auto"/>
        <w:bottom w:val="none" w:sz="0" w:space="0" w:color="auto"/>
        <w:right w:val="none" w:sz="0" w:space="0" w:color="auto"/>
      </w:divBdr>
    </w:div>
    <w:div w:id="984430603">
      <w:bodyDiv w:val="1"/>
      <w:marLeft w:val="0"/>
      <w:marRight w:val="0"/>
      <w:marTop w:val="0"/>
      <w:marBottom w:val="0"/>
      <w:divBdr>
        <w:top w:val="none" w:sz="0" w:space="0" w:color="auto"/>
        <w:left w:val="none" w:sz="0" w:space="0" w:color="auto"/>
        <w:bottom w:val="none" w:sz="0" w:space="0" w:color="auto"/>
        <w:right w:val="none" w:sz="0" w:space="0" w:color="auto"/>
      </w:divBdr>
    </w:div>
    <w:div w:id="984964844">
      <w:bodyDiv w:val="1"/>
      <w:marLeft w:val="0"/>
      <w:marRight w:val="0"/>
      <w:marTop w:val="0"/>
      <w:marBottom w:val="0"/>
      <w:divBdr>
        <w:top w:val="none" w:sz="0" w:space="0" w:color="auto"/>
        <w:left w:val="none" w:sz="0" w:space="0" w:color="auto"/>
        <w:bottom w:val="none" w:sz="0" w:space="0" w:color="auto"/>
        <w:right w:val="none" w:sz="0" w:space="0" w:color="auto"/>
      </w:divBdr>
    </w:div>
    <w:div w:id="985814977">
      <w:bodyDiv w:val="1"/>
      <w:marLeft w:val="0"/>
      <w:marRight w:val="0"/>
      <w:marTop w:val="0"/>
      <w:marBottom w:val="0"/>
      <w:divBdr>
        <w:top w:val="none" w:sz="0" w:space="0" w:color="auto"/>
        <w:left w:val="none" w:sz="0" w:space="0" w:color="auto"/>
        <w:bottom w:val="none" w:sz="0" w:space="0" w:color="auto"/>
        <w:right w:val="none" w:sz="0" w:space="0" w:color="auto"/>
      </w:divBdr>
    </w:div>
    <w:div w:id="986933572">
      <w:bodyDiv w:val="1"/>
      <w:marLeft w:val="0"/>
      <w:marRight w:val="0"/>
      <w:marTop w:val="0"/>
      <w:marBottom w:val="0"/>
      <w:divBdr>
        <w:top w:val="none" w:sz="0" w:space="0" w:color="auto"/>
        <w:left w:val="none" w:sz="0" w:space="0" w:color="auto"/>
        <w:bottom w:val="none" w:sz="0" w:space="0" w:color="auto"/>
        <w:right w:val="none" w:sz="0" w:space="0" w:color="auto"/>
      </w:divBdr>
    </w:div>
    <w:div w:id="990405134">
      <w:bodyDiv w:val="1"/>
      <w:marLeft w:val="0"/>
      <w:marRight w:val="0"/>
      <w:marTop w:val="0"/>
      <w:marBottom w:val="0"/>
      <w:divBdr>
        <w:top w:val="none" w:sz="0" w:space="0" w:color="auto"/>
        <w:left w:val="none" w:sz="0" w:space="0" w:color="auto"/>
        <w:bottom w:val="none" w:sz="0" w:space="0" w:color="auto"/>
        <w:right w:val="none" w:sz="0" w:space="0" w:color="auto"/>
      </w:divBdr>
    </w:div>
    <w:div w:id="990789845">
      <w:bodyDiv w:val="1"/>
      <w:marLeft w:val="0"/>
      <w:marRight w:val="0"/>
      <w:marTop w:val="0"/>
      <w:marBottom w:val="0"/>
      <w:divBdr>
        <w:top w:val="none" w:sz="0" w:space="0" w:color="auto"/>
        <w:left w:val="none" w:sz="0" w:space="0" w:color="auto"/>
        <w:bottom w:val="none" w:sz="0" w:space="0" w:color="auto"/>
        <w:right w:val="none" w:sz="0" w:space="0" w:color="auto"/>
      </w:divBdr>
    </w:div>
    <w:div w:id="992224533">
      <w:bodyDiv w:val="1"/>
      <w:marLeft w:val="0"/>
      <w:marRight w:val="0"/>
      <w:marTop w:val="0"/>
      <w:marBottom w:val="0"/>
      <w:divBdr>
        <w:top w:val="none" w:sz="0" w:space="0" w:color="auto"/>
        <w:left w:val="none" w:sz="0" w:space="0" w:color="auto"/>
        <w:bottom w:val="none" w:sz="0" w:space="0" w:color="auto"/>
        <w:right w:val="none" w:sz="0" w:space="0" w:color="auto"/>
      </w:divBdr>
    </w:div>
    <w:div w:id="996496924">
      <w:bodyDiv w:val="1"/>
      <w:marLeft w:val="0"/>
      <w:marRight w:val="0"/>
      <w:marTop w:val="0"/>
      <w:marBottom w:val="0"/>
      <w:divBdr>
        <w:top w:val="none" w:sz="0" w:space="0" w:color="auto"/>
        <w:left w:val="none" w:sz="0" w:space="0" w:color="auto"/>
        <w:bottom w:val="none" w:sz="0" w:space="0" w:color="auto"/>
        <w:right w:val="none" w:sz="0" w:space="0" w:color="auto"/>
      </w:divBdr>
    </w:div>
    <w:div w:id="996611770">
      <w:bodyDiv w:val="1"/>
      <w:marLeft w:val="0"/>
      <w:marRight w:val="0"/>
      <w:marTop w:val="0"/>
      <w:marBottom w:val="0"/>
      <w:divBdr>
        <w:top w:val="none" w:sz="0" w:space="0" w:color="auto"/>
        <w:left w:val="none" w:sz="0" w:space="0" w:color="auto"/>
        <w:bottom w:val="none" w:sz="0" w:space="0" w:color="auto"/>
        <w:right w:val="none" w:sz="0" w:space="0" w:color="auto"/>
      </w:divBdr>
    </w:div>
    <w:div w:id="999843062">
      <w:bodyDiv w:val="1"/>
      <w:marLeft w:val="0"/>
      <w:marRight w:val="0"/>
      <w:marTop w:val="0"/>
      <w:marBottom w:val="0"/>
      <w:divBdr>
        <w:top w:val="none" w:sz="0" w:space="0" w:color="auto"/>
        <w:left w:val="none" w:sz="0" w:space="0" w:color="auto"/>
        <w:bottom w:val="none" w:sz="0" w:space="0" w:color="auto"/>
        <w:right w:val="none" w:sz="0" w:space="0" w:color="auto"/>
      </w:divBdr>
    </w:div>
    <w:div w:id="1000695858">
      <w:bodyDiv w:val="1"/>
      <w:marLeft w:val="0"/>
      <w:marRight w:val="0"/>
      <w:marTop w:val="0"/>
      <w:marBottom w:val="0"/>
      <w:divBdr>
        <w:top w:val="none" w:sz="0" w:space="0" w:color="auto"/>
        <w:left w:val="none" w:sz="0" w:space="0" w:color="auto"/>
        <w:bottom w:val="none" w:sz="0" w:space="0" w:color="auto"/>
        <w:right w:val="none" w:sz="0" w:space="0" w:color="auto"/>
      </w:divBdr>
    </w:div>
    <w:div w:id="1003894029">
      <w:bodyDiv w:val="1"/>
      <w:marLeft w:val="0"/>
      <w:marRight w:val="0"/>
      <w:marTop w:val="0"/>
      <w:marBottom w:val="0"/>
      <w:divBdr>
        <w:top w:val="none" w:sz="0" w:space="0" w:color="auto"/>
        <w:left w:val="none" w:sz="0" w:space="0" w:color="auto"/>
        <w:bottom w:val="none" w:sz="0" w:space="0" w:color="auto"/>
        <w:right w:val="none" w:sz="0" w:space="0" w:color="auto"/>
      </w:divBdr>
    </w:div>
    <w:div w:id="1005279453">
      <w:bodyDiv w:val="1"/>
      <w:marLeft w:val="0"/>
      <w:marRight w:val="0"/>
      <w:marTop w:val="0"/>
      <w:marBottom w:val="0"/>
      <w:divBdr>
        <w:top w:val="none" w:sz="0" w:space="0" w:color="auto"/>
        <w:left w:val="none" w:sz="0" w:space="0" w:color="auto"/>
        <w:bottom w:val="none" w:sz="0" w:space="0" w:color="auto"/>
        <w:right w:val="none" w:sz="0" w:space="0" w:color="auto"/>
      </w:divBdr>
    </w:div>
    <w:div w:id="1005479600">
      <w:bodyDiv w:val="1"/>
      <w:marLeft w:val="0"/>
      <w:marRight w:val="0"/>
      <w:marTop w:val="0"/>
      <w:marBottom w:val="0"/>
      <w:divBdr>
        <w:top w:val="none" w:sz="0" w:space="0" w:color="auto"/>
        <w:left w:val="none" w:sz="0" w:space="0" w:color="auto"/>
        <w:bottom w:val="none" w:sz="0" w:space="0" w:color="auto"/>
        <w:right w:val="none" w:sz="0" w:space="0" w:color="auto"/>
      </w:divBdr>
    </w:div>
    <w:div w:id="1008942313">
      <w:bodyDiv w:val="1"/>
      <w:marLeft w:val="0"/>
      <w:marRight w:val="0"/>
      <w:marTop w:val="0"/>
      <w:marBottom w:val="0"/>
      <w:divBdr>
        <w:top w:val="none" w:sz="0" w:space="0" w:color="auto"/>
        <w:left w:val="none" w:sz="0" w:space="0" w:color="auto"/>
        <w:bottom w:val="none" w:sz="0" w:space="0" w:color="auto"/>
        <w:right w:val="none" w:sz="0" w:space="0" w:color="auto"/>
      </w:divBdr>
    </w:div>
    <w:div w:id="1010068057">
      <w:bodyDiv w:val="1"/>
      <w:marLeft w:val="0"/>
      <w:marRight w:val="0"/>
      <w:marTop w:val="0"/>
      <w:marBottom w:val="0"/>
      <w:divBdr>
        <w:top w:val="none" w:sz="0" w:space="0" w:color="auto"/>
        <w:left w:val="none" w:sz="0" w:space="0" w:color="auto"/>
        <w:bottom w:val="none" w:sz="0" w:space="0" w:color="auto"/>
        <w:right w:val="none" w:sz="0" w:space="0" w:color="auto"/>
      </w:divBdr>
    </w:div>
    <w:div w:id="1012142734">
      <w:bodyDiv w:val="1"/>
      <w:marLeft w:val="0"/>
      <w:marRight w:val="0"/>
      <w:marTop w:val="0"/>
      <w:marBottom w:val="0"/>
      <w:divBdr>
        <w:top w:val="none" w:sz="0" w:space="0" w:color="auto"/>
        <w:left w:val="none" w:sz="0" w:space="0" w:color="auto"/>
        <w:bottom w:val="none" w:sz="0" w:space="0" w:color="auto"/>
        <w:right w:val="none" w:sz="0" w:space="0" w:color="auto"/>
      </w:divBdr>
    </w:div>
    <w:div w:id="1012149057">
      <w:bodyDiv w:val="1"/>
      <w:marLeft w:val="0"/>
      <w:marRight w:val="0"/>
      <w:marTop w:val="0"/>
      <w:marBottom w:val="0"/>
      <w:divBdr>
        <w:top w:val="none" w:sz="0" w:space="0" w:color="auto"/>
        <w:left w:val="none" w:sz="0" w:space="0" w:color="auto"/>
        <w:bottom w:val="none" w:sz="0" w:space="0" w:color="auto"/>
        <w:right w:val="none" w:sz="0" w:space="0" w:color="auto"/>
      </w:divBdr>
    </w:div>
    <w:div w:id="1013603450">
      <w:bodyDiv w:val="1"/>
      <w:marLeft w:val="0"/>
      <w:marRight w:val="0"/>
      <w:marTop w:val="0"/>
      <w:marBottom w:val="0"/>
      <w:divBdr>
        <w:top w:val="none" w:sz="0" w:space="0" w:color="auto"/>
        <w:left w:val="none" w:sz="0" w:space="0" w:color="auto"/>
        <w:bottom w:val="none" w:sz="0" w:space="0" w:color="auto"/>
        <w:right w:val="none" w:sz="0" w:space="0" w:color="auto"/>
      </w:divBdr>
    </w:div>
    <w:div w:id="1013997292">
      <w:bodyDiv w:val="1"/>
      <w:marLeft w:val="0"/>
      <w:marRight w:val="0"/>
      <w:marTop w:val="0"/>
      <w:marBottom w:val="0"/>
      <w:divBdr>
        <w:top w:val="none" w:sz="0" w:space="0" w:color="auto"/>
        <w:left w:val="none" w:sz="0" w:space="0" w:color="auto"/>
        <w:bottom w:val="none" w:sz="0" w:space="0" w:color="auto"/>
        <w:right w:val="none" w:sz="0" w:space="0" w:color="auto"/>
      </w:divBdr>
    </w:div>
    <w:div w:id="1019047895">
      <w:bodyDiv w:val="1"/>
      <w:marLeft w:val="0"/>
      <w:marRight w:val="0"/>
      <w:marTop w:val="0"/>
      <w:marBottom w:val="0"/>
      <w:divBdr>
        <w:top w:val="none" w:sz="0" w:space="0" w:color="auto"/>
        <w:left w:val="none" w:sz="0" w:space="0" w:color="auto"/>
        <w:bottom w:val="none" w:sz="0" w:space="0" w:color="auto"/>
        <w:right w:val="none" w:sz="0" w:space="0" w:color="auto"/>
      </w:divBdr>
    </w:div>
    <w:div w:id="1019742346">
      <w:bodyDiv w:val="1"/>
      <w:marLeft w:val="0"/>
      <w:marRight w:val="0"/>
      <w:marTop w:val="0"/>
      <w:marBottom w:val="0"/>
      <w:divBdr>
        <w:top w:val="none" w:sz="0" w:space="0" w:color="auto"/>
        <w:left w:val="none" w:sz="0" w:space="0" w:color="auto"/>
        <w:bottom w:val="none" w:sz="0" w:space="0" w:color="auto"/>
        <w:right w:val="none" w:sz="0" w:space="0" w:color="auto"/>
      </w:divBdr>
    </w:div>
    <w:div w:id="1021514584">
      <w:bodyDiv w:val="1"/>
      <w:marLeft w:val="0"/>
      <w:marRight w:val="0"/>
      <w:marTop w:val="0"/>
      <w:marBottom w:val="0"/>
      <w:divBdr>
        <w:top w:val="none" w:sz="0" w:space="0" w:color="auto"/>
        <w:left w:val="none" w:sz="0" w:space="0" w:color="auto"/>
        <w:bottom w:val="none" w:sz="0" w:space="0" w:color="auto"/>
        <w:right w:val="none" w:sz="0" w:space="0" w:color="auto"/>
      </w:divBdr>
    </w:div>
    <w:div w:id="1021517114">
      <w:bodyDiv w:val="1"/>
      <w:marLeft w:val="0"/>
      <w:marRight w:val="0"/>
      <w:marTop w:val="0"/>
      <w:marBottom w:val="0"/>
      <w:divBdr>
        <w:top w:val="none" w:sz="0" w:space="0" w:color="auto"/>
        <w:left w:val="none" w:sz="0" w:space="0" w:color="auto"/>
        <w:bottom w:val="none" w:sz="0" w:space="0" w:color="auto"/>
        <w:right w:val="none" w:sz="0" w:space="0" w:color="auto"/>
      </w:divBdr>
    </w:div>
    <w:div w:id="1022123821">
      <w:bodyDiv w:val="1"/>
      <w:marLeft w:val="0"/>
      <w:marRight w:val="0"/>
      <w:marTop w:val="0"/>
      <w:marBottom w:val="0"/>
      <w:divBdr>
        <w:top w:val="none" w:sz="0" w:space="0" w:color="auto"/>
        <w:left w:val="none" w:sz="0" w:space="0" w:color="auto"/>
        <w:bottom w:val="none" w:sz="0" w:space="0" w:color="auto"/>
        <w:right w:val="none" w:sz="0" w:space="0" w:color="auto"/>
      </w:divBdr>
    </w:div>
    <w:div w:id="1023286185">
      <w:bodyDiv w:val="1"/>
      <w:marLeft w:val="0"/>
      <w:marRight w:val="0"/>
      <w:marTop w:val="0"/>
      <w:marBottom w:val="0"/>
      <w:divBdr>
        <w:top w:val="none" w:sz="0" w:space="0" w:color="auto"/>
        <w:left w:val="none" w:sz="0" w:space="0" w:color="auto"/>
        <w:bottom w:val="none" w:sz="0" w:space="0" w:color="auto"/>
        <w:right w:val="none" w:sz="0" w:space="0" w:color="auto"/>
      </w:divBdr>
    </w:div>
    <w:div w:id="1024670350">
      <w:bodyDiv w:val="1"/>
      <w:marLeft w:val="0"/>
      <w:marRight w:val="0"/>
      <w:marTop w:val="0"/>
      <w:marBottom w:val="0"/>
      <w:divBdr>
        <w:top w:val="none" w:sz="0" w:space="0" w:color="auto"/>
        <w:left w:val="none" w:sz="0" w:space="0" w:color="auto"/>
        <w:bottom w:val="none" w:sz="0" w:space="0" w:color="auto"/>
        <w:right w:val="none" w:sz="0" w:space="0" w:color="auto"/>
      </w:divBdr>
    </w:div>
    <w:div w:id="1024675372">
      <w:bodyDiv w:val="1"/>
      <w:marLeft w:val="0"/>
      <w:marRight w:val="0"/>
      <w:marTop w:val="0"/>
      <w:marBottom w:val="0"/>
      <w:divBdr>
        <w:top w:val="none" w:sz="0" w:space="0" w:color="auto"/>
        <w:left w:val="none" w:sz="0" w:space="0" w:color="auto"/>
        <w:bottom w:val="none" w:sz="0" w:space="0" w:color="auto"/>
        <w:right w:val="none" w:sz="0" w:space="0" w:color="auto"/>
      </w:divBdr>
    </w:div>
    <w:div w:id="1026325475">
      <w:bodyDiv w:val="1"/>
      <w:marLeft w:val="0"/>
      <w:marRight w:val="0"/>
      <w:marTop w:val="0"/>
      <w:marBottom w:val="0"/>
      <w:divBdr>
        <w:top w:val="none" w:sz="0" w:space="0" w:color="auto"/>
        <w:left w:val="none" w:sz="0" w:space="0" w:color="auto"/>
        <w:bottom w:val="none" w:sz="0" w:space="0" w:color="auto"/>
        <w:right w:val="none" w:sz="0" w:space="0" w:color="auto"/>
      </w:divBdr>
    </w:div>
    <w:div w:id="1027217501">
      <w:bodyDiv w:val="1"/>
      <w:marLeft w:val="0"/>
      <w:marRight w:val="0"/>
      <w:marTop w:val="0"/>
      <w:marBottom w:val="0"/>
      <w:divBdr>
        <w:top w:val="none" w:sz="0" w:space="0" w:color="auto"/>
        <w:left w:val="none" w:sz="0" w:space="0" w:color="auto"/>
        <w:bottom w:val="none" w:sz="0" w:space="0" w:color="auto"/>
        <w:right w:val="none" w:sz="0" w:space="0" w:color="auto"/>
      </w:divBdr>
    </w:div>
    <w:div w:id="1027562901">
      <w:bodyDiv w:val="1"/>
      <w:marLeft w:val="0"/>
      <w:marRight w:val="0"/>
      <w:marTop w:val="0"/>
      <w:marBottom w:val="0"/>
      <w:divBdr>
        <w:top w:val="none" w:sz="0" w:space="0" w:color="auto"/>
        <w:left w:val="none" w:sz="0" w:space="0" w:color="auto"/>
        <w:bottom w:val="none" w:sz="0" w:space="0" w:color="auto"/>
        <w:right w:val="none" w:sz="0" w:space="0" w:color="auto"/>
      </w:divBdr>
    </w:div>
    <w:div w:id="1030298126">
      <w:bodyDiv w:val="1"/>
      <w:marLeft w:val="0"/>
      <w:marRight w:val="0"/>
      <w:marTop w:val="0"/>
      <w:marBottom w:val="0"/>
      <w:divBdr>
        <w:top w:val="none" w:sz="0" w:space="0" w:color="auto"/>
        <w:left w:val="none" w:sz="0" w:space="0" w:color="auto"/>
        <w:bottom w:val="none" w:sz="0" w:space="0" w:color="auto"/>
        <w:right w:val="none" w:sz="0" w:space="0" w:color="auto"/>
      </w:divBdr>
    </w:div>
    <w:div w:id="1031345687">
      <w:bodyDiv w:val="1"/>
      <w:marLeft w:val="0"/>
      <w:marRight w:val="0"/>
      <w:marTop w:val="0"/>
      <w:marBottom w:val="0"/>
      <w:divBdr>
        <w:top w:val="none" w:sz="0" w:space="0" w:color="auto"/>
        <w:left w:val="none" w:sz="0" w:space="0" w:color="auto"/>
        <w:bottom w:val="none" w:sz="0" w:space="0" w:color="auto"/>
        <w:right w:val="none" w:sz="0" w:space="0" w:color="auto"/>
      </w:divBdr>
    </w:div>
    <w:div w:id="1031759705">
      <w:bodyDiv w:val="1"/>
      <w:marLeft w:val="0"/>
      <w:marRight w:val="0"/>
      <w:marTop w:val="0"/>
      <w:marBottom w:val="0"/>
      <w:divBdr>
        <w:top w:val="none" w:sz="0" w:space="0" w:color="auto"/>
        <w:left w:val="none" w:sz="0" w:space="0" w:color="auto"/>
        <w:bottom w:val="none" w:sz="0" w:space="0" w:color="auto"/>
        <w:right w:val="none" w:sz="0" w:space="0" w:color="auto"/>
      </w:divBdr>
    </w:div>
    <w:div w:id="1032918735">
      <w:bodyDiv w:val="1"/>
      <w:marLeft w:val="0"/>
      <w:marRight w:val="0"/>
      <w:marTop w:val="0"/>
      <w:marBottom w:val="0"/>
      <w:divBdr>
        <w:top w:val="none" w:sz="0" w:space="0" w:color="auto"/>
        <w:left w:val="none" w:sz="0" w:space="0" w:color="auto"/>
        <w:bottom w:val="none" w:sz="0" w:space="0" w:color="auto"/>
        <w:right w:val="none" w:sz="0" w:space="0" w:color="auto"/>
      </w:divBdr>
    </w:div>
    <w:div w:id="1033072661">
      <w:bodyDiv w:val="1"/>
      <w:marLeft w:val="0"/>
      <w:marRight w:val="0"/>
      <w:marTop w:val="0"/>
      <w:marBottom w:val="0"/>
      <w:divBdr>
        <w:top w:val="none" w:sz="0" w:space="0" w:color="auto"/>
        <w:left w:val="none" w:sz="0" w:space="0" w:color="auto"/>
        <w:bottom w:val="none" w:sz="0" w:space="0" w:color="auto"/>
        <w:right w:val="none" w:sz="0" w:space="0" w:color="auto"/>
      </w:divBdr>
    </w:div>
    <w:div w:id="1036539102">
      <w:bodyDiv w:val="1"/>
      <w:marLeft w:val="0"/>
      <w:marRight w:val="0"/>
      <w:marTop w:val="0"/>
      <w:marBottom w:val="0"/>
      <w:divBdr>
        <w:top w:val="none" w:sz="0" w:space="0" w:color="auto"/>
        <w:left w:val="none" w:sz="0" w:space="0" w:color="auto"/>
        <w:bottom w:val="none" w:sz="0" w:space="0" w:color="auto"/>
        <w:right w:val="none" w:sz="0" w:space="0" w:color="auto"/>
      </w:divBdr>
    </w:div>
    <w:div w:id="1036660197">
      <w:bodyDiv w:val="1"/>
      <w:marLeft w:val="0"/>
      <w:marRight w:val="0"/>
      <w:marTop w:val="0"/>
      <w:marBottom w:val="0"/>
      <w:divBdr>
        <w:top w:val="none" w:sz="0" w:space="0" w:color="auto"/>
        <w:left w:val="none" w:sz="0" w:space="0" w:color="auto"/>
        <w:bottom w:val="none" w:sz="0" w:space="0" w:color="auto"/>
        <w:right w:val="none" w:sz="0" w:space="0" w:color="auto"/>
      </w:divBdr>
    </w:div>
    <w:div w:id="1040205446">
      <w:bodyDiv w:val="1"/>
      <w:marLeft w:val="0"/>
      <w:marRight w:val="0"/>
      <w:marTop w:val="0"/>
      <w:marBottom w:val="0"/>
      <w:divBdr>
        <w:top w:val="none" w:sz="0" w:space="0" w:color="auto"/>
        <w:left w:val="none" w:sz="0" w:space="0" w:color="auto"/>
        <w:bottom w:val="none" w:sz="0" w:space="0" w:color="auto"/>
        <w:right w:val="none" w:sz="0" w:space="0" w:color="auto"/>
      </w:divBdr>
    </w:div>
    <w:div w:id="1043560033">
      <w:bodyDiv w:val="1"/>
      <w:marLeft w:val="0"/>
      <w:marRight w:val="0"/>
      <w:marTop w:val="0"/>
      <w:marBottom w:val="0"/>
      <w:divBdr>
        <w:top w:val="none" w:sz="0" w:space="0" w:color="auto"/>
        <w:left w:val="none" w:sz="0" w:space="0" w:color="auto"/>
        <w:bottom w:val="none" w:sz="0" w:space="0" w:color="auto"/>
        <w:right w:val="none" w:sz="0" w:space="0" w:color="auto"/>
      </w:divBdr>
    </w:div>
    <w:div w:id="1044793754">
      <w:bodyDiv w:val="1"/>
      <w:marLeft w:val="0"/>
      <w:marRight w:val="0"/>
      <w:marTop w:val="0"/>
      <w:marBottom w:val="0"/>
      <w:divBdr>
        <w:top w:val="none" w:sz="0" w:space="0" w:color="auto"/>
        <w:left w:val="none" w:sz="0" w:space="0" w:color="auto"/>
        <w:bottom w:val="none" w:sz="0" w:space="0" w:color="auto"/>
        <w:right w:val="none" w:sz="0" w:space="0" w:color="auto"/>
      </w:divBdr>
    </w:div>
    <w:div w:id="1045256433">
      <w:bodyDiv w:val="1"/>
      <w:marLeft w:val="0"/>
      <w:marRight w:val="0"/>
      <w:marTop w:val="0"/>
      <w:marBottom w:val="0"/>
      <w:divBdr>
        <w:top w:val="none" w:sz="0" w:space="0" w:color="auto"/>
        <w:left w:val="none" w:sz="0" w:space="0" w:color="auto"/>
        <w:bottom w:val="none" w:sz="0" w:space="0" w:color="auto"/>
        <w:right w:val="none" w:sz="0" w:space="0" w:color="auto"/>
      </w:divBdr>
    </w:div>
    <w:div w:id="1045640909">
      <w:bodyDiv w:val="1"/>
      <w:marLeft w:val="0"/>
      <w:marRight w:val="0"/>
      <w:marTop w:val="0"/>
      <w:marBottom w:val="0"/>
      <w:divBdr>
        <w:top w:val="none" w:sz="0" w:space="0" w:color="auto"/>
        <w:left w:val="none" w:sz="0" w:space="0" w:color="auto"/>
        <w:bottom w:val="none" w:sz="0" w:space="0" w:color="auto"/>
        <w:right w:val="none" w:sz="0" w:space="0" w:color="auto"/>
      </w:divBdr>
    </w:div>
    <w:div w:id="1045715382">
      <w:bodyDiv w:val="1"/>
      <w:marLeft w:val="0"/>
      <w:marRight w:val="0"/>
      <w:marTop w:val="0"/>
      <w:marBottom w:val="0"/>
      <w:divBdr>
        <w:top w:val="none" w:sz="0" w:space="0" w:color="auto"/>
        <w:left w:val="none" w:sz="0" w:space="0" w:color="auto"/>
        <w:bottom w:val="none" w:sz="0" w:space="0" w:color="auto"/>
        <w:right w:val="none" w:sz="0" w:space="0" w:color="auto"/>
      </w:divBdr>
    </w:div>
    <w:div w:id="1046031651">
      <w:bodyDiv w:val="1"/>
      <w:marLeft w:val="0"/>
      <w:marRight w:val="0"/>
      <w:marTop w:val="0"/>
      <w:marBottom w:val="0"/>
      <w:divBdr>
        <w:top w:val="none" w:sz="0" w:space="0" w:color="auto"/>
        <w:left w:val="none" w:sz="0" w:space="0" w:color="auto"/>
        <w:bottom w:val="none" w:sz="0" w:space="0" w:color="auto"/>
        <w:right w:val="none" w:sz="0" w:space="0" w:color="auto"/>
      </w:divBdr>
    </w:div>
    <w:div w:id="1047341467">
      <w:bodyDiv w:val="1"/>
      <w:marLeft w:val="0"/>
      <w:marRight w:val="0"/>
      <w:marTop w:val="0"/>
      <w:marBottom w:val="0"/>
      <w:divBdr>
        <w:top w:val="none" w:sz="0" w:space="0" w:color="auto"/>
        <w:left w:val="none" w:sz="0" w:space="0" w:color="auto"/>
        <w:bottom w:val="none" w:sz="0" w:space="0" w:color="auto"/>
        <w:right w:val="none" w:sz="0" w:space="0" w:color="auto"/>
      </w:divBdr>
    </w:div>
    <w:div w:id="1048383085">
      <w:bodyDiv w:val="1"/>
      <w:marLeft w:val="0"/>
      <w:marRight w:val="0"/>
      <w:marTop w:val="0"/>
      <w:marBottom w:val="0"/>
      <w:divBdr>
        <w:top w:val="none" w:sz="0" w:space="0" w:color="auto"/>
        <w:left w:val="none" w:sz="0" w:space="0" w:color="auto"/>
        <w:bottom w:val="none" w:sz="0" w:space="0" w:color="auto"/>
        <w:right w:val="none" w:sz="0" w:space="0" w:color="auto"/>
      </w:divBdr>
    </w:div>
    <w:div w:id="1048646493">
      <w:bodyDiv w:val="1"/>
      <w:marLeft w:val="0"/>
      <w:marRight w:val="0"/>
      <w:marTop w:val="0"/>
      <w:marBottom w:val="0"/>
      <w:divBdr>
        <w:top w:val="none" w:sz="0" w:space="0" w:color="auto"/>
        <w:left w:val="none" w:sz="0" w:space="0" w:color="auto"/>
        <w:bottom w:val="none" w:sz="0" w:space="0" w:color="auto"/>
        <w:right w:val="none" w:sz="0" w:space="0" w:color="auto"/>
      </w:divBdr>
    </w:div>
    <w:div w:id="1051612460">
      <w:bodyDiv w:val="1"/>
      <w:marLeft w:val="0"/>
      <w:marRight w:val="0"/>
      <w:marTop w:val="0"/>
      <w:marBottom w:val="0"/>
      <w:divBdr>
        <w:top w:val="none" w:sz="0" w:space="0" w:color="auto"/>
        <w:left w:val="none" w:sz="0" w:space="0" w:color="auto"/>
        <w:bottom w:val="none" w:sz="0" w:space="0" w:color="auto"/>
        <w:right w:val="none" w:sz="0" w:space="0" w:color="auto"/>
      </w:divBdr>
    </w:div>
    <w:div w:id="1052117613">
      <w:bodyDiv w:val="1"/>
      <w:marLeft w:val="0"/>
      <w:marRight w:val="0"/>
      <w:marTop w:val="0"/>
      <w:marBottom w:val="0"/>
      <w:divBdr>
        <w:top w:val="none" w:sz="0" w:space="0" w:color="auto"/>
        <w:left w:val="none" w:sz="0" w:space="0" w:color="auto"/>
        <w:bottom w:val="none" w:sz="0" w:space="0" w:color="auto"/>
        <w:right w:val="none" w:sz="0" w:space="0" w:color="auto"/>
      </w:divBdr>
    </w:div>
    <w:div w:id="1052195581">
      <w:bodyDiv w:val="1"/>
      <w:marLeft w:val="0"/>
      <w:marRight w:val="0"/>
      <w:marTop w:val="0"/>
      <w:marBottom w:val="0"/>
      <w:divBdr>
        <w:top w:val="none" w:sz="0" w:space="0" w:color="auto"/>
        <w:left w:val="none" w:sz="0" w:space="0" w:color="auto"/>
        <w:bottom w:val="none" w:sz="0" w:space="0" w:color="auto"/>
        <w:right w:val="none" w:sz="0" w:space="0" w:color="auto"/>
      </w:divBdr>
    </w:div>
    <w:div w:id="1053894492">
      <w:bodyDiv w:val="1"/>
      <w:marLeft w:val="0"/>
      <w:marRight w:val="0"/>
      <w:marTop w:val="0"/>
      <w:marBottom w:val="0"/>
      <w:divBdr>
        <w:top w:val="none" w:sz="0" w:space="0" w:color="auto"/>
        <w:left w:val="none" w:sz="0" w:space="0" w:color="auto"/>
        <w:bottom w:val="none" w:sz="0" w:space="0" w:color="auto"/>
        <w:right w:val="none" w:sz="0" w:space="0" w:color="auto"/>
      </w:divBdr>
    </w:div>
    <w:div w:id="1053970313">
      <w:bodyDiv w:val="1"/>
      <w:marLeft w:val="0"/>
      <w:marRight w:val="0"/>
      <w:marTop w:val="0"/>
      <w:marBottom w:val="0"/>
      <w:divBdr>
        <w:top w:val="none" w:sz="0" w:space="0" w:color="auto"/>
        <w:left w:val="none" w:sz="0" w:space="0" w:color="auto"/>
        <w:bottom w:val="none" w:sz="0" w:space="0" w:color="auto"/>
        <w:right w:val="none" w:sz="0" w:space="0" w:color="auto"/>
      </w:divBdr>
    </w:div>
    <w:div w:id="1058556449">
      <w:bodyDiv w:val="1"/>
      <w:marLeft w:val="0"/>
      <w:marRight w:val="0"/>
      <w:marTop w:val="0"/>
      <w:marBottom w:val="0"/>
      <w:divBdr>
        <w:top w:val="none" w:sz="0" w:space="0" w:color="auto"/>
        <w:left w:val="none" w:sz="0" w:space="0" w:color="auto"/>
        <w:bottom w:val="none" w:sz="0" w:space="0" w:color="auto"/>
        <w:right w:val="none" w:sz="0" w:space="0" w:color="auto"/>
      </w:divBdr>
    </w:div>
    <w:div w:id="1060902288">
      <w:bodyDiv w:val="1"/>
      <w:marLeft w:val="0"/>
      <w:marRight w:val="0"/>
      <w:marTop w:val="0"/>
      <w:marBottom w:val="0"/>
      <w:divBdr>
        <w:top w:val="none" w:sz="0" w:space="0" w:color="auto"/>
        <w:left w:val="none" w:sz="0" w:space="0" w:color="auto"/>
        <w:bottom w:val="none" w:sz="0" w:space="0" w:color="auto"/>
        <w:right w:val="none" w:sz="0" w:space="0" w:color="auto"/>
      </w:divBdr>
    </w:div>
    <w:div w:id="1062488330">
      <w:bodyDiv w:val="1"/>
      <w:marLeft w:val="0"/>
      <w:marRight w:val="0"/>
      <w:marTop w:val="0"/>
      <w:marBottom w:val="0"/>
      <w:divBdr>
        <w:top w:val="none" w:sz="0" w:space="0" w:color="auto"/>
        <w:left w:val="none" w:sz="0" w:space="0" w:color="auto"/>
        <w:bottom w:val="none" w:sz="0" w:space="0" w:color="auto"/>
        <w:right w:val="none" w:sz="0" w:space="0" w:color="auto"/>
      </w:divBdr>
    </w:div>
    <w:div w:id="1063065476">
      <w:bodyDiv w:val="1"/>
      <w:marLeft w:val="0"/>
      <w:marRight w:val="0"/>
      <w:marTop w:val="0"/>
      <w:marBottom w:val="0"/>
      <w:divBdr>
        <w:top w:val="none" w:sz="0" w:space="0" w:color="auto"/>
        <w:left w:val="none" w:sz="0" w:space="0" w:color="auto"/>
        <w:bottom w:val="none" w:sz="0" w:space="0" w:color="auto"/>
        <w:right w:val="none" w:sz="0" w:space="0" w:color="auto"/>
      </w:divBdr>
    </w:div>
    <w:div w:id="1063217743">
      <w:bodyDiv w:val="1"/>
      <w:marLeft w:val="0"/>
      <w:marRight w:val="0"/>
      <w:marTop w:val="0"/>
      <w:marBottom w:val="0"/>
      <w:divBdr>
        <w:top w:val="none" w:sz="0" w:space="0" w:color="auto"/>
        <w:left w:val="none" w:sz="0" w:space="0" w:color="auto"/>
        <w:bottom w:val="none" w:sz="0" w:space="0" w:color="auto"/>
        <w:right w:val="none" w:sz="0" w:space="0" w:color="auto"/>
      </w:divBdr>
    </w:div>
    <w:div w:id="1064255689">
      <w:bodyDiv w:val="1"/>
      <w:marLeft w:val="0"/>
      <w:marRight w:val="0"/>
      <w:marTop w:val="0"/>
      <w:marBottom w:val="0"/>
      <w:divBdr>
        <w:top w:val="none" w:sz="0" w:space="0" w:color="auto"/>
        <w:left w:val="none" w:sz="0" w:space="0" w:color="auto"/>
        <w:bottom w:val="none" w:sz="0" w:space="0" w:color="auto"/>
        <w:right w:val="none" w:sz="0" w:space="0" w:color="auto"/>
      </w:divBdr>
    </w:div>
    <w:div w:id="1067993688">
      <w:bodyDiv w:val="1"/>
      <w:marLeft w:val="0"/>
      <w:marRight w:val="0"/>
      <w:marTop w:val="0"/>
      <w:marBottom w:val="0"/>
      <w:divBdr>
        <w:top w:val="none" w:sz="0" w:space="0" w:color="auto"/>
        <w:left w:val="none" w:sz="0" w:space="0" w:color="auto"/>
        <w:bottom w:val="none" w:sz="0" w:space="0" w:color="auto"/>
        <w:right w:val="none" w:sz="0" w:space="0" w:color="auto"/>
      </w:divBdr>
    </w:div>
    <w:div w:id="1070033033">
      <w:bodyDiv w:val="1"/>
      <w:marLeft w:val="0"/>
      <w:marRight w:val="0"/>
      <w:marTop w:val="0"/>
      <w:marBottom w:val="0"/>
      <w:divBdr>
        <w:top w:val="none" w:sz="0" w:space="0" w:color="auto"/>
        <w:left w:val="none" w:sz="0" w:space="0" w:color="auto"/>
        <w:bottom w:val="none" w:sz="0" w:space="0" w:color="auto"/>
        <w:right w:val="none" w:sz="0" w:space="0" w:color="auto"/>
      </w:divBdr>
    </w:div>
    <w:div w:id="1074085423">
      <w:bodyDiv w:val="1"/>
      <w:marLeft w:val="0"/>
      <w:marRight w:val="0"/>
      <w:marTop w:val="0"/>
      <w:marBottom w:val="0"/>
      <w:divBdr>
        <w:top w:val="none" w:sz="0" w:space="0" w:color="auto"/>
        <w:left w:val="none" w:sz="0" w:space="0" w:color="auto"/>
        <w:bottom w:val="none" w:sz="0" w:space="0" w:color="auto"/>
        <w:right w:val="none" w:sz="0" w:space="0" w:color="auto"/>
      </w:divBdr>
    </w:div>
    <w:div w:id="1074166253">
      <w:bodyDiv w:val="1"/>
      <w:marLeft w:val="0"/>
      <w:marRight w:val="0"/>
      <w:marTop w:val="0"/>
      <w:marBottom w:val="0"/>
      <w:divBdr>
        <w:top w:val="none" w:sz="0" w:space="0" w:color="auto"/>
        <w:left w:val="none" w:sz="0" w:space="0" w:color="auto"/>
        <w:bottom w:val="none" w:sz="0" w:space="0" w:color="auto"/>
        <w:right w:val="none" w:sz="0" w:space="0" w:color="auto"/>
      </w:divBdr>
    </w:div>
    <w:div w:id="1077094218">
      <w:bodyDiv w:val="1"/>
      <w:marLeft w:val="0"/>
      <w:marRight w:val="0"/>
      <w:marTop w:val="0"/>
      <w:marBottom w:val="0"/>
      <w:divBdr>
        <w:top w:val="none" w:sz="0" w:space="0" w:color="auto"/>
        <w:left w:val="none" w:sz="0" w:space="0" w:color="auto"/>
        <w:bottom w:val="none" w:sz="0" w:space="0" w:color="auto"/>
        <w:right w:val="none" w:sz="0" w:space="0" w:color="auto"/>
      </w:divBdr>
    </w:div>
    <w:div w:id="1080295808">
      <w:bodyDiv w:val="1"/>
      <w:marLeft w:val="0"/>
      <w:marRight w:val="0"/>
      <w:marTop w:val="0"/>
      <w:marBottom w:val="0"/>
      <w:divBdr>
        <w:top w:val="none" w:sz="0" w:space="0" w:color="auto"/>
        <w:left w:val="none" w:sz="0" w:space="0" w:color="auto"/>
        <w:bottom w:val="none" w:sz="0" w:space="0" w:color="auto"/>
        <w:right w:val="none" w:sz="0" w:space="0" w:color="auto"/>
      </w:divBdr>
    </w:div>
    <w:div w:id="1081023664">
      <w:bodyDiv w:val="1"/>
      <w:marLeft w:val="0"/>
      <w:marRight w:val="0"/>
      <w:marTop w:val="0"/>
      <w:marBottom w:val="0"/>
      <w:divBdr>
        <w:top w:val="none" w:sz="0" w:space="0" w:color="auto"/>
        <w:left w:val="none" w:sz="0" w:space="0" w:color="auto"/>
        <w:bottom w:val="none" w:sz="0" w:space="0" w:color="auto"/>
        <w:right w:val="none" w:sz="0" w:space="0" w:color="auto"/>
      </w:divBdr>
    </w:div>
    <w:div w:id="1081100549">
      <w:bodyDiv w:val="1"/>
      <w:marLeft w:val="0"/>
      <w:marRight w:val="0"/>
      <w:marTop w:val="0"/>
      <w:marBottom w:val="0"/>
      <w:divBdr>
        <w:top w:val="none" w:sz="0" w:space="0" w:color="auto"/>
        <w:left w:val="none" w:sz="0" w:space="0" w:color="auto"/>
        <w:bottom w:val="none" w:sz="0" w:space="0" w:color="auto"/>
        <w:right w:val="none" w:sz="0" w:space="0" w:color="auto"/>
      </w:divBdr>
    </w:div>
    <w:div w:id="1082948282">
      <w:bodyDiv w:val="1"/>
      <w:marLeft w:val="0"/>
      <w:marRight w:val="0"/>
      <w:marTop w:val="0"/>
      <w:marBottom w:val="0"/>
      <w:divBdr>
        <w:top w:val="none" w:sz="0" w:space="0" w:color="auto"/>
        <w:left w:val="none" w:sz="0" w:space="0" w:color="auto"/>
        <w:bottom w:val="none" w:sz="0" w:space="0" w:color="auto"/>
        <w:right w:val="none" w:sz="0" w:space="0" w:color="auto"/>
      </w:divBdr>
    </w:div>
    <w:div w:id="1083795939">
      <w:bodyDiv w:val="1"/>
      <w:marLeft w:val="0"/>
      <w:marRight w:val="0"/>
      <w:marTop w:val="0"/>
      <w:marBottom w:val="0"/>
      <w:divBdr>
        <w:top w:val="none" w:sz="0" w:space="0" w:color="auto"/>
        <w:left w:val="none" w:sz="0" w:space="0" w:color="auto"/>
        <w:bottom w:val="none" w:sz="0" w:space="0" w:color="auto"/>
        <w:right w:val="none" w:sz="0" w:space="0" w:color="auto"/>
      </w:divBdr>
    </w:div>
    <w:div w:id="1084104396">
      <w:bodyDiv w:val="1"/>
      <w:marLeft w:val="0"/>
      <w:marRight w:val="0"/>
      <w:marTop w:val="0"/>
      <w:marBottom w:val="0"/>
      <w:divBdr>
        <w:top w:val="none" w:sz="0" w:space="0" w:color="auto"/>
        <w:left w:val="none" w:sz="0" w:space="0" w:color="auto"/>
        <w:bottom w:val="none" w:sz="0" w:space="0" w:color="auto"/>
        <w:right w:val="none" w:sz="0" w:space="0" w:color="auto"/>
      </w:divBdr>
    </w:div>
    <w:div w:id="1087308206">
      <w:bodyDiv w:val="1"/>
      <w:marLeft w:val="0"/>
      <w:marRight w:val="0"/>
      <w:marTop w:val="0"/>
      <w:marBottom w:val="0"/>
      <w:divBdr>
        <w:top w:val="none" w:sz="0" w:space="0" w:color="auto"/>
        <w:left w:val="none" w:sz="0" w:space="0" w:color="auto"/>
        <w:bottom w:val="none" w:sz="0" w:space="0" w:color="auto"/>
        <w:right w:val="none" w:sz="0" w:space="0" w:color="auto"/>
      </w:divBdr>
    </w:div>
    <w:div w:id="1089234593">
      <w:bodyDiv w:val="1"/>
      <w:marLeft w:val="0"/>
      <w:marRight w:val="0"/>
      <w:marTop w:val="0"/>
      <w:marBottom w:val="0"/>
      <w:divBdr>
        <w:top w:val="none" w:sz="0" w:space="0" w:color="auto"/>
        <w:left w:val="none" w:sz="0" w:space="0" w:color="auto"/>
        <w:bottom w:val="none" w:sz="0" w:space="0" w:color="auto"/>
        <w:right w:val="none" w:sz="0" w:space="0" w:color="auto"/>
      </w:divBdr>
    </w:div>
    <w:div w:id="1090085080">
      <w:bodyDiv w:val="1"/>
      <w:marLeft w:val="0"/>
      <w:marRight w:val="0"/>
      <w:marTop w:val="0"/>
      <w:marBottom w:val="0"/>
      <w:divBdr>
        <w:top w:val="none" w:sz="0" w:space="0" w:color="auto"/>
        <w:left w:val="none" w:sz="0" w:space="0" w:color="auto"/>
        <w:bottom w:val="none" w:sz="0" w:space="0" w:color="auto"/>
        <w:right w:val="none" w:sz="0" w:space="0" w:color="auto"/>
      </w:divBdr>
    </w:div>
    <w:div w:id="1090734825">
      <w:bodyDiv w:val="1"/>
      <w:marLeft w:val="0"/>
      <w:marRight w:val="0"/>
      <w:marTop w:val="0"/>
      <w:marBottom w:val="0"/>
      <w:divBdr>
        <w:top w:val="none" w:sz="0" w:space="0" w:color="auto"/>
        <w:left w:val="none" w:sz="0" w:space="0" w:color="auto"/>
        <w:bottom w:val="none" w:sz="0" w:space="0" w:color="auto"/>
        <w:right w:val="none" w:sz="0" w:space="0" w:color="auto"/>
      </w:divBdr>
    </w:div>
    <w:div w:id="1091008692">
      <w:bodyDiv w:val="1"/>
      <w:marLeft w:val="0"/>
      <w:marRight w:val="0"/>
      <w:marTop w:val="0"/>
      <w:marBottom w:val="0"/>
      <w:divBdr>
        <w:top w:val="none" w:sz="0" w:space="0" w:color="auto"/>
        <w:left w:val="none" w:sz="0" w:space="0" w:color="auto"/>
        <w:bottom w:val="none" w:sz="0" w:space="0" w:color="auto"/>
        <w:right w:val="none" w:sz="0" w:space="0" w:color="auto"/>
      </w:divBdr>
    </w:div>
    <w:div w:id="1091655757">
      <w:bodyDiv w:val="1"/>
      <w:marLeft w:val="0"/>
      <w:marRight w:val="0"/>
      <w:marTop w:val="0"/>
      <w:marBottom w:val="0"/>
      <w:divBdr>
        <w:top w:val="none" w:sz="0" w:space="0" w:color="auto"/>
        <w:left w:val="none" w:sz="0" w:space="0" w:color="auto"/>
        <w:bottom w:val="none" w:sz="0" w:space="0" w:color="auto"/>
        <w:right w:val="none" w:sz="0" w:space="0" w:color="auto"/>
      </w:divBdr>
    </w:div>
    <w:div w:id="1092051675">
      <w:bodyDiv w:val="1"/>
      <w:marLeft w:val="0"/>
      <w:marRight w:val="0"/>
      <w:marTop w:val="0"/>
      <w:marBottom w:val="0"/>
      <w:divBdr>
        <w:top w:val="none" w:sz="0" w:space="0" w:color="auto"/>
        <w:left w:val="none" w:sz="0" w:space="0" w:color="auto"/>
        <w:bottom w:val="none" w:sz="0" w:space="0" w:color="auto"/>
        <w:right w:val="none" w:sz="0" w:space="0" w:color="auto"/>
      </w:divBdr>
    </w:div>
    <w:div w:id="1093669608">
      <w:bodyDiv w:val="1"/>
      <w:marLeft w:val="0"/>
      <w:marRight w:val="0"/>
      <w:marTop w:val="0"/>
      <w:marBottom w:val="0"/>
      <w:divBdr>
        <w:top w:val="none" w:sz="0" w:space="0" w:color="auto"/>
        <w:left w:val="none" w:sz="0" w:space="0" w:color="auto"/>
        <w:bottom w:val="none" w:sz="0" w:space="0" w:color="auto"/>
        <w:right w:val="none" w:sz="0" w:space="0" w:color="auto"/>
      </w:divBdr>
    </w:div>
    <w:div w:id="1097099579">
      <w:bodyDiv w:val="1"/>
      <w:marLeft w:val="0"/>
      <w:marRight w:val="0"/>
      <w:marTop w:val="0"/>
      <w:marBottom w:val="0"/>
      <w:divBdr>
        <w:top w:val="none" w:sz="0" w:space="0" w:color="auto"/>
        <w:left w:val="none" w:sz="0" w:space="0" w:color="auto"/>
        <w:bottom w:val="none" w:sz="0" w:space="0" w:color="auto"/>
        <w:right w:val="none" w:sz="0" w:space="0" w:color="auto"/>
      </w:divBdr>
    </w:div>
    <w:div w:id="1097286289">
      <w:bodyDiv w:val="1"/>
      <w:marLeft w:val="0"/>
      <w:marRight w:val="0"/>
      <w:marTop w:val="0"/>
      <w:marBottom w:val="0"/>
      <w:divBdr>
        <w:top w:val="none" w:sz="0" w:space="0" w:color="auto"/>
        <w:left w:val="none" w:sz="0" w:space="0" w:color="auto"/>
        <w:bottom w:val="none" w:sz="0" w:space="0" w:color="auto"/>
        <w:right w:val="none" w:sz="0" w:space="0" w:color="auto"/>
      </w:divBdr>
    </w:div>
    <w:div w:id="1098868371">
      <w:bodyDiv w:val="1"/>
      <w:marLeft w:val="0"/>
      <w:marRight w:val="0"/>
      <w:marTop w:val="0"/>
      <w:marBottom w:val="0"/>
      <w:divBdr>
        <w:top w:val="none" w:sz="0" w:space="0" w:color="auto"/>
        <w:left w:val="none" w:sz="0" w:space="0" w:color="auto"/>
        <w:bottom w:val="none" w:sz="0" w:space="0" w:color="auto"/>
        <w:right w:val="none" w:sz="0" w:space="0" w:color="auto"/>
      </w:divBdr>
    </w:div>
    <w:div w:id="1100640466">
      <w:bodyDiv w:val="1"/>
      <w:marLeft w:val="0"/>
      <w:marRight w:val="0"/>
      <w:marTop w:val="0"/>
      <w:marBottom w:val="0"/>
      <w:divBdr>
        <w:top w:val="none" w:sz="0" w:space="0" w:color="auto"/>
        <w:left w:val="none" w:sz="0" w:space="0" w:color="auto"/>
        <w:bottom w:val="none" w:sz="0" w:space="0" w:color="auto"/>
        <w:right w:val="none" w:sz="0" w:space="0" w:color="auto"/>
      </w:divBdr>
    </w:div>
    <w:div w:id="1106459790">
      <w:bodyDiv w:val="1"/>
      <w:marLeft w:val="0"/>
      <w:marRight w:val="0"/>
      <w:marTop w:val="0"/>
      <w:marBottom w:val="0"/>
      <w:divBdr>
        <w:top w:val="none" w:sz="0" w:space="0" w:color="auto"/>
        <w:left w:val="none" w:sz="0" w:space="0" w:color="auto"/>
        <w:bottom w:val="none" w:sz="0" w:space="0" w:color="auto"/>
        <w:right w:val="none" w:sz="0" w:space="0" w:color="auto"/>
      </w:divBdr>
    </w:div>
    <w:div w:id="1108281561">
      <w:bodyDiv w:val="1"/>
      <w:marLeft w:val="0"/>
      <w:marRight w:val="0"/>
      <w:marTop w:val="0"/>
      <w:marBottom w:val="0"/>
      <w:divBdr>
        <w:top w:val="none" w:sz="0" w:space="0" w:color="auto"/>
        <w:left w:val="none" w:sz="0" w:space="0" w:color="auto"/>
        <w:bottom w:val="none" w:sz="0" w:space="0" w:color="auto"/>
        <w:right w:val="none" w:sz="0" w:space="0" w:color="auto"/>
      </w:divBdr>
    </w:div>
    <w:div w:id="1108961947">
      <w:bodyDiv w:val="1"/>
      <w:marLeft w:val="0"/>
      <w:marRight w:val="0"/>
      <w:marTop w:val="0"/>
      <w:marBottom w:val="0"/>
      <w:divBdr>
        <w:top w:val="none" w:sz="0" w:space="0" w:color="auto"/>
        <w:left w:val="none" w:sz="0" w:space="0" w:color="auto"/>
        <w:bottom w:val="none" w:sz="0" w:space="0" w:color="auto"/>
        <w:right w:val="none" w:sz="0" w:space="0" w:color="auto"/>
      </w:divBdr>
    </w:div>
    <w:div w:id="1109011863">
      <w:bodyDiv w:val="1"/>
      <w:marLeft w:val="0"/>
      <w:marRight w:val="0"/>
      <w:marTop w:val="0"/>
      <w:marBottom w:val="0"/>
      <w:divBdr>
        <w:top w:val="none" w:sz="0" w:space="0" w:color="auto"/>
        <w:left w:val="none" w:sz="0" w:space="0" w:color="auto"/>
        <w:bottom w:val="none" w:sz="0" w:space="0" w:color="auto"/>
        <w:right w:val="none" w:sz="0" w:space="0" w:color="auto"/>
      </w:divBdr>
    </w:div>
    <w:div w:id="1109396925">
      <w:bodyDiv w:val="1"/>
      <w:marLeft w:val="0"/>
      <w:marRight w:val="0"/>
      <w:marTop w:val="0"/>
      <w:marBottom w:val="0"/>
      <w:divBdr>
        <w:top w:val="none" w:sz="0" w:space="0" w:color="auto"/>
        <w:left w:val="none" w:sz="0" w:space="0" w:color="auto"/>
        <w:bottom w:val="none" w:sz="0" w:space="0" w:color="auto"/>
        <w:right w:val="none" w:sz="0" w:space="0" w:color="auto"/>
      </w:divBdr>
    </w:div>
    <w:div w:id="1109425276">
      <w:bodyDiv w:val="1"/>
      <w:marLeft w:val="0"/>
      <w:marRight w:val="0"/>
      <w:marTop w:val="0"/>
      <w:marBottom w:val="0"/>
      <w:divBdr>
        <w:top w:val="none" w:sz="0" w:space="0" w:color="auto"/>
        <w:left w:val="none" w:sz="0" w:space="0" w:color="auto"/>
        <w:bottom w:val="none" w:sz="0" w:space="0" w:color="auto"/>
        <w:right w:val="none" w:sz="0" w:space="0" w:color="auto"/>
      </w:divBdr>
    </w:div>
    <w:div w:id="1109744115">
      <w:bodyDiv w:val="1"/>
      <w:marLeft w:val="0"/>
      <w:marRight w:val="0"/>
      <w:marTop w:val="0"/>
      <w:marBottom w:val="0"/>
      <w:divBdr>
        <w:top w:val="none" w:sz="0" w:space="0" w:color="auto"/>
        <w:left w:val="none" w:sz="0" w:space="0" w:color="auto"/>
        <w:bottom w:val="none" w:sz="0" w:space="0" w:color="auto"/>
        <w:right w:val="none" w:sz="0" w:space="0" w:color="auto"/>
      </w:divBdr>
    </w:div>
    <w:div w:id="1110390629">
      <w:bodyDiv w:val="1"/>
      <w:marLeft w:val="0"/>
      <w:marRight w:val="0"/>
      <w:marTop w:val="0"/>
      <w:marBottom w:val="0"/>
      <w:divBdr>
        <w:top w:val="none" w:sz="0" w:space="0" w:color="auto"/>
        <w:left w:val="none" w:sz="0" w:space="0" w:color="auto"/>
        <w:bottom w:val="none" w:sz="0" w:space="0" w:color="auto"/>
        <w:right w:val="none" w:sz="0" w:space="0" w:color="auto"/>
      </w:divBdr>
    </w:div>
    <w:div w:id="1110658965">
      <w:bodyDiv w:val="1"/>
      <w:marLeft w:val="0"/>
      <w:marRight w:val="0"/>
      <w:marTop w:val="0"/>
      <w:marBottom w:val="0"/>
      <w:divBdr>
        <w:top w:val="none" w:sz="0" w:space="0" w:color="auto"/>
        <w:left w:val="none" w:sz="0" w:space="0" w:color="auto"/>
        <w:bottom w:val="none" w:sz="0" w:space="0" w:color="auto"/>
        <w:right w:val="none" w:sz="0" w:space="0" w:color="auto"/>
      </w:divBdr>
    </w:div>
    <w:div w:id="1110854542">
      <w:bodyDiv w:val="1"/>
      <w:marLeft w:val="0"/>
      <w:marRight w:val="0"/>
      <w:marTop w:val="0"/>
      <w:marBottom w:val="0"/>
      <w:divBdr>
        <w:top w:val="none" w:sz="0" w:space="0" w:color="auto"/>
        <w:left w:val="none" w:sz="0" w:space="0" w:color="auto"/>
        <w:bottom w:val="none" w:sz="0" w:space="0" w:color="auto"/>
        <w:right w:val="none" w:sz="0" w:space="0" w:color="auto"/>
      </w:divBdr>
    </w:div>
    <w:div w:id="1112744516">
      <w:bodyDiv w:val="1"/>
      <w:marLeft w:val="0"/>
      <w:marRight w:val="0"/>
      <w:marTop w:val="0"/>
      <w:marBottom w:val="0"/>
      <w:divBdr>
        <w:top w:val="none" w:sz="0" w:space="0" w:color="auto"/>
        <w:left w:val="none" w:sz="0" w:space="0" w:color="auto"/>
        <w:bottom w:val="none" w:sz="0" w:space="0" w:color="auto"/>
        <w:right w:val="none" w:sz="0" w:space="0" w:color="auto"/>
      </w:divBdr>
    </w:div>
    <w:div w:id="1112750060">
      <w:bodyDiv w:val="1"/>
      <w:marLeft w:val="0"/>
      <w:marRight w:val="0"/>
      <w:marTop w:val="0"/>
      <w:marBottom w:val="0"/>
      <w:divBdr>
        <w:top w:val="none" w:sz="0" w:space="0" w:color="auto"/>
        <w:left w:val="none" w:sz="0" w:space="0" w:color="auto"/>
        <w:bottom w:val="none" w:sz="0" w:space="0" w:color="auto"/>
        <w:right w:val="none" w:sz="0" w:space="0" w:color="auto"/>
      </w:divBdr>
    </w:div>
    <w:div w:id="1113749683">
      <w:bodyDiv w:val="1"/>
      <w:marLeft w:val="0"/>
      <w:marRight w:val="0"/>
      <w:marTop w:val="0"/>
      <w:marBottom w:val="0"/>
      <w:divBdr>
        <w:top w:val="none" w:sz="0" w:space="0" w:color="auto"/>
        <w:left w:val="none" w:sz="0" w:space="0" w:color="auto"/>
        <w:bottom w:val="none" w:sz="0" w:space="0" w:color="auto"/>
        <w:right w:val="none" w:sz="0" w:space="0" w:color="auto"/>
      </w:divBdr>
    </w:div>
    <w:div w:id="1114788965">
      <w:bodyDiv w:val="1"/>
      <w:marLeft w:val="0"/>
      <w:marRight w:val="0"/>
      <w:marTop w:val="0"/>
      <w:marBottom w:val="0"/>
      <w:divBdr>
        <w:top w:val="none" w:sz="0" w:space="0" w:color="auto"/>
        <w:left w:val="none" w:sz="0" w:space="0" w:color="auto"/>
        <w:bottom w:val="none" w:sz="0" w:space="0" w:color="auto"/>
        <w:right w:val="none" w:sz="0" w:space="0" w:color="auto"/>
      </w:divBdr>
    </w:div>
    <w:div w:id="1116602825">
      <w:bodyDiv w:val="1"/>
      <w:marLeft w:val="0"/>
      <w:marRight w:val="0"/>
      <w:marTop w:val="0"/>
      <w:marBottom w:val="0"/>
      <w:divBdr>
        <w:top w:val="none" w:sz="0" w:space="0" w:color="auto"/>
        <w:left w:val="none" w:sz="0" w:space="0" w:color="auto"/>
        <w:bottom w:val="none" w:sz="0" w:space="0" w:color="auto"/>
        <w:right w:val="none" w:sz="0" w:space="0" w:color="auto"/>
      </w:divBdr>
    </w:div>
    <w:div w:id="1119110351">
      <w:bodyDiv w:val="1"/>
      <w:marLeft w:val="0"/>
      <w:marRight w:val="0"/>
      <w:marTop w:val="0"/>
      <w:marBottom w:val="0"/>
      <w:divBdr>
        <w:top w:val="none" w:sz="0" w:space="0" w:color="auto"/>
        <w:left w:val="none" w:sz="0" w:space="0" w:color="auto"/>
        <w:bottom w:val="none" w:sz="0" w:space="0" w:color="auto"/>
        <w:right w:val="none" w:sz="0" w:space="0" w:color="auto"/>
      </w:divBdr>
    </w:div>
    <w:div w:id="1119299401">
      <w:bodyDiv w:val="1"/>
      <w:marLeft w:val="0"/>
      <w:marRight w:val="0"/>
      <w:marTop w:val="0"/>
      <w:marBottom w:val="0"/>
      <w:divBdr>
        <w:top w:val="none" w:sz="0" w:space="0" w:color="auto"/>
        <w:left w:val="none" w:sz="0" w:space="0" w:color="auto"/>
        <w:bottom w:val="none" w:sz="0" w:space="0" w:color="auto"/>
        <w:right w:val="none" w:sz="0" w:space="0" w:color="auto"/>
      </w:divBdr>
    </w:div>
    <w:div w:id="1121650144">
      <w:bodyDiv w:val="1"/>
      <w:marLeft w:val="0"/>
      <w:marRight w:val="0"/>
      <w:marTop w:val="0"/>
      <w:marBottom w:val="0"/>
      <w:divBdr>
        <w:top w:val="none" w:sz="0" w:space="0" w:color="auto"/>
        <w:left w:val="none" w:sz="0" w:space="0" w:color="auto"/>
        <w:bottom w:val="none" w:sz="0" w:space="0" w:color="auto"/>
        <w:right w:val="none" w:sz="0" w:space="0" w:color="auto"/>
      </w:divBdr>
    </w:div>
    <w:div w:id="1122192888">
      <w:bodyDiv w:val="1"/>
      <w:marLeft w:val="0"/>
      <w:marRight w:val="0"/>
      <w:marTop w:val="0"/>
      <w:marBottom w:val="0"/>
      <w:divBdr>
        <w:top w:val="none" w:sz="0" w:space="0" w:color="auto"/>
        <w:left w:val="none" w:sz="0" w:space="0" w:color="auto"/>
        <w:bottom w:val="none" w:sz="0" w:space="0" w:color="auto"/>
        <w:right w:val="none" w:sz="0" w:space="0" w:color="auto"/>
      </w:divBdr>
    </w:div>
    <w:div w:id="1122764824">
      <w:bodyDiv w:val="1"/>
      <w:marLeft w:val="0"/>
      <w:marRight w:val="0"/>
      <w:marTop w:val="0"/>
      <w:marBottom w:val="0"/>
      <w:divBdr>
        <w:top w:val="none" w:sz="0" w:space="0" w:color="auto"/>
        <w:left w:val="none" w:sz="0" w:space="0" w:color="auto"/>
        <w:bottom w:val="none" w:sz="0" w:space="0" w:color="auto"/>
        <w:right w:val="none" w:sz="0" w:space="0" w:color="auto"/>
      </w:divBdr>
    </w:div>
    <w:div w:id="1124273516">
      <w:bodyDiv w:val="1"/>
      <w:marLeft w:val="0"/>
      <w:marRight w:val="0"/>
      <w:marTop w:val="0"/>
      <w:marBottom w:val="0"/>
      <w:divBdr>
        <w:top w:val="none" w:sz="0" w:space="0" w:color="auto"/>
        <w:left w:val="none" w:sz="0" w:space="0" w:color="auto"/>
        <w:bottom w:val="none" w:sz="0" w:space="0" w:color="auto"/>
        <w:right w:val="none" w:sz="0" w:space="0" w:color="auto"/>
      </w:divBdr>
    </w:div>
    <w:div w:id="1128159514">
      <w:bodyDiv w:val="1"/>
      <w:marLeft w:val="0"/>
      <w:marRight w:val="0"/>
      <w:marTop w:val="0"/>
      <w:marBottom w:val="0"/>
      <w:divBdr>
        <w:top w:val="none" w:sz="0" w:space="0" w:color="auto"/>
        <w:left w:val="none" w:sz="0" w:space="0" w:color="auto"/>
        <w:bottom w:val="none" w:sz="0" w:space="0" w:color="auto"/>
        <w:right w:val="none" w:sz="0" w:space="0" w:color="auto"/>
      </w:divBdr>
    </w:div>
    <w:div w:id="1130246287">
      <w:bodyDiv w:val="1"/>
      <w:marLeft w:val="0"/>
      <w:marRight w:val="0"/>
      <w:marTop w:val="0"/>
      <w:marBottom w:val="0"/>
      <w:divBdr>
        <w:top w:val="none" w:sz="0" w:space="0" w:color="auto"/>
        <w:left w:val="none" w:sz="0" w:space="0" w:color="auto"/>
        <w:bottom w:val="none" w:sz="0" w:space="0" w:color="auto"/>
        <w:right w:val="none" w:sz="0" w:space="0" w:color="auto"/>
      </w:divBdr>
    </w:div>
    <w:div w:id="1131367884">
      <w:bodyDiv w:val="1"/>
      <w:marLeft w:val="0"/>
      <w:marRight w:val="0"/>
      <w:marTop w:val="0"/>
      <w:marBottom w:val="0"/>
      <w:divBdr>
        <w:top w:val="none" w:sz="0" w:space="0" w:color="auto"/>
        <w:left w:val="none" w:sz="0" w:space="0" w:color="auto"/>
        <w:bottom w:val="none" w:sz="0" w:space="0" w:color="auto"/>
        <w:right w:val="none" w:sz="0" w:space="0" w:color="auto"/>
      </w:divBdr>
    </w:div>
    <w:div w:id="1131557699">
      <w:bodyDiv w:val="1"/>
      <w:marLeft w:val="0"/>
      <w:marRight w:val="0"/>
      <w:marTop w:val="0"/>
      <w:marBottom w:val="0"/>
      <w:divBdr>
        <w:top w:val="none" w:sz="0" w:space="0" w:color="auto"/>
        <w:left w:val="none" w:sz="0" w:space="0" w:color="auto"/>
        <w:bottom w:val="none" w:sz="0" w:space="0" w:color="auto"/>
        <w:right w:val="none" w:sz="0" w:space="0" w:color="auto"/>
      </w:divBdr>
    </w:div>
    <w:div w:id="1133522075">
      <w:bodyDiv w:val="1"/>
      <w:marLeft w:val="0"/>
      <w:marRight w:val="0"/>
      <w:marTop w:val="0"/>
      <w:marBottom w:val="0"/>
      <w:divBdr>
        <w:top w:val="none" w:sz="0" w:space="0" w:color="auto"/>
        <w:left w:val="none" w:sz="0" w:space="0" w:color="auto"/>
        <w:bottom w:val="none" w:sz="0" w:space="0" w:color="auto"/>
        <w:right w:val="none" w:sz="0" w:space="0" w:color="auto"/>
      </w:divBdr>
    </w:div>
    <w:div w:id="1133601276">
      <w:bodyDiv w:val="1"/>
      <w:marLeft w:val="0"/>
      <w:marRight w:val="0"/>
      <w:marTop w:val="0"/>
      <w:marBottom w:val="0"/>
      <w:divBdr>
        <w:top w:val="none" w:sz="0" w:space="0" w:color="auto"/>
        <w:left w:val="none" w:sz="0" w:space="0" w:color="auto"/>
        <w:bottom w:val="none" w:sz="0" w:space="0" w:color="auto"/>
        <w:right w:val="none" w:sz="0" w:space="0" w:color="auto"/>
      </w:divBdr>
    </w:div>
    <w:div w:id="1134063625">
      <w:bodyDiv w:val="1"/>
      <w:marLeft w:val="0"/>
      <w:marRight w:val="0"/>
      <w:marTop w:val="0"/>
      <w:marBottom w:val="0"/>
      <w:divBdr>
        <w:top w:val="none" w:sz="0" w:space="0" w:color="auto"/>
        <w:left w:val="none" w:sz="0" w:space="0" w:color="auto"/>
        <w:bottom w:val="none" w:sz="0" w:space="0" w:color="auto"/>
        <w:right w:val="none" w:sz="0" w:space="0" w:color="auto"/>
      </w:divBdr>
    </w:div>
    <w:div w:id="1135104637">
      <w:bodyDiv w:val="1"/>
      <w:marLeft w:val="0"/>
      <w:marRight w:val="0"/>
      <w:marTop w:val="0"/>
      <w:marBottom w:val="0"/>
      <w:divBdr>
        <w:top w:val="none" w:sz="0" w:space="0" w:color="auto"/>
        <w:left w:val="none" w:sz="0" w:space="0" w:color="auto"/>
        <w:bottom w:val="none" w:sz="0" w:space="0" w:color="auto"/>
        <w:right w:val="none" w:sz="0" w:space="0" w:color="auto"/>
      </w:divBdr>
    </w:div>
    <w:div w:id="1138112813">
      <w:bodyDiv w:val="1"/>
      <w:marLeft w:val="0"/>
      <w:marRight w:val="0"/>
      <w:marTop w:val="0"/>
      <w:marBottom w:val="0"/>
      <w:divBdr>
        <w:top w:val="none" w:sz="0" w:space="0" w:color="auto"/>
        <w:left w:val="none" w:sz="0" w:space="0" w:color="auto"/>
        <w:bottom w:val="none" w:sz="0" w:space="0" w:color="auto"/>
        <w:right w:val="none" w:sz="0" w:space="0" w:color="auto"/>
      </w:divBdr>
    </w:div>
    <w:div w:id="1138185591">
      <w:bodyDiv w:val="1"/>
      <w:marLeft w:val="0"/>
      <w:marRight w:val="0"/>
      <w:marTop w:val="0"/>
      <w:marBottom w:val="0"/>
      <w:divBdr>
        <w:top w:val="none" w:sz="0" w:space="0" w:color="auto"/>
        <w:left w:val="none" w:sz="0" w:space="0" w:color="auto"/>
        <w:bottom w:val="none" w:sz="0" w:space="0" w:color="auto"/>
        <w:right w:val="none" w:sz="0" w:space="0" w:color="auto"/>
      </w:divBdr>
    </w:div>
    <w:div w:id="1141389647">
      <w:bodyDiv w:val="1"/>
      <w:marLeft w:val="0"/>
      <w:marRight w:val="0"/>
      <w:marTop w:val="0"/>
      <w:marBottom w:val="0"/>
      <w:divBdr>
        <w:top w:val="none" w:sz="0" w:space="0" w:color="auto"/>
        <w:left w:val="none" w:sz="0" w:space="0" w:color="auto"/>
        <w:bottom w:val="none" w:sz="0" w:space="0" w:color="auto"/>
        <w:right w:val="none" w:sz="0" w:space="0" w:color="auto"/>
      </w:divBdr>
    </w:div>
    <w:div w:id="1143158920">
      <w:bodyDiv w:val="1"/>
      <w:marLeft w:val="0"/>
      <w:marRight w:val="0"/>
      <w:marTop w:val="0"/>
      <w:marBottom w:val="0"/>
      <w:divBdr>
        <w:top w:val="none" w:sz="0" w:space="0" w:color="auto"/>
        <w:left w:val="none" w:sz="0" w:space="0" w:color="auto"/>
        <w:bottom w:val="none" w:sz="0" w:space="0" w:color="auto"/>
        <w:right w:val="none" w:sz="0" w:space="0" w:color="auto"/>
      </w:divBdr>
    </w:div>
    <w:div w:id="1148353736">
      <w:bodyDiv w:val="1"/>
      <w:marLeft w:val="0"/>
      <w:marRight w:val="0"/>
      <w:marTop w:val="0"/>
      <w:marBottom w:val="0"/>
      <w:divBdr>
        <w:top w:val="none" w:sz="0" w:space="0" w:color="auto"/>
        <w:left w:val="none" w:sz="0" w:space="0" w:color="auto"/>
        <w:bottom w:val="none" w:sz="0" w:space="0" w:color="auto"/>
        <w:right w:val="none" w:sz="0" w:space="0" w:color="auto"/>
      </w:divBdr>
    </w:div>
    <w:div w:id="1149908421">
      <w:bodyDiv w:val="1"/>
      <w:marLeft w:val="0"/>
      <w:marRight w:val="0"/>
      <w:marTop w:val="0"/>
      <w:marBottom w:val="0"/>
      <w:divBdr>
        <w:top w:val="none" w:sz="0" w:space="0" w:color="auto"/>
        <w:left w:val="none" w:sz="0" w:space="0" w:color="auto"/>
        <w:bottom w:val="none" w:sz="0" w:space="0" w:color="auto"/>
        <w:right w:val="none" w:sz="0" w:space="0" w:color="auto"/>
      </w:divBdr>
    </w:div>
    <w:div w:id="1150637064">
      <w:bodyDiv w:val="1"/>
      <w:marLeft w:val="0"/>
      <w:marRight w:val="0"/>
      <w:marTop w:val="0"/>
      <w:marBottom w:val="0"/>
      <w:divBdr>
        <w:top w:val="none" w:sz="0" w:space="0" w:color="auto"/>
        <w:left w:val="none" w:sz="0" w:space="0" w:color="auto"/>
        <w:bottom w:val="none" w:sz="0" w:space="0" w:color="auto"/>
        <w:right w:val="none" w:sz="0" w:space="0" w:color="auto"/>
      </w:divBdr>
    </w:div>
    <w:div w:id="1151599849">
      <w:bodyDiv w:val="1"/>
      <w:marLeft w:val="0"/>
      <w:marRight w:val="0"/>
      <w:marTop w:val="0"/>
      <w:marBottom w:val="0"/>
      <w:divBdr>
        <w:top w:val="none" w:sz="0" w:space="0" w:color="auto"/>
        <w:left w:val="none" w:sz="0" w:space="0" w:color="auto"/>
        <w:bottom w:val="none" w:sz="0" w:space="0" w:color="auto"/>
        <w:right w:val="none" w:sz="0" w:space="0" w:color="auto"/>
      </w:divBdr>
    </w:div>
    <w:div w:id="1152865360">
      <w:bodyDiv w:val="1"/>
      <w:marLeft w:val="0"/>
      <w:marRight w:val="0"/>
      <w:marTop w:val="0"/>
      <w:marBottom w:val="0"/>
      <w:divBdr>
        <w:top w:val="none" w:sz="0" w:space="0" w:color="auto"/>
        <w:left w:val="none" w:sz="0" w:space="0" w:color="auto"/>
        <w:bottom w:val="none" w:sz="0" w:space="0" w:color="auto"/>
        <w:right w:val="none" w:sz="0" w:space="0" w:color="auto"/>
      </w:divBdr>
    </w:div>
    <w:div w:id="1153763393">
      <w:bodyDiv w:val="1"/>
      <w:marLeft w:val="0"/>
      <w:marRight w:val="0"/>
      <w:marTop w:val="0"/>
      <w:marBottom w:val="0"/>
      <w:divBdr>
        <w:top w:val="none" w:sz="0" w:space="0" w:color="auto"/>
        <w:left w:val="none" w:sz="0" w:space="0" w:color="auto"/>
        <w:bottom w:val="none" w:sz="0" w:space="0" w:color="auto"/>
        <w:right w:val="none" w:sz="0" w:space="0" w:color="auto"/>
      </w:divBdr>
    </w:div>
    <w:div w:id="1155875701">
      <w:bodyDiv w:val="1"/>
      <w:marLeft w:val="0"/>
      <w:marRight w:val="0"/>
      <w:marTop w:val="0"/>
      <w:marBottom w:val="0"/>
      <w:divBdr>
        <w:top w:val="none" w:sz="0" w:space="0" w:color="auto"/>
        <w:left w:val="none" w:sz="0" w:space="0" w:color="auto"/>
        <w:bottom w:val="none" w:sz="0" w:space="0" w:color="auto"/>
        <w:right w:val="none" w:sz="0" w:space="0" w:color="auto"/>
      </w:divBdr>
    </w:div>
    <w:div w:id="1156455773">
      <w:bodyDiv w:val="1"/>
      <w:marLeft w:val="0"/>
      <w:marRight w:val="0"/>
      <w:marTop w:val="0"/>
      <w:marBottom w:val="0"/>
      <w:divBdr>
        <w:top w:val="none" w:sz="0" w:space="0" w:color="auto"/>
        <w:left w:val="none" w:sz="0" w:space="0" w:color="auto"/>
        <w:bottom w:val="none" w:sz="0" w:space="0" w:color="auto"/>
        <w:right w:val="none" w:sz="0" w:space="0" w:color="auto"/>
      </w:divBdr>
    </w:div>
    <w:div w:id="1159808803">
      <w:bodyDiv w:val="1"/>
      <w:marLeft w:val="0"/>
      <w:marRight w:val="0"/>
      <w:marTop w:val="0"/>
      <w:marBottom w:val="0"/>
      <w:divBdr>
        <w:top w:val="none" w:sz="0" w:space="0" w:color="auto"/>
        <w:left w:val="none" w:sz="0" w:space="0" w:color="auto"/>
        <w:bottom w:val="none" w:sz="0" w:space="0" w:color="auto"/>
        <w:right w:val="none" w:sz="0" w:space="0" w:color="auto"/>
      </w:divBdr>
    </w:div>
    <w:div w:id="1159879745">
      <w:bodyDiv w:val="1"/>
      <w:marLeft w:val="0"/>
      <w:marRight w:val="0"/>
      <w:marTop w:val="0"/>
      <w:marBottom w:val="0"/>
      <w:divBdr>
        <w:top w:val="none" w:sz="0" w:space="0" w:color="auto"/>
        <w:left w:val="none" w:sz="0" w:space="0" w:color="auto"/>
        <w:bottom w:val="none" w:sz="0" w:space="0" w:color="auto"/>
        <w:right w:val="none" w:sz="0" w:space="0" w:color="auto"/>
      </w:divBdr>
    </w:div>
    <w:div w:id="1159927116">
      <w:bodyDiv w:val="1"/>
      <w:marLeft w:val="0"/>
      <w:marRight w:val="0"/>
      <w:marTop w:val="0"/>
      <w:marBottom w:val="0"/>
      <w:divBdr>
        <w:top w:val="none" w:sz="0" w:space="0" w:color="auto"/>
        <w:left w:val="none" w:sz="0" w:space="0" w:color="auto"/>
        <w:bottom w:val="none" w:sz="0" w:space="0" w:color="auto"/>
        <w:right w:val="none" w:sz="0" w:space="0" w:color="auto"/>
      </w:divBdr>
    </w:div>
    <w:div w:id="1161118188">
      <w:bodyDiv w:val="1"/>
      <w:marLeft w:val="0"/>
      <w:marRight w:val="0"/>
      <w:marTop w:val="0"/>
      <w:marBottom w:val="0"/>
      <w:divBdr>
        <w:top w:val="none" w:sz="0" w:space="0" w:color="auto"/>
        <w:left w:val="none" w:sz="0" w:space="0" w:color="auto"/>
        <w:bottom w:val="none" w:sz="0" w:space="0" w:color="auto"/>
        <w:right w:val="none" w:sz="0" w:space="0" w:color="auto"/>
      </w:divBdr>
    </w:div>
    <w:div w:id="1161190263">
      <w:bodyDiv w:val="1"/>
      <w:marLeft w:val="0"/>
      <w:marRight w:val="0"/>
      <w:marTop w:val="0"/>
      <w:marBottom w:val="0"/>
      <w:divBdr>
        <w:top w:val="none" w:sz="0" w:space="0" w:color="auto"/>
        <w:left w:val="none" w:sz="0" w:space="0" w:color="auto"/>
        <w:bottom w:val="none" w:sz="0" w:space="0" w:color="auto"/>
        <w:right w:val="none" w:sz="0" w:space="0" w:color="auto"/>
      </w:divBdr>
    </w:div>
    <w:div w:id="1161848359">
      <w:bodyDiv w:val="1"/>
      <w:marLeft w:val="0"/>
      <w:marRight w:val="0"/>
      <w:marTop w:val="0"/>
      <w:marBottom w:val="0"/>
      <w:divBdr>
        <w:top w:val="none" w:sz="0" w:space="0" w:color="auto"/>
        <w:left w:val="none" w:sz="0" w:space="0" w:color="auto"/>
        <w:bottom w:val="none" w:sz="0" w:space="0" w:color="auto"/>
        <w:right w:val="none" w:sz="0" w:space="0" w:color="auto"/>
      </w:divBdr>
    </w:div>
    <w:div w:id="1164663995">
      <w:bodyDiv w:val="1"/>
      <w:marLeft w:val="0"/>
      <w:marRight w:val="0"/>
      <w:marTop w:val="0"/>
      <w:marBottom w:val="0"/>
      <w:divBdr>
        <w:top w:val="none" w:sz="0" w:space="0" w:color="auto"/>
        <w:left w:val="none" w:sz="0" w:space="0" w:color="auto"/>
        <w:bottom w:val="none" w:sz="0" w:space="0" w:color="auto"/>
        <w:right w:val="none" w:sz="0" w:space="0" w:color="auto"/>
      </w:divBdr>
    </w:div>
    <w:div w:id="1168865813">
      <w:bodyDiv w:val="1"/>
      <w:marLeft w:val="0"/>
      <w:marRight w:val="0"/>
      <w:marTop w:val="0"/>
      <w:marBottom w:val="0"/>
      <w:divBdr>
        <w:top w:val="none" w:sz="0" w:space="0" w:color="auto"/>
        <w:left w:val="none" w:sz="0" w:space="0" w:color="auto"/>
        <w:bottom w:val="none" w:sz="0" w:space="0" w:color="auto"/>
        <w:right w:val="none" w:sz="0" w:space="0" w:color="auto"/>
      </w:divBdr>
    </w:div>
    <w:div w:id="1171720662">
      <w:bodyDiv w:val="1"/>
      <w:marLeft w:val="0"/>
      <w:marRight w:val="0"/>
      <w:marTop w:val="0"/>
      <w:marBottom w:val="0"/>
      <w:divBdr>
        <w:top w:val="none" w:sz="0" w:space="0" w:color="auto"/>
        <w:left w:val="none" w:sz="0" w:space="0" w:color="auto"/>
        <w:bottom w:val="none" w:sz="0" w:space="0" w:color="auto"/>
        <w:right w:val="none" w:sz="0" w:space="0" w:color="auto"/>
      </w:divBdr>
    </w:div>
    <w:div w:id="1171918824">
      <w:bodyDiv w:val="1"/>
      <w:marLeft w:val="0"/>
      <w:marRight w:val="0"/>
      <w:marTop w:val="0"/>
      <w:marBottom w:val="0"/>
      <w:divBdr>
        <w:top w:val="none" w:sz="0" w:space="0" w:color="auto"/>
        <w:left w:val="none" w:sz="0" w:space="0" w:color="auto"/>
        <w:bottom w:val="none" w:sz="0" w:space="0" w:color="auto"/>
        <w:right w:val="none" w:sz="0" w:space="0" w:color="auto"/>
      </w:divBdr>
    </w:div>
    <w:div w:id="1171992610">
      <w:bodyDiv w:val="1"/>
      <w:marLeft w:val="0"/>
      <w:marRight w:val="0"/>
      <w:marTop w:val="0"/>
      <w:marBottom w:val="0"/>
      <w:divBdr>
        <w:top w:val="none" w:sz="0" w:space="0" w:color="auto"/>
        <w:left w:val="none" w:sz="0" w:space="0" w:color="auto"/>
        <w:bottom w:val="none" w:sz="0" w:space="0" w:color="auto"/>
        <w:right w:val="none" w:sz="0" w:space="0" w:color="auto"/>
      </w:divBdr>
    </w:div>
    <w:div w:id="1172331027">
      <w:bodyDiv w:val="1"/>
      <w:marLeft w:val="0"/>
      <w:marRight w:val="0"/>
      <w:marTop w:val="0"/>
      <w:marBottom w:val="0"/>
      <w:divBdr>
        <w:top w:val="none" w:sz="0" w:space="0" w:color="auto"/>
        <w:left w:val="none" w:sz="0" w:space="0" w:color="auto"/>
        <w:bottom w:val="none" w:sz="0" w:space="0" w:color="auto"/>
        <w:right w:val="none" w:sz="0" w:space="0" w:color="auto"/>
      </w:divBdr>
    </w:div>
    <w:div w:id="1174419674">
      <w:bodyDiv w:val="1"/>
      <w:marLeft w:val="0"/>
      <w:marRight w:val="0"/>
      <w:marTop w:val="0"/>
      <w:marBottom w:val="0"/>
      <w:divBdr>
        <w:top w:val="none" w:sz="0" w:space="0" w:color="auto"/>
        <w:left w:val="none" w:sz="0" w:space="0" w:color="auto"/>
        <w:bottom w:val="none" w:sz="0" w:space="0" w:color="auto"/>
        <w:right w:val="none" w:sz="0" w:space="0" w:color="auto"/>
      </w:divBdr>
    </w:div>
    <w:div w:id="1174611416">
      <w:bodyDiv w:val="1"/>
      <w:marLeft w:val="0"/>
      <w:marRight w:val="0"/>
      <w:marTop w:val="0"/>
      <w:marBottom w:val="0"/>
      <w:divBdr>
        <w:top w:val="none" w:sz="0" w:space="0" w:color="auto"/>
        <w:left w:val="none" w:sz="0" w:space="0" w:color="auto"/>
        <w:bottom w:val="none" w:sz="0" w:space="0" w:color="auto"/>
        <w:right w:val="none" w:sz="0" w:space="0" w:color="auto"/>
      </w:divBdr>
    </w:div>
    <w:div w:id="1174876999">
      <w:bodyDiv w:val="1"/>
      <w:marLeft w:val="0"/>
      <w:marRight w:val="0"/>
      <w:marTop w:val="0"/>
      <w:marBottom w:val="0"/>
      <w:divBdr>
        <w:top w:val="none" w:sz="0" w:space="0" w:color="auto"/>
        <w:left w:val="none" w:sz="0" w:space="0" w:color="auto"/>
        <w:bottom w:val="none" w:sz="0" w:space="0" w:color="auto"/>
        <w:right w:val="none" w:sz="0" w:space="0" w:color="auto"/>
      </w:divBdr>
    </w:div>
    <w:div w:id="1175076105">
      <w:bodyDiv w:val="1"/>
      <w:marLeft w:val="0"/>
      <w:marRight w:val="0"/>
      <w:marTop w:val="0"/>
      <w:marBottom w:val="0"/>
      <w:divBdr>
        <w:top w:val="none" w:sz="0" w:space="0" w:color="auto"/>
        <w:left w:val="none" w:sz="0" w:space="0" w:color="auto"/>
        <w:bottom w:val="none" w:sz="0" w:space="0" w:color="auto"/>
        <w:right w:val="none" w:sz="0" w:space="0" w:color="auto"/>
      </w:divBdr>
    </w:div>
    <w:div w:id="1175457160">
      <w:bodyDiv w:val="1"/>
      <w:marLeft w:val="0"/>
      <w:marRight w:val="0"/>
      <w:marTop w:val="0"/>
      <w:marBottom w:val="0"/>
      <w:divBdr>
        <w:top w:val="none" w:sz="0" w:space="0" w:color="auto"/>
        <w:left w:val="none" w:sz="0" w:space="0" w:color="auto"/>
        <w:bottom w:val="none" w:sz="0" w:space="0" w:color="auto"/>
        <w:right w:val="none" w:sz="0" w:space="0" w:color="auto"/>
      </w:divBdr>
    </w:div>
    <w:div w:id="1176270192">
      <w:bodyDiv w:val="1"/>
      <w:marLeft w:val="0"/>
      <w:marRight w:val="0"/>
      <w:marTop w:val="0"/>
      <w:marBottom w:val="0"/>
      <w:divBdr>
        <w:top w:val="none" w:sz="0" w:space="0" w:color="auto"/>
        <w:left w:val="none" w:sz="0" w:space="0" w:color="auto"/>
        <w:bottom w:val="none" w:sz="0" w:space="0" w:color="auto"/>
        <w:right w:val="none" w:sz="0" w:space="0" w:color="auto"/>
      </w:divBdr>
    </w:div>
    <w:div w:id="1177498175">
      <w:bodyDiv w:val="1"/>
      <w:marLeft w:val="0"/>
      <w:marRight w:val="0"/>
      <w:marTop w:val="0"/>
      <w:marBottom w:val="0"/>
      <w:divBdr>
        <w:top w:val="none" w:sz="0" w:space="0" w:color="auto"/>
        <w:left w:val="none" w:sz="0" w:space="0" w:color="auto"/>
        <w:bottom w:val="none" w:sz="0" w:space="0" w:color="auto"/>
        <w:right w:val="none" w:sz="0" w:space="0" w:color="auto"/>
      </w:divBdr>
    </w:div>
    <w:div w:id="1177884036">
      <w:bodyDiv w:val="1"/>
      <w:marLeft w:val="0"/>
      <w:marRight w:val="0"/>
      <w:marTop w:val="0"/>
      <w:marBottom w:val="0"/>
      <w:divBdr>
        <w:top w:val="none" w:sz="0" w:space="0" w:color="auto"/>
        <w:left w:val="none" w:sz="0" w:space="0" w:color="auto"/>
        <w:bottom w:val="none" w:sz="0" w:space="0" w:color="auto"/>
        <w:right w:val="none" w:sz="0" w:space="0" w:color="auto"/>
      </w:divBdr>
    </w:div>
    <w:div w:id="1178040529">
      <w:bodyDiv w:val="1"/>
      <w:marLeft w:val="0"/>
      <w:marRight w:val="0"/>
      <w:marTop w:val="0"/>
      <w:marBottom w:val="0"/>
      <w:divBdr>
        <w:top w:val="none" w:sz="0" w:space="0" w:color="auto"/>
        <w:left w:val="none" w:sz="0" w:space="0" w:color="auto"/>
        <w:bottom w:val="none" w:sz="0" w:space="0" w:color="auto"/>
        <w:right w:val="none" w:sz="0" w:space="0" w:color="auto"/>
      </w:divBdr>
    </w:div>
    <w:div w:id="1178468669">
      <w:bodyDiv w:val="1"/>
      <w:marLeft w:val="0"/>
      <w:marRight w:val="0"/>
      <w:marTop w:val="0"/>
      <w:marBottom w:val="0"/>
      <w:divBdr>
        <w:top w:val="none" w:sz="0" w:space="0" w:color="auto"/>
        <w:left w:val="none" w:sz="0" w:space="0" w:color="auto"/>
        <w:bottom w:val="none" w:sz="0" w:space="0" w:color="auto"/>
        <w:right w:val="none" w:sz="0" w:space="0" w:color="auto"/>
      </w:divBdr>
    </w:div>
    <w:div w:id="1179273010">
      <w:bodyDiv w:val="1"/>
      <w:marLeft w:val="0"/>
      <w:marRight w:val="0"/>
      <w:marTop w:val="0"/>
      <w:marBottom w:val="0"/>
      <w:divBdr>
        <w:top w:val="none" w:sz="0" w:space="0" w:color="auto"/>
        <w:left w:val="none" w:sz="0" w:space="0" w:color="auto"/>
        <w:bottom w:val="none" w:sz="0" w:space="0" w:color="auto"/>
        <w:right w:val="none" w:sz="0" w:space="0" w:color="auto"/>
      </w:divBdr>
    </w:div>
    <w:div w:id="1180506824">
      <w:bodyDiv w:val="1"/>
      <w:marLeft w:val="0"/>
      <w:marRight w:val="0"/>
      <w:marTop w:val="0"/>
      <w:marBottom w:val="0"/>
      <w:divBdr>
        <w:top w:val="none" w:sz="0" w:space="0" w:color="auto"/>
        <w:left w:val="none" w:sz="0" w:space="0" w:color="auto"/>
        <w:bottom w:val="none" w:sz="0" w:space="0" w:color="auto"/>
        <w:right w:val="none" w:sz="0" w:space="0" w:color="auto"/>
      </w:divBdr>
    </w:div>
    <w:div w:id="1180701811">
      <w:bodyDiv w:val="1"/>
      <w:marLeft w:val="0"/>
      <w:marRight w:val="0"/>
      <w:marTop w:val="0"/>
      <w:marBottom w:val="0"/>
      <w:divBdr>
        <w:top w:val="none" w:sz="0" w:space="0" w:color="auto"/>
        <w:left w:val="none" w:sz="0" w:space="0" w:color="auto"/>
        <w:bottom w:val="none" w:sz="0" w:space="0" w:color="auto"/>
        <w:right w:val="none" w:sz="0" w:space="0" w:color="auto"/>
      </w:divBdr>
    </w:div>
    <w:div w:id="1181891746">
      <w:bodyDiv w:val="1"/>
      <w:marLeft w:val="0"/>
      <w:marRight w:val="0"/>
      <w:marTop w:val="0"/>
      <w:marBottom w:val="0"/>
      <w:divBdr>
        <w:top w:val="none" w:sz="0" w:space="0" w:color="auto"/>
        <w:left w:val="none" w:sz="0" w:space="0" w:color="auto"/>
        <w:bottom w:val="none" w:sz="0" w:space="0" w:color="auto"/>
        <w:right w:val="none" w:sz="0" w:space="0" w:color="auto"/>
      </w:divBdr>
    </w:div>
    <w:div w:id="1183930954">
      <w:bodyDiv w:val="1"/>
      <w:marLeft w:val="0"/>
      <w:marRight w:val="0"/>
      <w:marTop w:val="0"/>
      <w:marBottom w:val="0"/>
      <w:divBdr>
        <w:top w:val="none" w:sz="0" w:space="0" w:color="auto"/>
        <w:left w:val="none" w:sz="0" w:space="0" w:color="auto"/>
        <w:bottom w:val="none" w:sz="0" w:space="0" w:color="auto"/>
        <w:right w:val="none" w:sz="0" w:space="0" w:color="auto"/>
      </w:divBdr>
    </w:div>
    <w:div w:id="1185361758">
      <w:bodyDiv w:val="1"/>
      <w:marLeft w:val="0"/>
      <w:marRight w:val="0"/>
      <w:marTop w:val="0"/>
      <w:marBottom w:val="0"/>
      <w:divBdr>
        <w:top w:val="none" w:sz="0" w:space="0" w:color="auto"/>
        <w:left w:val="none" w:sz="0" w:space="0" w:color="auto"/>
        <w:bottom w:val="none" w:sz="0" w:space="0" w:color="auto"/>
        <w:right w:val="none" w:sz="0" w:space="0" w:color="auto"/>
      </w:divBdr>
    </w:div>
    <w:div w:id="1187063349">
      <w:bodyDiv w:val="1"/>
      <w:marLeft w:val="0"/>
      <w:marRight w:val="0"/>
      <w:marTop w:val="0"/>
      <w:marBottom w:val="0"/>
      <w:divBdr>
        <w:top w:val="none" w:sz="0" w:space="0" w:color="auto"/>
        <w:left w:val="none" w:sz="0" w:space="0" w:color="auto"/>
        <w:bottom w:val="none" w:sz="0" w:space="0" w:color="auto"/>
        <w:right w:val="none" w:sz="0" w:space="0" w:color="auto"/>
      </w:divBdr>
    </w:div>
    <w:div w:id="1189567622">
      <w:bodyDiv w:val="1"/>
      <w:marLeft w:val="0"/>
      <w:marRight w:val="0"/>
      <w:marTop w:val="0"/>
      <w:marBottom w:val="0"/>
      <w:divBdr>
        <w:top w:val="none" w:sz="0" w:space="0" w:color="auto"/>
        <w:left w:val="none" w:sz="0" w:space="0" w:color="auto"/>
        <w:bottom w:val="none" w:sz="0" w:space="0" w:color="auto"/>
        <w:right w:val="none" w:sz="0" w:space="0" w:color="auto"/>
      </w:divBdr>
    </w:div>
    <w:div w:id="1189759391">
      <w:bodyDiv w:val="1"/>
      <w:marLeft w:val="0"/>
      <w:marRight w:val="0"/>
      <w:marTop w:val="0"/>
      <w:marBottom w:val="0"/>
      <w:divBdr>
        <w:top w:val="none" w:sz="0" w:space="0" w:color="auto"/>
        <w:left w:val="none" w:sz="0" w:space="0" w:color="auto"/>
        <w:bottom w:val="none" w:sz="0" w:space="0" w:color="auto"/>
        <w:right w:val="none" w:sz="0" w:space="0" w:color="auto"/>
      </w:divBdr>
    </w:div>
    <w:div w:id="1189903724">
      <w:bodyDiv w:val="1"/>
      <w:marLeft w:val="0"/>
      <w:marRight w:val="0"/>
      <w:marTop w:val="0"/>
      <w:marBottom w:val="0"/>
      <w:divBdr>
        <w:top w:val="none" w:sz="0" w:space="0" w:color="auto"/>
        <w:left w:val="none" w:sz="0" w:space="0" w:color="auto"/>
        <w:bottom w:val="none" w:sz="0" w:space="0" w:color="auto"/>
        <w:right w:val="none" w:sz="0" w:space="0" w:color="auto"/>
      </w:divBdr>
    </w:div>
    <w:div w:id="1190534480">
      <w:bodyDiv w:val="1"/>
      <w:marLeft w:val="0"/>
      <w:marRight w:val="0"/>
      <w:marTop w:val="0"/>
      <w:marBottom w:val="0"/>
      <w:divBdr>
        <w:top w:val="none" w:sz="0" w:space="0" w:color="auto"/>
        <w:left w:val="none" w:sz="0" w:space="0" w:color="auto"/>
        <w:bottom w:val="none" w:sz="0" w:space="0" w:color="auto"/>
        <w:right w:val="none" w:sz="0" w:space="0" w:color="auto"/>
      </w:divBdr>
    </w:div>
    <w:div w:id="1192109528">
      <w:bodyDiv w:val="1"/>
      <w:marLeft w:val="0"/>
      <w:marRight w:val="0"/>
      <w:marTop w:val="0"/>
      <w:marBottom w:val="0"/>
      <w:divBdr>
        <w:top w:val="none" w:sz="0" w:space="0" w:color="auto"/>
        <w:left w:val="none" w:sz="0" w:space="0" w:color="auto"/>
        <w:bottom w:val="none" w:sz="0" w:space="0" w:color="auto"/>
        <w:right w:val="none" w:sz="0" w:space="0" w:color="auto"/>
      </w:divBdr>
    </w:div>
    <w:div w:id="1195773190">
      <w:bodyDiv w:val="1"/>
      <w:marLeft w:val="0"/>
      <w:marRight w:val="0"/>
      <w:marTop w:val="0"/>
      <w:marBottom w:val="0"/>
      <w:divBdr>
        <w:top w:val="none" w:sz="0" w:space="0" w:color="auto"/>
        <w:left w:val="none" w:sz="0" w:space="0" w:color="auto"/>
        <w:bottom w:val="none" w:sz="0" w:space="0" w:color="auto"/>
        <w:right w:val="none" w:sz="0" w:space="0" w:color="auto"/>
      </w:divBdr>
    </w:div>
    <w:div w:id="1195969272">
      <w:bodyDiv w:val="1"/>
      <w:marLeft w:val="0"/>
      <w:marRight w:val="0"/>
      <w:marTop w:val="0"/>
      <w:marBottom w:val="0"/>
      <w:divBdr>
        <w:top w:val="none" w:sz="0" w:space="0" w:color="auto"/>
        <w:left w:val="none" w:sz="0" w:space="0" w:color="auto"/>
        <w:bottom w:val="none" w:sz="0" w:space="0" w:color="auto"/>
        <w:right w:val="none" w:sz="0" w:space="0" w:color="auto"/>
      </w:divBdr>
    </w:div>
    <w:div w:id="1196500581">
      <w:bodyDiv w:val="1"/>
      <w:marLeft w:val="0"/>
      <w:marRight w:val="0"/>
      <w:marTop w:val="0"/>
      <w:marBottom w:val="0"/>
      <w:divBdr>
        <w:top w:val="none" w:sz="0" w:space="0" w:color="auto"/>
        <w:left w:val="none" w:sz="0" w:space="0" w:color="auto"/>
        <w:bottom w:val="none" w:sz="0" w:space="0" w:color="auto"/>
        <w:right w:val="none" w:sz="0" w:space="0" w:color="auto"/>
      </w:divBdr>
    </w:div>
    <w:div w:id="1196893585">
      <w:bodyDiv w:val="1"/>
      <w:marLeft w:val="0"/>
      <w:marRight w:val="0"/>
      <w:marTop w:val="0"/>
      <w:marBottom w:val="0"/>
      <w:divBdr>
        <w:top w:val="none" w:sz="0" w:space="0" w:color="auto"/>
        <w:left w:val="none" w:sz="0" w:space="0" w:color="auto"/>
        <w:bottom w:val="none" w:sz="0" w:space="0" w:color="auto"/>
        <w:right w:val="none" w:sz="0" w:space="0" w:color="auto"/>
      </w:divBdr>
    </w:div>
    <w:div w:id="1198591939">
      <w:bodyDiv w:val="1"/>
      <w:marLeft w:val="0"/>
      <w:marRight w:val="0"/>
      <w:marTop w:val="0"/>
      <w:marBottom w:val="0"/>
      <w:divBdr>
        <w:top w:val="none" w:sz="0" w:space="0" w:color="auto"/>
        <w:left w:val="none" w:sz="0" w:space="0" w:color="auto"/>
        <w:bottom w:val="none" w:sz="0" w:space="0" w:color="auto"/>
        <w:right w:val="none" w:sz="0" w:space="0" w:color="auto"/>
      </w:divBdr>
    </w:div>
    <w:div w:id="1201045008">
      <w:bodyDiv w:val="1"/>
      <w:marLeft w:val="0"/>
      <w:marRight w:val="0"/>
      <w:marTop w:val="0"/>
      <w:marBottom w:val="0"/>
      <w:divBdr>
        <w:top w:val="none" w:sz="0" w:space="0" w:color="auto"/>
        <w:left w:val="none" w:sz="0" w:space="0" w:color="auto"/>
        <w:bottom w:val="none" w:sz="0" w:space="0" w:color="auto"/>
        <w:right w:val="none" w:sz="0" w:space="0" w:color="auto"/>
      </w:divBdr>
    </w:div>
    <w:div w:id="1201942775">
      <w:bodyDiv w:val="1"/>
      <w:marLeft w:val="0"/>
      <w:marRight w:val="0"/>
      <w:marTop w:val="0"/>
      <w:marBottom w:val="0"/>
      <w:divBdr>
        <w:top w:val="none" w:sz="0" w:space="0" w:color="auto"/>
        <w:left w:val="none" w:sz="0" w:space="0" w:color="auto"/>
        <w:bottom w:val="none" w:sz="0" w:space="0" w:color="auto"/>
        <w:right w:val="none" w:sz="0" w:space="0" w:color="auto"/>
      </w:divBdr>
    </w:div>
    <w:div w:id="1204903640">
      <w:bodyDiv w:val="1"/>
      <w:marLeft w:val="0"/>
      <w:marRight w:val="0"/>
      <w:marTop w:val="0"/>
      <w:marBottom w:val="0"/>
      <w:divBdr>
        <w:top w:val="none" w:sz="0" w:space="0" w:color="auto"/>
        <w:left w:val="none" w:sz="0" w:space="0" w:color="auto"/>
        <w:bottom w:val="none" w:sz="0" w:space="0" w:color="auto"/>
        <w:right w:val="none" w:sz="0" w:space="0" w:color="auto"/>
      </w:divBdr>
    </w:div>
    <w:div w:id="1204977537">
      <w:bodyDiv w:val="1"/>
      <w:marLeft w:val="0"/>
      <w:marRight w:val="0"/>
      <w:marTop w:val="0"/>
      <w:marBottom w:val="0"/>
      <w:divBdr>
        <w:top w:val="none" w:sz="0" w:space="0" w:color="auto"/>
        <w:left w:val="none" w:sz="0" w:space="0" w:color="auto"/>
        <w:bottom w:val="none" w:sz="0" w:space="0" w:color="auto"/>
        <w:right w:val="none" w:sz="0" w:space="0" w:color="auto"/>
      </w:divBdr>
    </w:div>
    <w:div w:id="1206138783">
      <w:bodyDiv w:val="1"/>
      <w:marLeft w:val="0"/>
      <w:marRight w:val="0"/>
      <w:marTop w:val="0"/>
      <w:marBottom w:val="0"/>
      <w:divBdr>
        <w:top w:val="none" w:sz="0" w:space="0" w:color="auto"/>
        <w:left w:val="none" w:sz="0" w:space="0" w:color="auto"/>
        <w:bottom w:val="none" w:sz="0" w:space="0" w:color="auto"/>
        <w:right w:val="none" w:sz="0" w:space="0" w:color="auto"/>
      </w:divBdr>
    </w:div>
    <w:div w:id="1206412539">
      <w:bodyDiv w:val="1"/>
      <w:marLeft w:val="0"/>
      <w:marRight w:val="0"/>
      <w:marTop w:val="0"/>
      <w:marBottom w:val="0"/>
      <w:divBdr>
        <w:top w:val="none" w:sz="0" w:space="0" w:color="auto"/>
        <w:left w:val="none" w:sz="0" w:space="0" w:color="auto"/>
        <w:bottom w:val="none" w:sz="0" w:space="0" w:color="auto"/>
        <w:right w:val="none" w:sz="0" w:space="0" w:color="auto"/>
      </w:divBdr>
    </w:div>
    <w:div w:id="1208105523">
      <w:bodyDiv w:val="1"/>
      <w:marLeft w:val="0"/>
      <w:marRight w:val="0"/>
      <w:marTop w:val="0"/>
      <w:marBottom w:val="0"/>
      <w:divBdr>
        <w:top w:val="none" w:sz="0" w:space="0" w:color="auto"/>
        <w:left w:val="none" w:sz="0" w:space="0" w:color="auto"/>
        <w:bottom w:val="none" w:sz="0" w:space="0" w:color="auto"/>
        <w:right w:val="none" w:sz="0" w:space="0" w:color="auto"/>
      </w:divBdr>
    </w:div>
    <w:div w:id="1210872752">
      <w:bodyDiv w:val="1"/>
      <w:marLeft w:val="0"/>
      <w:marRight w:val="0"/>
      <w:marTop w:val="0"/>
      <w:marBottom w:val="0"/>
      <w:divBdr>
        <w:top w:val="none" w:sz="0" w:space="0" w:color="auto"/>
        <w:left w:val="none" w:sz="0" w:space="0" w:color="auto"/>
        <w:bottom w:val="none" w:sz="0" w:space="0" w:color="auto"/>
        <w:right w:val="none" w:sz="0" w:space="0" w:color="auto"/>
      </w:divBdr>
    </w:div>
    <w:div w:id="1211916228">
      <w:bodyDiv w:val="1"/>
      <w:marLeft w:val="0"/>
      <w:marRight w:val="0"/>
      <w:marTop w:val="0"/>
      <w:marBottom w:val="0"/>
      <w:divBdr>
        <w:top w:val="none" w:sz="0" w:space="0" w:color="auto"/>
        <w:left w:val="none" w:sz="0" w:space="0" w:color="auto"/>
        <w:bottom w:val="none" w:sz="0" w:space="0" w:color="auto"/>
        <w:right w:val="none" w:sz="0" w:space="0" w:color="auto"/>
      </w:divBdr>
    </w:div>
    <w:div w:id="1212234779">
      <w:bodyDiv w:val="1"/>
      <w:marLeft w:val="0"/>
      <w:marRight w:val="0"/>
      <w:marTop w:val="0"/>
      <w:marBottom w:val="0"/>
      <w:divBdr>
        <w:top w:val="none" w:sz="0" w:space="0" w:color="auto"/>
        <w:left w:val="none" w:sz="0" w:space="0" w:color="auto"/>
        <w:bottom w:val="none" w:sz="0" w:space="0" w:color="auto"/>
        <w:right w:val="none" w:sz="0" w:space="0" w:color="auto"/>
      </w:divBdr>
    </w:div>
    <w:div w:id="1213540265">
      <w:bodyDiv w:val="1"/>
      <w:marLeft w:val="0"/>
      <w:marRight w:val="0"/>
      <w:marTop w:val="0"/>
      <w:marBottom w:val="0"/>
      <w:divBdr>
        <w:top w:val="none" w:sz="0" w:space="0" w:color="auto"/>
        <w:left w:val="none" w:sz="0" w:space="0" w:color="auto"/>
        <w:bottom w:val="none" w:sz="0" w:space="0" w:color="auto"/>
        <w:right w:val="none" w:sz="0" w:space="0" w:color="auto"/>
      </w:divBdr>
    </w:div>
    <w:div w:id="1216622420">
      <w:bodyDiv w:val="1"/>
      <w:marLeft w:val="0"/>
      <w:marRight w:val="0"/>
      <w:marTop w:val="0"/>
      <w:marBottom w:val="0"/>
      <w:divBdr>
        <w:top w:val="none" w:sz="0" w:space="0" w:color="auto"/>
        <w:left w:val="none" w:sz="0" w:space="0" w:color="auto"/>
        <w:bottom w:val="none" w:sz="0" w:space="0" w:color="auto"/>
        <w:right w:val="none" w:sz="0" w:space="0" w:color="auto"/>
      </w:divBdr>
    </w:div>
    <w:div w:id="1216697932">
      <w:bodyDiv w:val="1"/>
      <w:marLeft w:val="0"/>
      <w:marRight w:val="0"/>
      <w:marTop w:val="0"/>
      <w:marBottom w:val="0"/>
      <w:divBdr>
        <w:top w:val="none" w:sz="0" w:space="0" w:color="auto"/>
        <w:left w:val="none" w:sz="0" w:space="0" w:color="auto"/>
        <w:bottom w:val="none" w:sz="0" w:space="0" w:color="auto"/>
        <w:right w:val="none" w:sz="0" w:space="0" w:color="auto"/>
      </w:divBdr>
    </w:div>
    <w:div w:id="1217207049">
      <w:bodyDiv w:val="1"/>
      <w:marLeft w:val="0"/>
      <w:marRight w:val="0"/>
      <w:marTop w:val="0"/>
      <w:marBottom w:val="0"/>
      <w:divBdr>
        <w:top w:val="none" w:sz="0" w:space="0" w:color="auto"/>
        <w:left w:val="none" w:sz="0" w:space="0" w:color="auto"/>
        <w:bottom w:val="none" w:sz="0" w:space="0" w:color="auto"/>
        <w:right w:val="none" w:sz="0" w:space="0" w:color="auto"/>
      </w:divBdr>
    </w:div>
    <w:div w:id="1217743399">
      <w:bodyDiv w:val="1"/>
      <w:marLeft w:val="0"/>
      <w:marRight w:val="0"/>
      <w:marTop w:val="0"/>
      <w:marBottom w:val="0"/>
      <w:divBdr>
        <w:top w:val="none" w:sz="0" w:space="0" w:color="auto"/>
        <w:left w:val="none" w:sz="0" w:space="0" w:color="auto"/>
        <w:bottom w:val="none" w:sz="0" w:space="0" w:color="auto"/>
        <w:right w:val="none" w:sz="0" w:space="0" w:color="auto"/>
      </w:divBdr>
    </w:div>
    <w:div w:id="1218274604">
      <w:bodyDiv w:val="1"/>
      <w:marLeft w:val="0"/>
      <w:marRight w:val="0"/>
      <w:marTop w:val="0"/>
      <w:marBottom w:val="0"/>
      <w:divBdr>
        <w:top w:val="none" w:sz="0" w:space="0" w:color="auto"/>
        <w:left w:val="none" w:sz="0" w:space="0" w:color="auto"/>
        <w:bottom w:val="none" w:sz="0" w:space="0" w:color="auto"/>
        <w:right w:val="none" w:sz="0" w:space="0" w:color="auto"/>
      </w:divBdr>
    </w:div>
    <w:div w:id="1219587618">
      <w:bodyDiv w:val="1"/>
      <w:marLeft w:val="0"/>
      <w:marRight w:val="0"/>
      <w:marTop w:val="0"/>
      <w:marBottom w:val="0"/>
      <w:divBdr>
        <w:top w:val="none" w:sz="0" w:space="0" w:color="auto"/>
        <w:left w:val="none" w:sz="0" w:space="0" w:color="auto"/>
        <w:bottom w:val="none" w:sz="0" w:space="0" w:color="auto"/>
        <w:right w:val="none" w:sz="0" w:space="0" w:color="auto"/>
      </w:divBdr>
    </w:div>
    <w:div w:id="1220092138">
      <w:bodyDiv w:val="1"/>
      <w:marLeft w:val="0"/>
      <w:marRight w:val="0"/>
      <w:marTop w:val="0"/>
      <w:marBottom w:val="0"/>
      <w:divBdr>
        <w:top w:val="none" w:sz="0" w:space="0" w:color="auto"/>
        <w:left w:val="none" w:sz="0" w:space="0" w:color="auto"/>
        <w:bottom w:val="none" w:sz="0" w:space="0" w:color="auto"/>
        <w:right w:val="none" w:sz="0" w:space="0" w:color="auto"/>
      </w:divBdr>
    </w:div>
    <w:div w:id="1220941543">
      <w:bodyDiv w:val="1"/>
      <w:marLeft w:val="0"/>
      <w:marRight w:val="0"/>
      <w:marTop w:val="0"/>
      <w:marBottom w:val="0"/>
      <w:divBdr>
        <w:top w:val="none" w:sz="0" w:space="0" w:color="auto"/>
        <w:left w:val="none" w:sz="0" w:space="0" w:color="auto"/>
        <w:bottom w:val="none" w:sz="0" w:space="0" w:color="auto"/>
        <w:right w:val="none" w:sz="0" w:space="0" w:color="auto"/>
      </w:divBdr>
    </w:div>
    <w:div w:id="1222710700">
      <w:bodyDiv w:val="1"/>
      <w:marLeft w:val="0"/>
      <w:marRight w:val="0"/>
      <w:marTop w:val="0"/>
      <w:marBottom w:val="0"/>
      <w:divBdr>
        <w:top w:val="none" w:sz="0" w:space="0" w:color="auto"/>
        <w:left w:val="none" w:sz="0" w:space="0" w:color="auto"/>
        <w:bottom w:val="none" w:sz="0" w:space="0" w:color="auto"/>
        <w:right w:val="none" w:sz="0" w:space="0" w:color="auto"/>
      </w:divBdr>
    </w:div>
    <w:div w:id="1228298432">
      <w:bodyDiv w:val="1"/>
      <w:marLeft w:val="0"/>
      <w:marRight w:val="0"/>
      <w:marTop w:val="0"/>
      <w:marBottom w:val="0"/>
      <w:divBdr>
        <w:top w:val="none" w:sz="0" w:space="0" w:color="auto"/>
        <w:left w:val="none" w:sz="0" w:space="0" w:color="auto"/>
        <w:bottom w:val="none" w:sz="0" w:space="0" w:color="auto"/>
        <w:right w:val="none" w:sz="0" w:space="0" w:color="auto"/>
      </w:divBdr>
    </w:div>
    <w:div w:id="1229338995">
      <w:bodyDiv w:val="1"/>
      <w:marLeft w:val="0"/>
      <w:marRight w:val="0"/>
      <w:marTop w:val="0"/>
      <w:marBottom w:val="0"/>
      <w:divBdr>
        <w:top w:val="none" w:sz="0" w:space="0" w:color="auto"/>
        <w:left w:val="none" w:sz="0" w:space="0" w:color="auto"/>
        <w:bottom w:val="none" w:sz="0" w:space="0" w:color="auto"/>
        <w:right w:val="none" w:sz="0" w:space="0" w:color="auto"/>
      </w:divBdr>
    </w:div>
    <w:div w:id="1231237208">
      <w:bodyDiv w:val="1"/>
      <w:marLeft w:val="0"/>
      <w:marRight w:val="0"/>
      <w:marTop w:val="0"/>
      <w:marBottom w:val="0"/>
      <w:divBdr>
        <w:top w:val="none" w:sz="0" w:space="0" w:color="auto"/>
        <w:left w:val="none" w:sz="0" w:space="0" w:color="auto"/>
        <w:bottom w:val="none" w:sz="0" w:space="0" w:color="auto"/>
        <w:right w:val="none" w:sz="0" w:space="0" w:color="auto"/>
      </w:divBdr>
    </w:div>
    <w:div w:id="1231430194">
      <w:bodyDiv w:val="1"/>
      <w:marLeft w:val="0"/>
      <w:marRight w:val="0"/>
      <w:marTop w:val="0"/>
      <w:marBottom w:val="0"/>
      <w:divBdr>
        <w:top w:val="none" w:sz="0" w:space="0" w:color="auto"/>
        <w:left w:val="none" w:sz="0" w:space="0" w:color="auto"/>
        <w:bottom w:val="none" w:sz="0" w:space="0" w:color="auto"/>
        <w:right w:val="none" w:sz="0" w:space="0" w:color="auto"/>
      </w:divBdr>
    </w:div>
    <w:div w:id="1231649394">
      <w:bodyDiv w:val="1"/>
      <w:marLeft w:val="0"/>
      <w:marRight w:val="0"/>
      <w:marTop w:val="0"/>
      <w:marBottom w:val="0"/>
      <w:divBdr>
        <w:top w:val="none" w:sz="0" w:space="0" w:color="auto"/>
        <w:left w:val="none" w:sz="0" w:space="0" w:color="auto"/>
        <w:bottom w:val="none" w:sz="0" w:space="0" w:color="auto"/>
        <w:right w:val="none" w:sz="0" w:space="0" w:color="auto"/>
      </w:divBdr>
    </w:div>
    <w:div w:id="1232695177">
      <w:bodyDiv w:val="1"/>
      <w:marLeft w:val="0"/>
      <w:marRight w:val="0"/>
      <w:marTop w:val="0"/>
      <w:marBottom w:val="0"/>
      <w:divBdr>
        <w:top w:val="none" w:sz="0" w:space="0" w:color="auto"/>
        <w:left w:val="none" w:sz="0" w:space="0" w:color="auto"/>
        <w:bottom w:val="none" w:sz="0" w:space="0" w:color="auto"/>
        <w:right w:val="none" w:sz="0" w:space="0" w:color="auto"/>
      </w:divBdr>
    </w:div>
    <w:div w:id="1234436492">
      <w:bodyDiv w:val="1"/>
      <w:marLeft w:val="0"/>
      <w:marRight w:val="0"/>
      <w:marTop w:val="0"/>
      <w:marBottom w:val="0"/>
      <w:divBdr>
        <w:top w:val="none" w:sz="0" w:space="0" w:color="auto"/>
        <w:left w:val="none" w:sz="0" w:space="0" w:color="auto"/>
        <w:bottom w:val="none" w:sz="0" w:space="0" w:color="auto"/>
        <w:right w:val="none" w:sz="0" w:space="0" w:color="auto"/>
      </w:divBdr>
    </w:div>
    <w:div w:id="1234437313">
      <w:bodyDiv w:val="1"/>
      <w:marLeft w:val="0"/>
      <w:marRight w:val="0"/>
      <w:marTop w:val="0"/>
      <w:marBottom w:val="0"/>
      <w:divBdr>
        <w:top w:val="none" w:sz="0" w:space="0" w:color="auto"/>
        <w:left w:val="none" w:sz="0" w:space="0" w:color="auto"/>
        <w:bottom w:val="none" w:sz="0" w:space="0" w:color="auto"/>
        <w:right w:val="none" w:sz="0" w:space="0" w:color="auto"/>
      </w:divBdr>
    </w:div>
    <w:div w:id="1235553022">
      <w:bodyDiv w:val="1"/>
      <w:marLeft w:val="0"/>
      <w:marRight w:val="0"/>
      <w:marTop w:val="0"/>
      <w:marBottom w:val="0"/>
      <w:divBdr>
        <w:top w:val="none" w:sz="0" w:space="0" w:color="auto"/>
        <w:left w:val="none" w:sz="0" w:space="0" w:color="auto"/>
        <w:bottom w:val="none" w:sz="0" w:space="0" w:color="auto"/>
        <w:right w:val="none" w:sz="0" w:space="0" w:color="auto"/>
      </w:divBdr>
    </w:div>
    <w:div w:id="1237200988">
      <w:bodyDiv w:val="1"/>
      <w:marLeft w:val="0"/>
      <w:marRight w:val="0"/>
      <w:marTop w:val="0"/>
      <w:marBottom w:val="0"/>
      <w:divBdr>
        <w:top w:val="none" w:sz="0" w:space="0" w:color="auto"/>
        <w:left w:val="none" w:sz="0" w:space="0" w:color="auto"/>
        <w:bottom w:val="none" w:sz="0" w:space="0" w:color="auto"/>
        <w:right w:val="none" w:sz="0" w:space="0" w:color="auto"/>
      </w:divBdr>
    </w:div>
    <w:div w:id="1238898021">
      <w:bodyDiv w:val="1"/>
      <w:marLeft w:val="0"/>
      <w:marRight w:val="0"/>
      <w:marTop w:val="0"/>
      <w:marBottom w:val="0"/>
      <w:divBdr>
        <w:top w:val="none" w:sz="0" w:space="0" w:color="auto"/>
        <w:left w:val="none" w:sz="0" w:space="0" w:color="auto"/>
        <w:bottom w:val="none" w:sz="0" w:space="0" w:color="auto"/>
        <w:right w:val="none" w:sz="0" w:space="0" w:color="auto"/>
      </w:divBdr>
    </w:div>
    <w:div w:id="1239292866">
      <w:bodyDiv w:val="1"/>
      <w:marLeft w:val="0"/>
      <w:marRight w:val="0"/>
      <w:marTop w:val="0"/>
      <w:marBottom w:val="0"/>
      <w:divBdr>
        <w:top w:val="none" w:sz="0" w:space="0" w:color="auto"/>
        <w:left w:val="none" w:sz="0" w:space="0" w:color="auto"/>
        <w:bottom w:val="none" w:sz="0" w:space="0" w:color="auto"/>
        <w:right w:val="none" w:sz="0" w:space="0" w:color="auto"/>
      </w:divBdr>
    </w:div>
    <w:div w:id="1239637577">
      <w:bodyDiv w:val="1"/>
      <w:marLeft w:val="0"/>
      <w:marRight w:val="0"/>
      <w:marTop w:val="0"/>
      <w:marBottom w:val="0"/>
      <w:divBdr>
        <w:top w:val="none" w:sz="0" w:space="0" w:color="auto"/>
        <w:left w:val="none" w:sz="0" w:space="0" w:color="auto"/>
        <w:bottom w:val="none" w:sz="0" w:space="0" w:color="auto"/>
        <w:right w:val="none" w:sz="0" w:space="0" w:color="auto"/>
      </w:divBdr>
    </w:div>
    <w:div w:id="1239711655">
      <w:bodyDiv w:val="1"/>
      <w:marLeft w:val="0"/>
      <w:marRight w:val="0"/>
      <w:marTop w:val="0"/>
      <w:marBottom w:val="0"/>
      <w:divBdr>
        <w:top w:val="none" w:sz="0" w:space="0" w:color="auto"/>
        <w:left w:val="none" w:sz="0" w:space="0" w:color="auto"/>
        <w:bottom w:val="none" w:sz="0" w:space="0" w:color="auto"/>
        <w:right w:val="none" w:sz="0" w:space="0" w:color="auto"/>
      </w:divBdr>
    </w:div>
    <w:div w:id="1242057751">
      <w:bodyDiv w:val="1"/>
      <w:marLeft w:val="0"/>
      <w:marRight w:val="0"/>
      <w:marTop w:val="0"/>
      <w:marBottom w:val="0"/>
      <w:divBdr>
        <w:top w:val="none" w:sz="0" w:space="0" w:color="auto"/>
        <w:left w:val="none" w:sz="0" w:space="0" w:color="auto"/>
        <w:bottom w:val="none" w:sz="0" w:space="0" w:color="auto"/>
        <w:right w:val="none" w:sz="0" w:space="0" w:color="auto"/>
      </w:divBdr>
    </w:div>
    <w:div w:id="1242372760">
      <w:bodyDiv w:val="1"/>
      <w:marLeft w:val="0"/>
      <w:marRight w:val="0"/>
      <w:marTop w:val="0"/>
      <w:marBottom w:val="0"/>
      <w:divBdr>
        <w:top w:val="none" w:sz="0" w:space="0" w:color="auto"/>
        <w:left w:val="none" w:sz="0" w:space="0" w:color="auto"/>
        <w:bottom w:val="none" w:sz="0" w:space="0" w:color="auto"/>
        <w:right w:val="none" w:sz="0" w:space="0" w:color="auto"/>
      </w:divBdr>
    </w:div>
    <w:div w:id="1244336869">
      <w:bodyDiv w:val="1"/>
      <w:marLeft w:val="0"/>
      <w:marRight w:val="0"/>
      <w:marTop w:val="0"/>
      <w:marBottom w:val="0"/>
      <w:divBdr>
        <w:top w:val="none" w:sz="0" w:space="0" w:color="auto"/>
        <w:left w:val="none" w:sz="0" w:space="0" w:color="auto"/>
        <w:bottom w:val="none" w:sz="0" w:space="0" w:color="auto"/>
        <w:right w:val="none" w:sz="0" w:space="0" w:color="auto"/>
      </w:divBdr>
    </w:div>
    <w:div w:id="1246186940">
      <w:bodyDiv w:val="1"/>
      <w:marLeft w:val="0"/>
      <w:marRight w:val="0"/>
      <w:marTop w:val="0"/>
      <w:marBottom w:val="0"/>
      <w:divBdr>
        <w:top w:val="none" w:sz="0" w:space="0" w:color="auto"/>
        <w:left w:val="none" w:sz="0" w:space="0" w:color="auto"/>
        <w:bottom w:val="none" w:sz="0" w:space="0" w:color="auto"/>
        <w:right w:val="none" w:sz="0" w:space="0" w:color="auto"/>
      </w:divBdr>
    </w:div>
    <w:div w:id="1246501036">
      <w:bodyDiv w:val="1"/>
      <w:marLeft w:val="0"/>
      <w:marRight w:val="0"/>
      <w:marTop w:val="0"/>
      <w:marBottom w:val="0"/>
      <w:divBdr>
        <w:top w:val="none" w:sz="0" w:space="0" w:color="auto"/>
        <w:left w:val="none" w:sz="0" w:space="0" w:color="auto"/>
        <w:bottom w:val="none" w:sz="0" w:space="0" w:color="auto"/>
        <w:right w:val="none" w:sz="0" w:space="0" w:color="auto"/>
      </w:divBdr>
    </w:div>
    <w:div w:id="1248344037">
      <w:bodyDiv w:val="1"/>
      <w:marLeft w:val="0"/>
      <w:marRight w:val="0"/>
      <w:marTop w:val="0"/>
      <w:marBottom w:val="0"/>
      <w:divBdr>
        <w:top w:val="none" w:sz="0" w:space="0" w:color="auto"/>
        <w:left w:val="none" w:sz="0" w:space="0" w:color="auto"/>
        <w:bottom w:val="none" w:sz="0" w:space="0" w:color="auto"/>
        <w:right w:val="none" w:sz="0" w:space="0" w:color="auto"/>
      </w:divBdr>
    </w:div>
    <w:div w:id="1248996372">
      <w:bodyDiv w:val="1"/>
      <w:marLeft w:val="0"/>
      <w:marRight w:val="0"/>
      <w:marTop w:val="0"/>
      <w:marBottom w:val="0"/>
      <w:divBdr>
        <w:top w:val="none" w:sz="0" w:space="0" w:color="auto"/>
        <w:left w:val="none" w:sz="0" w:space="0" w:color="auto"/>
        <w:bottom w:val="none" w:sz="0" w:space="0" w:color="auto"/>
        <w:right w:val="none" w:sz="0" w:space="0" w:color="auto"/>
      </w:divBdr>
    </w:div>
    <w:div w:id="1250230962">
      <w:bodyDiv w:val="1"/>
      <w:marLeft w:val="0"/>
      <w:marRight w:val="0"/>
      <w:marTop w:val="0"/>
      <w:marBottom w:val="0"/>
      <w:divBdr>
        <w:top w:val="none" w:sz="0" w:space="0" w:color="auto"/>
        <w:left w:val="none" w:sz="0" w:space="0" w:color="auto"/>
        <w:bottom w:val="none" w:sz="0" w:space="0" w:color="auto"/>
        <w:right w:val="none" w:sz="0" w:space="0" w:color="auto"/>
      </w:divBdr>
    </w:div>
    <w:div w:id="1250459107">
      <w:bodyDiv w:val="1"/>
      <w:marLeft w:val="0"/>
      <w:marRight w:val="0"/>
      <w:marTop w:val="0"/>
      <w:marBottom w:val="0"/>
      <w:divBdr>
        <w:top w:val="none" w:sz="0" w:space="0" w:color="auto"/>
        <w:left w:val="none" w:sz="0" w:space="0" w:color="auto"/>
        <w:bottom w:val="none" w:sz="0" w:space="0" w:color="auto"/>
        <w:right w:val="none" w:sz="0" w:space="0" w:color="auto"/>
      </w:divBdr>
    </w:div>
    <w:div w:id="1252543855">
      <w:bodyDiv w:val="1"/>
      <w:marLeft w:val="0"/>
      <w:marRight w:val="0"/>
      <w:marTop w:val="0"/>
      <w:marBottom w:val="0"/>
      <w:divBdr>
        <w:top w:val="none" w:sz="0" w:space="0" w:color="auto"/>
        <w:left w:val="none" w:sz="0" w:space="0" w:color="auto"/>
        <w:bottom w:val="none" w:sz="0" w:space="0" w:color="auto"/>
        <w:right w:val="none" w:sz="0" w:space="0" w:color="auto"/>
      </w:divBdr>
    </w:div>
    <w:div w:id="1252619790">
      <w:bodyDiv w:val="1"/>
      <w:marLeft w:val="0"/>
      <w:marRight w:val="0"/>
      <w:marTop w:val="0"/>
      <w:marBottom w:val="0"/>
      <w:divBdr>
        <w:top w:val="none" w:sz="0" w:space="0" w:color="auto"/>
        <w:left w:val="none" w:sz="0" w:space="0" w:color="auto"/>
        <w:bottom w:val="none" w:sz="0" w:space="0" w:color="auto"/>
        <w:right w:val="none" w:sz="0" w:space="0" w:color="auto"/>
      </w:divBdr>
    </w:div>
    <w:div w:id="1256401319">
      <w:bodyDiv w:val="1"/>
      <w:marLeft w:val="0"/>
      <w:marRight w:val="0"/>
      <w:marTop w:val="0"/>
      <w:marBottom w:val="0"/>
      <w:divBdr>
        <w:top w:val="none" w:sz="0" w:space="0" w:color="auto"/>
        <w:left w:val="none" w:sz="0" w:space="0" w:color="auto"/>
        <w:bottom w:val="none" w:sz="0" w:space="0" w:color="auto"/>
        <w:right w:val="none" w:sz="0" w:space="0" w:color="auto"/>
      </w:divBdr>
    </w:div>
    <w:div w:id="1257329547">
      <w:bodyDiv w:val="1"/>
      <w:marLeft w:val="0"/>
      <w:marRight w:val="0"/>
      <w:marTop w:val="0"/>
      <w:marBottom w:val="0"/>
      <w:divBdr>
        <w:top w:val="none" w:sz="0" w:space="0" w:color="auto"/>
        <w:left w:val="none" w:sz="0" w:space="0" w:color="auto"/>
        <w:bottom w:val="none" w:sz="0" w:space="0" w:color="auto"/>
        <w:right w:val="none" w:sz="0" w:space="0" w:color="auto"/>
      </w:divBdr>
    </w:div>
    <w:div w:id="1257979236">
      <w:bodyDiv w:val="1"/>
      <w:marLeft w:val="0"/>
      <w:marRight w:val="0"/>
      <w:marTop w:val="0"/>
      <w:marBottom w:val="0"/>
      <w:divBdr>
        <w:top w:val="none" w:sz="0" w:space="0" w:color="auto"/>
        <w:left w:val="none" w:sz="0" w:space="0" w:color="auto"/>
        <w:bottom w:val="none" w:sz="0" w:space="0" w:color="auto"/>
        <w:right w:val="none" w:sz="0" w:space="0" w:color="auto"/>
      </w:divBdr>
    </w:div>
    <w:div w:id="1262028803">
      <w:bodyDiv w:val="1"/>
      <w:marLeft w:val="0"/>
      <w:marRight w:val="0"/>
      <w:marTop w:val="0"/>
      <w:marBottom w:val="0"/>
      <w:divBdr>
        <w:top w:val="none" w:sz="0" w:space="0" w:color="auto"/>
        <w:left w:val="none" w:sz="0" w:space="0" w:color="auto"/>
        <w:bottom w:val="none" w:sz="0" w:space="0" w:color="auto"/>
        <w:right w:val="none" w:sz="0" w:space="0" w:color="auto"/>
      </w:divBdr>
    </w:div>
    <w:div w:id="1262571280">
      <w:bodyDiv w:val="1"/>
      <w:marLeft w:val="0"/>
      <w:marRight w:val="0"/>
      <w:marTop w:val="0"/>
      <w:marBottom w:val="0"/>
      <w:divBdr>
        <w:top w:val="none" w:sz="0" w:space="0" w:color="auto"/>
        <w:left w:val="none" w:sz="0" w:space="0" w:color="auto"/>
        <w:bottom w:val="none" w:sz="0" w:space="0" w:color="auto"/>
        <w:right w:val="none" w:sz="0" w:space="0" w:color="auto"/>
      </w:divBdr>
    </w:div>
    <w:div w:id="1265721786">
      <w:bodyDiv w:val="1"/>
      <w:marLeft w:val="0"/>
      <w:marRight w:val="0"/>
      <w:marTop w:val="0"/>
      <w:marBottom w:val="0"/>
      <w:divBdr>
        <w:top w:val="none" w:sz="0" w:space="0" w:color="auto"/>
        <w:left w:val="none" w:sz="0" w:space="0" w:color="auto"/>
        <w:bottom w:val="none" w:sz="0" w:space="0" w:color="auto"/>
        <w:right w:val="none" w:sz="0" w:space="0" w:color="auto"/>
      </w:divBdr>
    </w:div>
    <w:div w:id="1265962147">
      <w:bodyDiv w:val="1"/>
      <w:marLeft w:val="0"/>
      <w:marRight w:val="0"/>
      <w:marTop w:val="0"/>
      <w:marBottom w:val="0"/>
      <w:divBdr>
        <w:top w:val="none" w:sz="0" w:space="0" w:color="auto"/>
        <w:left w:val="none" w:sz="0" w:space="0" w:color="auto"/>
        <w:bottom w:val="none" w:sz="0" w:space="0" w:color="auto"/>
        <w:right w:val="none" w:sz="0" w:space="0" w:color="auto"/>
      </w:divBdr>
    </w:div>
    <w:div w:id="1269510058">
      <w:bodyDiv w:val="1"/>
      <w:marLeft w:val="0"/>
      <w:marRight w:val="0"/>
      <w:marTop w:val="0"/>
      <w:marBottom w:val="0"/>
      <w:divBdr>
        <w:top w:val="none" w:sz="0" w:space="0" w:color="auto"/>
        <w:left w:val="none" w:sz="0" w:space="0" w:color="auto"/>
        <w:bottom w:val="none" w:sz="0" w:space="0" w:color="auto"/>
        <w:right w:val="none" w:sz="0" w:space="0" w:color="auto"/>
      </w:divBdr>
    </w:div>
    <w:div w:id="1271743113">
      <w:bodyDiv w:val="1"/>
      <w:marLeft w:val="0"/>
      <w:marRight w:val="0"/>
      <w:marTop w:val="0"/>
      <w:marBottom w:val="0"/>
      <w:divBdr>
        <w:top w:val="none" w:sz="0" w:space="0" w:color="auto"/>
        <w:left w:val="none" w:sz="0" w:space="0" w:color="auto"/>
        <w:bottom w:val="none" w:sz="0" w:space="0" w:color="auto"/>
        <w:right w:val="none" w:sz="0" w:space="0" w:color="auto"/>
      </w:divBdr>
    </w:div>
    <w:div w:id="1272473169">
      <w:bodyDiv w:val="1"/>
      <w:marLeft w:val="0"/>
      <w:marRight w:val="0"/>
      <w:marTop w:val="0"/>
      <w:marBottom w:val="0"/>
      <w:divBdr>
        <w:top w:val="none" w:sz="0" w:space="0" w:color="auto"/>
        <w:left w:val="none" w:sz="0" w:space="0" w:color="auto"/>
        <w:bottom w:val="none" w:sz="0" w:space="0" w:color="auto"/>
        <w:right w:val="none" w:sz="0" w:space="0" w:color="auto"/>
      </w:divBdr>
    </w:div>
    <w:div w:id="1274942157">
      <w:bodyDiv w:val="1"/>
      <w:marLeft w:val="0"/>
      <w:marRight w:val="0"/>
      <w:marTop w:val="0"/>
      <w:marBottom w:val="0"/>
      <w:divBdr>
        <w:top w:val="none" w:sz="0" w:space="0" w:color="auto"/>
        <w:left w:val="none" w:sz="0" w:space="0" w:color="auto"/>
        <w:bottom w:val="none" w:sz="0" w:space="0" w:color="auto"/>
        <w:right w:val="none" w:sz="0" w:space="0" w:color="auto"/>
      </w:divBdr>
    </w:div>
    <w:div w:id="1276449582">
      <w:bodyDiv w:val="1"/>
      <w:marLeft w:val="0"/>
      <w:marRight w:val="0"/>
      <w:marTop w:val="0"/>
      <w:marBottom w:val="0"/>
      <w:divBdr>
        <w:top w:val="none" w:sz="0" w:space="0" w:color="auto"/>
        <w:left w:val="none" w:sz="0" w:space="0" w:color="auto"/>
        <w:bottom w:val="none" w:sz="0" w:space="0" w:color="auto"/>
        <w:right w:val="none" w:sz="0" w:space="0" w:color="auto"/>
      </w:divBdr>
    </w:div>
    <w:div w:id="1276978836">
      <w:bodyDiv w:val="1"/>
      <w:marLeft w:val="0"/>
      <w:marRight w:val="0"/>
      <w:marTop w:val="0"/>
      <w:marBottom w:val="0"/>
      <w:divBdr>
        <w:top w:val="none" w:sz="0" w:space="0" w:color="auto"/>
        <w:left w:val="none" w:sz="0" w:space="0" w:color="auto"/>
        <w:bottom w:val="none" w:sz="0" w:space="0" w:color="auto"/>
        <w:right w:val="none" w:sz="0" w:space="0" w:color="auto"/>
      </w:divBdr>
    </w:div>
    <w:div w:id="1277102117">
      <w:bodyDiv w:val="1"/>
      <w:marLeft w:val="0"/>
      <w:marRight w:val="0"/>
      <w:marTop w:val="0"/>
      <w:marBottom w:val="0"/>
      <w:divBdr>
        <w:top w:val="none" w:sz="0" w:space="0" w:color="auto"/>
        <w:left w:val="none" w:sz="0" w:space="0" w:color="auto"/>
        <w:bottom w:val="none" w:sz="0" w:space="0" w:color="auto"/>
        <w:right w:val="none" w:sz="0" w:space="0" w:color="auto"/>
      </w:divBdr>
    </w:div>
    <w:div w:id="1278485491">
      <w:bodyDiv w:val="1"/>
      <w:marLeft w:val="0"/>
      <w:marRight w:val="0"/>
      <w:marTop w:val="0"/>
      <w:marBottom w:val="0"/>
      <w:divBdr>
        <w:top w:val="none" w:sz="0" w:space="0" w:color="auto"/>
        <w:left w:val="none" w:sz="0" w:space="0" w:color="auto"/>
        <w:bottom w:val="none" w:sz="0" w:space="0" w:color="auto"/>
        <w:right w:val="none" w:sz="0" w:space="0" w:color="auto"/>
      </w:divBdr>
    </w:div>
    <w:div w:id="1281106679">
      <w:bodyDiv w:val="1"/>
      <w:marLeft w:val="0"/>
      <w:marRight w:val="0"/>
      <w:marTop w:val="0"/>
      <w:marBottom w:val="0"/>
      <w:divBdr>
        <w:top w:val="none" w:sz="0" w:space="0" w:color="auto"/>
        <w:left w:val="none" w:sz="0" w:space="0" w:color="auto"/>
        <w:bottom w:val="none" w:sz="0" w:space="0" w:color="auto"/>
        <w:right w:val="none" w:sz="0" w:space="0" w:color="auto"/>
      </w:divBdr>
    </w:div>
    <w:div w:id="1283537175">
      <w:bodyDiv w:val="1"/>
      <w:marLeft w:val="0"/>
      <w:marRight w:val="0"/>
      <w:marTop w:val="0"/>
      <w:marBottom w:val="0"/>
      <w:divBdr>
        <w:top w:val="none" w:sz="0" w:space="0" w:color="auto"/>
        <w:left w:val="none" w:sz="0" w:space="0" w:color="auto"/>
        <w:bottom w:val="none" w:sz="0" w:space="0" w:color="auto"/>
        <w:right w:val="none" w:sz="0" w:space="0" w:color="auto"/>
      </w:divBdr>
    </w:div>
    <w:div w:id="1285577104">
      <w:bodyDiv w:val="1"/>
      <w:marLeft w:val="0"/>
      <w:marRight w:val="0"/>
      <w:marTop w:val="0"/>
      <w:marBottom w:val="0"/>
      <w:divBdr>
        <w:top w:val="none" w:sz="0" w:space="0" w:color="auto"/>
        <w:left w:val="none" w:sz="0" w:space="0" w:color="auto"/>
        <w:bottom w:val="none" w:sz="0" w:space="0" w:color="auto"/>
        <w:right w:val="none" w:sz="0" w:space="0" w:color="auto"/>
      </w:divBdr>
    </w:div>
    <w:div w:id="1287933009">
      <w:bodyDiv w:val="1"/>
      <w:marLeft w:val="0"/>
      <w:marRight w:val="0"/>
      <w:marTop w:val="0"/>
      <w:marBottom w:val="0"/>
      <w:divBdr>
        <w:top w:val="none" w:sz="0" w:space="0" w:color="auto"/>
        <w:left w:val="none" w:sz="0" w:space="0" w:color="auto"/>
        <w:bottom w:val="none" w:sz="0" w:space="0" w:color="auto"/>
        <w:right w:val="none" w:sz="0" w:space="0" w:color="auto"/>
      </w:divBdr>
    </w:div>
    <w:div w:id="1289241533">
      <w:bodyDiv w:val="1"/>
      <w:marLeft w:val="0"/>
      <w:marRight w:val="0"/>
      <w:marTop w:val="0"/>
      <w:marBottom w:val="0"/>
      <w:divBdr>
        <w:top w:val="none" w:sz="0" w:space="0" w:color="auto"/>
        <w:left w:val="none" w:sz="0" w:space="0" w:color="auto"/>
        <w:bottom w:val="none" w:sz="0" w:space="0" w:color="auto"/>
        <w:right w:val="none" w:sz="0" w:space="0" w:color="auto"/>
      </w:divBdr>
    </w:div>
    <w:div w:id="1289320026">
      <w:bodyDiv w:val="1"/>
      <w:marLeft w:val="0"/>
      <w:marRight w:val="0"/>
      <w:marTop w:val="0"/>
      <w:marBottom w:val="0"/>
      <w:divBdr>
        <w:top w:val="none" w:sz="0" w:space="0" w:color="auto"/>
        <w:left w:val="none" w:sz="0" w:space="0" w:color="auto"/>
        <w:bottom w:val="none" w:sz="0" w:space="0" w:color="auto"/>
        <w:right w:val="none" w:sz="0" w:space="0" w:color="auto"/>
      </w:divBdr>
    </w:div>
    <w:div w:id="1291593234">
      <w:bodyDiv w:val="1"/>
      <w:marLeft w:val="0"/>
      <w:marRight w:val="0"/>
      <w:marTop w:val="0"/>
      <w:marBottom w:val="0"/>
      <w:divBdr>
        <w:top w:val="none" w:sz="0" w:space="0" w:color="auto"/>
        <w:left w:val="none" w:sz="0" w:space="0" w:color="auto"/>
        <w:bottom w:val="none" w:sz="0" w:space="0" w:color="auto"/>
        <w:right w:val="none" w:sz="0" w:space="0" w:color="auto"/>
      </w:divBdr>
    </w:div>
    <w:div w:id="1293903803">
      <w:bodyDiv w:val="1"/>
      <w:marLeft w:val="0"/>
      <w:marRight w:val="0"/>
      <w:marTop w:val="0"/>
      <w:marBottom w:val="0"/>
      <w:divBdr>
        <w:top w:val="none" w:sz="0" w:space="0" w:color="auto"/>
        <w:left w:val="none" w:sz="0" w:space="0" w:color="auto"/>
        <w:bottom w:val="none" w:sz="0" w:space="0" w:color="auto"/>
        <w:right w:val="none" w:sz="0" w:space="0" w:color="auto"/>
      </w:divBdr>
    </w:div>
    <w:div w:id="1295797643">
      <w:bodyDiv w:val="1"/>
      <w:marLeft w:val="0"/>
      <w:marRight w:val="0"/>
      <w:marTop w:val="0"/>
      <w:marBottom w:val="0"/>
      <w:divBdr>
        <w:top w:val="none" w:sz="0" w:space="0" w:color="auto"/>
        <w:left w:val="none" w:sz="0" w:space="0" w:color="auto"/>
        <w:bottom w:val="none" w:sz="0" w:space="0" w:color="auto"/>
        <w:right w:val="none" w:sz="0" w:space="0" w:color="auto"/>
      </w:divBdr>
    </w:div>
    <w:div w:id="1297569504">
      <w:bodyDiv w:val="1"/>
      <w:marLeft w:val="0"/>
      <w:marRight w:val="0"/>
      <w:marTop w:val="0"/>
      <w:marBottom w:val="0"/>
      <w:divBdr>
        <w:top w:val="none" w:sz="0" w:space="0" w:color="auto"/>
        <w:left w:val="none" w:sz="0" w:space="0" w:color="auto"/>
        <w:bottom w:val="none" w:sz="0" w:space="0" w:color="auto"/>
        <w:right w:val="none" w:sz="0" w:space="0" w:color="auto"/>
      </w:divBdr>
    </w:div>
    <w:div w:id="1298417270">
      <w:bodyDiv w:val="1"/>
      <w:marLeft w:val="0"/>
      <w:marRight w:val="0"/>
      <w:marTop w:val="0"/>
      <w:marBottom w:val="0"/>
      <w:divBdr>
        <w:top w:val="none" w:sz="0" w:space="0" w:color="auto"/>
        <w:left w:val="none" w:sz="0" w:space="0" w:color="auto"/>
        <w:bottom w:val="none" w:sz="0" w:space="0" w:color="auto"/>
        <w:right w:val="none" w:sz="0" w:space="0" w:color="auto"/>
      </w:divBdr>
    </w:div>
    <w:div w:id="1298804653">
      <w:bodyDiv w:val="1"/>
      <w:marLeft w:val="0"/>
      <w:marRight w:val="0"/>
      <w:marTop w:val="0"/>
      <w:marBottom w:val="0"/>
      <w:divBdr>
        <w:top w:val="none" w:sz="0" w:space="0" w:color="auto"/>
        <w:left w:val="none" w:sz="0" w:space="0" w:color="auto"/>
        <w:bottom w:val="none" w:sz="0" w:space="0" w:color="auto"/>
        <w:right w:val="none" w:sz="0" w:space="0" w:color="auto"/>
      </w:divBdr>
    </w:div>
    <w:div w:id="1299602308">
      <w:bodyDiv w:val="1"/>
      <w:marLeft w:val="0"/>
      <w:marRight w:val="0"/>
      <w:marTop w:val="0"/>
      <w:marBottom w:val="0"/>
      <w:divBdr>
        <w:top w:val="none" w:sz="0" w:space="0" w:color="auto"/>
        <w:left w:val="none" w:sz="0" w:space="0" w:color="auto"/>
        <w:bottom w:val="none" w:sz="0" w:space="0" w:color="auto"/>
        <w:right w:val="none" w:sz="0" w:space="0" w:color="auto"/>
      </w:divBdr>
    </w:div>
    <w:div w:id="1299723555">
      <w:bodyDiv w:val="1"/>
      <w:marLeft w:val="0"/>
      <w:marRight w:val="0"/>
      <w:marTop w:val="0"/>
      <w:marBottom w:val="0"/>
      <w:divBdr>
        <w:top w:val="none" w:sz="0" w:space="0" w:color="auto"/>
        <w:left w:val="none" w:sz="0" w:space="0" w:color="auto"/>
        <w:bottom w:val="none" w:sz="0" w:space="0" w:color="auto"/>
        <w:right w:val="none" w:sz="0" w:space="0" w:color="auto"/>
      </w:divBdr>
    </w:div>
    <w:div w:id="1300189625">
      <w:bodyDiv w:val="1"/>
      <w:marLeft w:val="0"/>
      <w:marRight w:val="0"/>
      <w:marTop w:val="0"/>
      <w:marBottom w:val="0"/>
      <w:divBdr>
        <w:top w:val="none" w:sz="0" w:space="0" w:color="auto"/>
        <w:left w:val="none" w:sz="0" w:space="0" w:color="auto"/>
        <w:bottom w:val="none" w:sz="0" w:space="0" w:color="auto"/>
        <w:right w:val="none" w:sz="0" w:space="0" w:color="auto"/>
      </w:divBdr>
    </w:div>
    <w:div w:id="1301766816">
      <w:bodyDiv w:val="1"/>
      <w:marLeft w:val="0"/>
      <w:marRight w:val="0"/>
      <w:marTop w:val="0"/>
      <w:marBottom w:val="0"/>
      <w:divBdr>
        <w:top w:val="none" w:sz="0" w:space="0" w:color="auto"/>
        <w:left w:val="none" w:sz="0" w:space="0" w:color="auto"/>
        <w:bottom w:val="none" w:sz="0" w:space="0" w:color="auto"/>
        <w:right w:val="none" w:sz="0" w:space="0" w:color="auto"/>
      </w:divBdr>
    </w:div>
    <w:div w:id="1306466622">
      <w:bodyDiv w:val="1"/>
      <w:marLeft w:val="0"/>
      <w:marRight w:val="0"/>
      <w:marTop w:val="0"/>
      <w:marBottom w:val="0"/>
      <w:divBdr>
        <w:top w:val="none" w:sz="0" w:space="0" w:color="auto"/>
        <w:left w:val="none" w:sz="0" w:space="0" w:color="auto"/>
        <w:bottom w:val="none" w:sz="0" w:space="0" w:color="auto"/>
        <w:right w:val="none" w:sz="0" w:space="0" w:color="auto"/>
      </w:divBdr>
    </w:div>
    <w:div w:id="1306813072">
      <w:bodyDiv w:val="1"/>
      <w:marLeft w:val="0"/>
      <w:marRight w:val="0"/>
      <w:marTop w:val="0"/>
      <w:marBottom w:val="0"/>
      <w:divBdr>
        <w:top w:val="none" w:sz="0" w:space="0" w:color="auto"/>
        <w:left w:val="none" w:sz="0" w:space="0" w:color="auto"/>
        <w:bottom w:val="none" w:sz="0" w:space="0" w:color="auto"/>
        <w:right w:val="none" w:sz="0" w:space="0" w:color="auto"/>
      </w:divBdr>
    </w:div>
    <w:div w:id="1307010847">
      <w:bodyDiv w:val="1"/>
      <w:marLeft w:val="0"/>
      <w:marRight w:val="0"/>
      <w:marTop w:val="0"/>
      <w:marBottom w:val="0"/>
      <w:divBdr>
        <w:top w:val="none" w:sz="0" w:space="0" w:color="auto"/>
        <w:left w:val="none" w:sz="0" w:space="0" w:color="auto"/>
        <w:bottom w:val="none" w:sz="0" w:space="0" w:color="auto"/>
        <w:right w:val="none" w:sz="0" w:space="0" w:color="auto"/>
      </w:divBdr>
    </w:div>
    <w:div w:id="1308168627">
      <w:bodyDiv w:val="1"/>
      <w:marLeft w:val="0"/>
      <w:marRight w:val="0"/>
      <w:marTop w:val="0"/>
      <w:marBottom w:val="0"/>
      <w:divBdr>
        <w:top w:val="none" w:sz="0" w:space="0" w:color="auto"/>
        <w:left w:val="none" w:sz="0" w:space="0" w:color="auto"/>
        <w:bottom w:val="none" w:sz="0" w:space="0" w:color="auto"/>
        <w:right w:val="none" w:sz="0" w:space="0" w:color="auto"/>
      </w:divBdr>
    </w:div>
    <w:div w:id="1308896633">
      <w:bodyDiv w:val="1"/>
      <w:marLeft w:val="0"/>
      <w:marRight w:val="0"/>
      <w:marTop w:val="0"/>
      <w:marBottom w:val="0"/>
      <w:divBdr>
        <w:top w:val="none" w:sz="0" w:space="0" w:color="auto"/>
        <w:left w:val="none" w:sz="0" w:space="0" w:color="auto"/>
        <w:bottom w:val="none" w:sz="0" w:space="0" w:color="auto"/>
        <w:right w:val="none" w:sz="0" w:space="0" w:color="auto"/>
      </w:divBdr>
    </w:div>
    <w:div w:id="1309361039">
      <w:bodyDiv w:val="1"/>
      <w:marLeft w:val="0"/>
      <w:marRight w:val="0"/>
      <w:marTop w:val="0"/>
      <w:marBottom w:val="0"/>
      <w:divBdr>
        <w:top w:val="none" w:sz="0" w:space="0" w:color="auto"/>
        <w:left w:val="none" w:sz="0" w:space="0" w:color="auto"/>
        <w:bottom w:val="none" w:sz="0" w:space="0" w:color="auto"/>
        <w:right w:val="none" w:sz="0" w:space="0" w:color="auto"/>
      </w:divBdr>
    </w:div>
    <w:div w:id="1311791878">
      <w:bodyDiv w:val="1"/>
      <w:marLeft w:val="0"/>
      <w:marRight w:val="0"/>
      <w:marTop w:val="0"/>
      <w:marBottom w:val="0"/>
      <w:divBdr>
        <w:top w:val="none" w:sz="0" w:space="0" w:color="auto"/>
        <w:left w:val="none" w:sz="0" w:space="0" w:color="auto"/>
        <w:bottom w:val="none" w:sz="0" w:space="0" w:color="auto"/>
        <w:right w:val="none" w:sz="0" w:space="0" w:color="auto"/>
      </w:divBdr>
    </w:div>
    <w:div w:id="1318345819">
      <w:bodyDiv w:val="1"/>
      <w:marLeft w:val="0"/>
      <w:marRight w:val="0"/>
      <w:marTop w:val="0"/>
      <w:marBottom w:val="0"/>
      <w:divBdr>
        <w:top w:val="none" w:sz="0" w:space="0" w:color="auto"/>
        <w:left w:val="none" w:sz="0" w:space="0" w:color="auto"/>
        <w:bottom w:val="none" w:sz="0" w:space="0" w:color="auto"/>
        <w:right w:val="none" w:sz="0" w:space="0" w:color="auto"/>
      </w:divBdr>
    </w:div>
    <w:div w:id="1318460366">
      <w:bodyDiv w:val="1"/>
      <w:marLeft w:val="0"/>
      <w:marRight w:val="0"/>
      <w:marTop w:val="0"/>
      <w:marBottom w:val="0"/>
      <w:divBdr>
        <w:top w:val="none" w:sz="0" w:space="0" w:color="auto"/>
        <w:left w:val="none" w:sz="0" w:space="0" w:color="auto"/>
        <w:bottom w:val="none" w:sz="0" w:space="0" w:color="auto"/>
        <w:right w:val="none" w:sz="0" w:space="0" w:color="auto"/>
      </w:divBdr>
    </w:div>
    <w:div w:id="1318652396">
      <w:bodyDiv w:val="1"/>
      <w:marLeft w:val="0"/>
      <w:marRight w:val="0"/>
      <w:marTop w:val="0"/>
      <w:marBottom w:val="0"/>
      <w:divBdr>
        <w:top w:val="none" w:sz="0" w:space="0" w:color="auto"/>
        <w:left w:val="none" w:sz="0" w:space="0" w:color="auto"/>
        <w:bottom w:val="none" w:sz="0" w:space="0" w:color="auto"/>
        <w:right w:val="none" w:sz="0" w:space="0" w:color="auto"/>
      </w:divBdr>
    </w:div>
    <w:div w:id="1319728565">
      <w:bodyDiv w:val="1"/>
      <w:marLeft w:val="0"/>
      <w:marRight w:val="0"/>
      <w:marTop w:val="0"/>
      <w:marBottom w:val="0"/>
      <w:divBdr>
        <w:top w:val="none" w:sz="0" w:space="0" w:color="auto"/>
        <w:left w:val="none" w:sz="0" w:space="0" w:color="auto"/>
        <w:bottom w:val="none" w:sz="0" w:space="0" w:color="auto"/>
        <w:right w:val="none" w:sz="0" w:space="0" w:color="auto"/>
      </w:divBdr>
    </w:div>
    <w:div w:id="1321232375">
      <w:bodyDiv w:val="1"/>
      <w:marLeft w:val="0"/>
      <w:marRight w:val="0"/>
      <w:marTop w:val="0"/>
      <w:marBottom w:val="0"/>
      <w:divBdr>
        <w:top w:val="none" w:sz="0" w:space="0" w:color="auto"/>
        <w:left w:val="none" w:sz="0" w:space="0" w:color="auto"/>
        <w:bottom w:val="none" w:sz="0" w:space="0" w:color="auto"/>
        <w:right w:val="none" w:sz="0" w:space="0" w:color="auto"/>
      </w:divBdr>
    </w:div>
    <w:div w:id="1323583190">
      <w:bodyDiv w:val="1"/>
      <w:marLeft w:val="0"/>
      <w:marRight w:val="0"/>
      <w:marTop w:val="0"/>
      <w:marBottom w:val="0"/>
      <w:divBdr>
        <w:top w:val="none" w:sz="0" w:space="0" w:color="auto"/>
        <w:left w:val="none" w:sz="0" w:space="0" w:color="auto"/>
        <w:bottom w:val="none" w:sz="0" w:space="0" w:color="auto"/>
        <w:right w:val="none" w:sz="0" w:space="0" w:color="auto"/>
      </w:divBdr>
    </w:div>
    <w:div w:id="1324627409">
      <w:bodyDiv w:val="1"/>
      <w:marLeft w:val="0"/>
      <w:marRight w:val="0"/>
      <w:marTop w:val="0"/>
      <w:marBottom w:val="0"/>
      <w:divBdr>
        <w:top w:val="none" w:sz="0" w:space="0" w:color="auto"/>
        <w:left w:val="none" w:sz="0" w:space="0" w:color="auto"/>
        <w:bottom w:val="none" w:sz="0" w:space="0" w:color="auto"/>
        <w:right w:val="none" w:sz="0" w:space="0" w:color="auto"/>
      </w:divBdr>
    </w:div>
    <w:div w:id="1324701759">
      <w:bodyDiv w:val="1"/>
      <w:marLeft w:val="0"/>
      <w:marRight w:val="0"/>
      <w:marTop w:val="0"/>
      <w:marBottom w:val="0"/>
      <w:divBdr>
        <w:top w:val="none" w:sz="0" w:space="0" w:color="auto"/>
        <w:left w:val="none" w:sz="0" w:space="0" w:color="auto"/>
        <w:bottom w:val="none" w:sz="0" w:space="0" w:color="auto"/>
        <w:right w:val="none" w:sz="0" w:space="0" w:color="auto"/>
      </w:divBdr>
    </w:div>
    <w:div w:id="1329209129">
      <w:bodyDiv w:val="1"/>
      <w:marLeft w:val="0"/>
      <w:marRight w:val="0"/>
      <w:marTop w:val="0"/>
      <w:marBottom w:val="0"/>
      <w:divBdr>
        <w:top w:val="none" w:sz="0" w:space="0" w:color="auto"/>
        <w:left w:val="none" w:sz="0" w:space="0" w:color="auto"/>
        <w:bottom w:val="none" w:sz="0" w:space="0" w:color="auto"/>
        <w:right w:val="none" w:sz="0" w:space="0" w:color="auto"/>
      </w:divBdr>
    </w:div>
    <w:div w:id="1332248212">
      <w:bodyDiv w:val="1"/>
      <w:marLeft w:val="0"/>
      <w:marRight w:val="0"/>
      <w:marTop w:val="0"/>
      <w:marBottom w:val="0"/>
      <w:divBdr>
        <w:top w:val="none" w:sz="0" w:space="0" w:color="auto"/>
        <w:left w:val="none" w:sz="0" w:space="0" w:color="auto"/>
        <w:bottom w:val="none" w:sz="0" w:space="0" w:color="auto"/>
        <w:right w:val="none" w:sz="0" w:space="0" w:color="auto"/>
      </w:divBdr>
    </w:div>
    <w:div w:id="1335837464">
      <w:bodyDiv w:val="1"/>
      <w:marLeft w:val="0"/>
      <w:marRight w:val="0"/>
      <w:marTop w:val="0"/>
      <w:marBottom w:val="0"/>
      <w:divBdr>
        <w:top w:val="none" w:sz="0" w:space="0" w:color="auto"/>
        <w:left w:val="none" w:sz="0" w:space="0" w:color="auto"/>
        <w:bottom w:val="none" w:sz="0" w:space="0" w:color="auto"/>
        <w:right w:val="none" w:sz="0" w:space="0" w:color="auto"/>
      </w:divBdr>
    </w:div>
    <w:div w:id="1337804877">
      <w:bodyDiv w:val="1"/>
      <w:marLeft w:val="0"/>
      <w:marRight w:val="0"/>
      <w:marTop w:val="0"/>
      <w:marBottom w:val="0"/>
      <w:divBdr>
        <w:top w:val="none" w:sz="0" w:space="0" w:color="auto"/>
        <w:left w:val="none" w:sz="0" w:space="0" w:color="auto"/>
        <w:bottom w:val="none" w:sz="0" w:space="0" w:color="auto"/>
        <w:right w:val="none" w:sz="0" w:space="0" w:color="auto"/>
      </w:divBdr>
    </w:div>
    <w:div w:id="1338731377">
      <w:bodyDiv w:val="1"/>
      <w:marLeft w:val="0"/>
      <w:marRight w:val="0"/>
      <w:marTop w:val="0"/>
      <w:marBottom w:val="0"/>
      <w:divBdr>
        <w:top w:val="none" w:sz="0" w:space="0" w:color="auto"/>
        <w:left w:val="none" w:sz="0" w:space="0" w:color="auto"/>
        <w:bottom w:val="none" w:sz="0" w:space="0" w:color="auto"/>
        <w:right w:val="none" w:sz="0" w:space="0" w:color="auto"/>
      </w:divBdr>
    </w:div>
    <w:div w:id="1343312098">
      <w:bodyDiv w:val="1"/>
      <w:marLeft w:val="0"/>
      <w:marRight w:val="0"/>
      <w:marTop w:val="0"/>
      <w:marBottom w:val="0"/>
      <w:divBdr>
        <w:top w:val="none" w:sz="0" w:space="0" w:color="auto"/>
        <w:left w:val="none" w:sz="0" w:space="0" w:color="auto"/>
        <w:bottom w:val="none" w:sz="0" w:space="0" w:color="auto"/>
        <w:right w:val="none" w:sz="0" w:space="0" w:color="auto"/>
      </w:divBdr>
    </w:div>
    <w:div w:id="1343513557">
      <w:bodyDiv w:val="1"/>
      <w:marLeft w:val="0"/>
      <w:marRight w:val="0"/>
      <w:marTop w:val="0"/>
      <w:marBottom w:val="0"/>
      <w:divBdr>
        <w:top w:val="none" w:sz="0" w:space="0" w:color="auto"/>
        <w:left w:val="none" w:sz="0" w:space="0" w:color="auto"/>
        <w:bottom w:val="none" w:sz="0" w:space="0" w:color="auto"/>
        <w:right w:val="none" w:sz="0" w:space="0" w:color="auto"/>
      </w:divBdr>
    </w:div>
    <w:div w:id="1343580345">
      <w:bodyDiv w:val="1"/>
      <w:marLeft w:val="0"/>
      <w:marRight w:val="0"/>
      <w:marTop w:val="0"/>
      <w:marBottom w:val="0"/>
      <w:divBdr>
        <w:top w:val="none" w:sz="0" w:space="0" w:color="auto"/>
        <w:left w:val="none" w:sz="0" w:space="0" w:color="auto"/>
        <w:bottom w:val="none" w:sz="0" w:space="0" w:color="auto"/>
        <w:right w:val="none" w:sz="0" w:space="0" w:color="auto"/>
      </w:divBdr>
    </w:div>
    <w:div w:id="1344547969">
      <w:bodyDiv w:val="1"/>
      <w:marLeft w:val="0"/>
      <w:marRight w:val="0"/>
      <w:marTop w:val="0"/>
      <w:marBottom w:val="0"/>
      <w:divBdr>
        <w:top w:val="none" w:sz="0" w:space="0" w:color="auto"/>
        <w:left w:val="none" w:sz="0" w:space="0" w:color="auto"/>
        <w:bottom w:val="none" w:sz="0" w:space="0" w:color="auto"/>
        <w:right w:val="none" w:sz="0" w:space="0" w:color="auto"/>
      </w:divBdr>
    </w:div>
    <w:div w:id="1349333535">
      <w:bodyDiv w:val="1"/>
      <w:marLeft w:val="0"/>
      <w:marRight w:val="0"/>
      <w:marTop w:val="0"/>
      <w:marBottom w:val="0"/>
      <w:divBdr>
        <w:top w:val="none" w:sz="0" w:space="0" w:color="auto"/>
        <w:left w:val="none" w:sz="0" w:space="0" w:color="auto"/>
        <w:bottom w:val="none" w:sz="0" w:space="0" w:color="auto"/>
        <w:right w:val="none" w:sz="0" w:space="0" w:color="auto"/>
      </w:divBdr>
    </w:div>
    <w:div w:id="1352223022">
      <w:bodyDiv w:val="1"/>
      <w:marLeft w:val="0"/>
      <w:marRight w:val="0"/>
      <w:marTop w:val="0"/>
      <w:marBottom w:val="0"/>
      <w:divBdr>
        <w:top w:val="none" w:sz="0" w:space="0" w:color="auto"/>
        <w:left w:val="none" w:sz="0" w:space="0" w:color="auto"/>
        <w:bottom w:val="none" w:sz="0" w:space="0" w:color="auto"/>
        <w:right w:val="none" w:sz="0" w:space="0" w:color="auto"/>
      </w:divBdr>
    </w:div>
    <w:div w:id="1353072674">
      <w:bodyDiv w:val="1"/>
      <w:marLeft w:val="0"/>
      <w:marRight w:val="0"/>
      <w:marTop w:val="0"/>
      <w:marBottom w:val="0"/>
      <w:divBdr>
        <w:top w:val="none" w:sz="0" w:space="0" w:color="auto"/>
        <w:left w:val="none" w:sz="0" w:space="0" w:color="auto"/>
        <w:bottom w:val="none" w:sz="0" w:space="0" w:color="auto"/>
        <w:right w:val="none" w:sz="0" w:space="0" w:color="auto"/>
      </w:divBdr>
    </w:div>
    <w:div w:id="1353648327">
      <w:bodyDiv w:val="1"/>
      <w:marLeft w:val="0"/>
      <w:marRight w:val="0"/>
      <w:marTop w:val="0"/>
      <w:marBottom w:val="0"/>
      <w:divBdr>
        <w:top w:val="none" w:sz="0" w:space="0" w:color="auto"/>
        <w:left w:val="none" w:sz="0" w:space="0" w:color="auto"/>
        <w:bottom w:val="none" w:sz="0" w:space="0" w:color="auto"/>
        <w:right w:val="none" w:sz="0" w:space="0" w:color="auto"/>
      </w:divBdr>
    </w:div>
    <w:div w:id="1356688763">
      <w:bodyDiv w:val="1"/>
      <w:marLeft w:val="0"/>
      <w:marRight w:val="0"/>
      <w:marTop w:val="0"/>
      <w:marBottom w:val="0"/>
      <w:divBdr>
        <w:top w:val="none" w:sz="0" w:space="0" w:color="auto"/>
        <w:left w:val="none" w:sz="0" w:space="0" w:color="auto"/>
        <w:bottom w:val="none" w:sz="0" w:space="0" w:color="auto"/>
        <w:right w:val="none" w:sz="0" w:space="0" w:color="auto"/>
      </w:divBdr>
    </w:div>
    <w:div w:id="1357343154">
      <w:bodyDiv w:val="1"/>
      <w:marLeft w:val="0"/>
      <w:marRight w:val="0"/>
      <w:marTop w:val="0"/>
      <w:marBottom w:val="0"/>
      <w:divBdr>
        <w:top w:val="none" w:sz="0" w:space="0" w:color="auto"/>
        <w:left w:val="none" w:sz="0" w:space="0" w:color="auto"/>
        <w:bottom w:val="none" w:sz="0" w:space="0" w:color="auto"/>
        <w:right w:val="none" w:sz="0" w:space="0" w:color="auto"/>
      </w:divBdr>
    </w:div>
    <w:div w:id="1358046114">
      <w:bodyDiv w:val="1"/>
      <w:marLeft w:val="0"/>
      <w:marRight w:val="0"/>
      <w:marTop w:val="0"/>
      <w:marBottom w:val="0"/>
      <w:divBdr>
        <w:top w:val="none" w:sz="0" w:space="0" w:color="auto"/>
        <w:left w:val="none" w:sz="0" w:space="0" w:color="auto"/>
        <w:bottom w:val="none" w:sz="0" w:space="0" w:color="auto"/>
        <w:right w:val="none" w:sz="0" w:space="0" w:color="auto"/>
      </w:divBdr>
    </w:div>
    <w:div w:id="1359550609">
      <w:bodyDiv w:val="1"/>
      <w:marLeft w:val="0"/>
      <w:marRight w:val="0"/>
      <w:marTop w:val="0"/>
      <w:marBottom w:val="0"/>
      <w:divBdr>
        <w:top w:val="none" w:sz="0" w:space="0" w:color="auto"/>
        <w:left w:val="none" w:sz="0" w:space="0" w:color="auto"/>
        <w:bottom w:val="none" w:sz="0" w:space="0" w:color="auto"/>
        <w:right w:val="none" w:sz="0" w:space="0" w:color="auto"/>
      </w:divBdr>
    </w:div>
    <w:div w:id="1360083169">
      <w:bodyDiv w:val="1"/>
      <w:marLeft w:val="0"/>
      <w:marRight w:val="0"/>
      <w:marTop w:val="0"/>
      <w:marBottom w:val="0"/>
      <w:divBdr>
        <w:top w:val="none" w:sz="0" w:space="0" w:color="auto"/>
        <w:left w:val="none" w:sz="0" w:space="0" w:color="auto"/>
        <w:bottom w:val="none" w:sz="0" w:space="0" w:color="auto"/>
        <w:right w:val="none" w:sz="0" w:space="0" w:color="auto"/>
      </w:divBdr>
    </w:div>
    <w:div w:id="1361324968">
      <w:bodyDiv w:val="1"/>
      <w:marLeft w:val="0"/>
      <w:marRight w:val="0"/>
      <w:marTop w:val="0"/>
      <w:marBottom w:val="0"/>
      <w:divBdr>
        <w:top w:val="none" w:sz="0" w:space="0" w:color="auto"/>
        <w:left w:val="none" w:sz="0" w:space="0" w:color="auto"/>
        <w:bottom w:val="none" w:sz="0" w:space="0" w:color="auto"/>
        <w:right w:val="none" w:sz="0" w:space="0" w:color="auto"/>
      </w:divBdr>
    </w:div>
    <w:div w:id="1361662160">
      <w:bodyDiv w:val="1"/>
      <w:marLeft w:val="0"/>
      <w:marRight w:val="0"/>
      <w:marTop w:val="0"/>
      <w:marBottom w:val="0"/>
      <w:divBdr>
        <w:top w:val="none" w:sz="0" w:space="0" w:color="auto"/>
        <w:left w:val="none" w:sz="0" w:space="0" w:color="auto"/>
        <w:bottom w:val="none" w:sz="0" w:space="0" w:color="auto"/>
        <w:right w:val="none" w:sz="0" w:space="0" w:color="auto"/>
      </w:divBdr>
    </w:div>
    <w:div w:id="1363096140">
      <w:bodyDiv w:val="1"/>
      <w:marLeft w:val="0"/>
      <w:marRight w:val="0"/>
      <w:marTop w:val="0"/>
      <w:marBottom w:val="0"/>
      <w:divBdr>
        <w:top w:val="none" w:sz="0" w:space="0" w:color="auto"/>
        <w:left w:val="none" w:sz="0" w:space="0" w:color="auto"/>
        <w:bottom w:val="none" w:sz="0" w:space="0" w:color="auto"/>
        <w:right w:val="none" w:sz="0" w:space="0" w:color="auto"/>
      </w:divBdr>
    </w:div>
    <w:div w:id="1363170153">
      <w:bodyDiv w:val="1"/>
      <w:marLeft w:val="0"/>
      <w:marRight w:val="0"/>
      <w:marTop w:val="0"/>
      <w:marBottom w:val="0"/>
      <w:divBdr>
        <w:top w:val="none" w:sz="0" w:space="0" w:color="auto"/>
        <w:left w:val="none" w:sz="0" w:space="0" w:color="auto"/>
        <w:bottom w:val="none" w:sz="0" w:space="0" w:color="auto"/>
        <w:right w:val="none" w:sz="0" w:space="0" w:color="auto"/>
      </w:divBdr>
    </w:div>
    <w:div w:id="1363281547">
      <w:bodyDiv w:val="1"/>
      <w:marLeft w:val="0"/>
      <w:marRight w:val="0"/>
      <w:marTop w:val="0"/>
      <w:marBottom w:val="0"/>
      <w:divBdr>
        <w:top w:val="none" w:sz="0" w:space="0" w:color="auto"/>
        <w:left w:val="none" w:sz="0" w:space="0" w:color="auto"/>
        <w:bottom w:val="none" w:sz="0" w:space="0" w:color="auto"/>
        <w:right w:val="none" w:sz="0" w:space="0" w:color="auto"/>
      </w:divBdr>
    </w:div>
    <w:div w:id="1364137932">
      <w:bodyDiv w:val="1"/>
      <w:marLeft w:val="0"/>
      <w:marRight w:val="0"/>
      <w:marTop w:val="0"/>
      <w:marBottom w:val="0"/>
      <w:divBdr>
        <w:top w:val="none" w:sz="0" w:space="0" w:color="auto"/>
        <w:left w:val="none" w:sz="0" w:space="0" w:color="auto"/>
        <w:bottom w:val="none" w:sz="0" w:space="0" w:color="auto"/>
        <w:right w:val="none" w:sz="0" w:space="0" w:color="auto"/>
      </w:divBdr>
    </w:div>
    <w:div w:id="1364402350">
      <w:bodyDiv w:val="1"/>
      <w:marLeft w:val="0"/>
      <w:marRight w:val="0"/>
      <w:marTop w:val="0"/>
      <w:marBottom w:val="0"/>
      <w:divBdr>
        <w:top w:val="none" w:sz="0" w:space="0" w:color="auto"/>
        <w:left w:val="none" w:sz="0" w:space="0" w:color="auto"/>
        <w:bottom w:val="none" w:sz="0" w:space="0" w:color="auto"/>
        <w:right w:val="none" w:sz="0" w:space="0" w:color="auto"/>
      </w:divBdr>
    </w:div>
    <w:div w:id="1365523178">
      <w:bodyDiv w:val="1"/>
      <w:marLeft w:val="0"/>
      <w:marRight w:val="0"/>
      <w:marTop w:val="0"/>
      <w:marBottom w:val="0"/>
      <w:divBdr>
        <w:top w:val="none" w:sz="0" w:space="0" w:color="auto"/>
        <w:left w:val="none" w:sz="0" w:space="0" w:color="auto"/>
        <w:bottom w:val="none" w:sz="0" w:space="0" w:color="auto"/>
        <w:right w:val="none" w:sz="0" w:space="0" w:color="auto"/>
      </w:divBdr>
    </w:div>
    <w:div w:id="1367019858">
      <w:bodyDiv w:val="1"/>
      <w:marLeft w:val="0"/>
      <w:marRight w:val="0"/>
      <w:marTop w:val="0"/>
      <w:marBottom w:val="0"/>
      <w:divBdr>
        <w:top w:val="none" w:sz="0" w:space="0" w:color="auto"/>
        <w:left w:val="none" w:sz="0" w:space="0" w:color="auto"/>
        <w:bottom w:val="none" w:sz="0" w:space="0" w:color="auto"/>
        <w:right w:val="none" w:sz="0" w:space="0" w:color="auto"/>
      </w:divBdr>
    </w:div>
    <w:div w:id="1369528738">
      <w:bodyDiv w:val="1"/>
      <w:marLeft w:val="0"/>
      <w:marRight w:val="0"/>
      <w:marTop w:val="0"/>
      <w:marBottom w:val="0"/>
      <w:divBdr>
        <w:top w:val="none" w:sz="0" w:space="0" w:color="auto"/>
        <w:left w:val="none" w:sz="0" w:space="0" w:color="auto"/>
        <w:bottom w:val="none" w:sz="0" w:space="0" w:color="auto"/>
        <w:right w:val="none" w:sz="0" w:space="0" w:color="auto"/>
      </w:divBdr>
    </w:div>
    <w:div w:id="1375814620">
      <w:bodyDiv w:val="1"/>
      <w:marLeft w:val="0"/>
      <w:marRight w:val="0"/>
      <w:marTop w:val="0"/>
      <w:marBottom w:val="0"/>
      <w:divBdr>
        <w:top w:val="none" w:sz="0" w:space="0" w:color="auto"/>
        <w:left w:val="none" w:sz="0" w:space="0" w:color="auto"/>
        <w:bottom w:val="none" w:sz="0" w:space="0" w:color="auto"/>
        <w:right w:val="none" w:sz="0" w:space="0" w:color="auto"/>
      </w:divBdr>
    </w:div>
    <w:div w:id="1376930999">
      <w:bodyDiv w:val="1"/>
      <w:marLeft w:val="0"/>
      <w:marRight w:val="0"/>
      <w:marTop w:val="0"/>
      <w:marBottom w:val="0"/>
      <w:divBdr>
        <w:top w:val="none" w:sz="0" w:space="0" w:color="auto"/>
        <w:left w:val="none" w:sz="0" w:space="0" w:color="auto"/>
        <w:bottom w:val="none" w:sz="0" w:space="0" w:color="auto"/>
        <w:right w:val="none" w:sz="0" w:space="0" w:color="auto"/>
      </w:divBdr>
    </w:div>
    <w:div w:id="1377899995">
      <w:bodyDiv w:val="1"/>
      <w:marLeft w:val="0"/>
      <w:marRight w:val="0"/>
      <w:marTop w:val="0"/>
      <w:marBottom w:val="0"/>
      <w:divBdr>
        <w:top w:val="none" w:sz="0" w:space="0" w:color="auto"/>
        <w:left w:val="none" w:sz="0" w:space="0" w:color="auto"/>
        <w:bottom w:val="none" w:sz="0" w:space="0" w:color="auto"/>
        <w:right w:val="none" w:sz="0" w:space="0" w:color="auto"/>
      </w:divBdr>
    </w:div>
    <w:div w:id="1378624959">
      <w:bodyDiv w:val="1"/>
      <w:marLeft w:val="0"/>
      <w:marRight w:val="0"/>
      <w:marTop w:val="0"/>
      <w:marBottom w:val="0"/>
      <w:divBdr>
        <w:top w:val="none" w:sz="0" w:space="0" w:color="auto"/>
        <w:left w:val="none" w:sz="0" w:space="0" w:color="auto"/>
        <w:bottom w:val="none" w:sz="0" w:space="0" w:color="auto"/>
        <w:right w:val="none" w:sz="0" w:space="0" w:color="auto"/>
      </w:divBdr>
    </w:div>
    <w:div w:id="1380012137">
      <w:bodyDiv w:val="1"/>
      <w:marLeft w:val="0"/>
      <w:marRight w:val="0"/>
      <w:marTop w:val="0"/>
      <w:marBottom w:val="0"/>
      <w:divBdr>
        <w:top w:val="none" w:sz="0" w:space="0" w:color="auto"/>
        <w:left w:val="none" w:sz="0" w:space="0" w:color="auto"/>
        <w:bottom w:val="none" w:sz="0" w:space="0" w:color="auto"/>
        <w:right w:val="none" w:sz="0" w:space="0" w:color="auto"/>
      </w:divBdr>
    </w:div>
    <w:div w:id="1380402971">
      <w:bodyDiv w:val="1"/>
      <w:marLeft w:val="0"/>
      <w:marRight w:val="0"/>
      <w:marTop w:val="0"/>
      <w:marBottom w:val="0"/>
      <w:divBdr>
        <w:top w:val="none" w:sz="0" w:space="0" w:color="auto"/>
        <w:left w:val="none" w:sz="0" w:space="0" w:color="auto"/>
        <w:bottom w:val="none" w:sz="0" w:space="0" w:color="auto"/>
        <w:right w:val="none" w:sz="0" w:space="0" w:color="auto"/>
      </w:divBdr>
    </w:div>
    <w:div w:id="1380742654">
      <w:bodyDiv w:val="1"/>
      <w:marLeft w:val="0"/>
      <w:marRight w:val="0"/>
      <w:marTop w:val="0"/>
      <w:marBottom w:val="0"/>
      <w:divBdr>
        <w:top w:val="none" w:sz="0" w:space="0" w:color="auto"/>
        <w:left w:val="none" w:sz="0" w:space="0" w:color="auto"/>
        <w:bottom w:val="none" w:sz="0" w:space="0" w:color="auto"/>
        <w:right w:val="none" w:sz="0" w:space="0" w:color="auto"/>
      </w:divBdr>
    </w:div>
    <w:div w:id="1382050135">
      <w:bodyDiv w:val="1"/>
      <w:marLeft w:val="0"/>
      <w:marRight w:val="0"/>
      <w:marTop w:val="0"/>
      <w:marBottom w:val="0"/>
      <w:divBdr>
        <w:top w:val="none" w:sz="0" w:space="0" w:color="auto"/>
        <w:left w:val="none" w:sz="0" w:space="0" w:color="auto"/>
        <w:bottom w:val="none" w:sz="0" w:space="0" w:color="auto"/>
        <w:right w:val="none" w:sz="0" w:space="0" w:color="auto"/>
      </w:divBdr>
    </w:div>
    <w:div w:id="1382830305">
      <w:bodyDiv w:val="1"/>
      <w:marLeft w:val="0"/>
      <w:marRight w:val="0"/>
      <w:marTop w:val="0"/>
      <w:marBottom w:val="0"/>
      <w:divBdr>
        <w:top w:val="none" w:sz="0" w:space="0" w:color="auto"/>
        <w:left w:val="none" w:sz="0" w:space="0" w:color="auto"/>
        <w:bottom w:val="none" w:sz="0" w:space="0" w:color="auto"/>
        <w:right w:val="none" w:sz="0" w:space="0" w:color="auto"/>
      </w:divBdr>
    </w:div>
    <w:div w:id="1384406829">
      <w:bodyDiv w:val="1"/>
      <w:marLeft w:val="0"/>
      <w:marRight w:val="0"/>
      <w:marTop w:val="0"/>
      <w:marBottom w:val="0"/>
      <w:divBdr>
        <w:top w:val="none" w:sz="0" w:space="0" w:color="auto"/>
        <w:left w:val="none" w:sz="0" w:space="0" w:color="auto"/>
        <w:bottom w:val="none" w:sz="0" w:space="0" w:color="auto"/>
        <w:right w:val="none" w:sz="0" w:space="0" w:color="auto"/>
      </w:divBdr>
    </w:div>
    <w:div w:id="1386680779">
      <w:bodyDiv w:val="1"/>
      <w:marLeft w:val="0"/>
      <w:marRight w:val="0"/>
      <w:marTop w:val="0"/>
      <w:marBottom w:val="0"/>
      <w:divBdr>
        <w:top w:val="none" w:sz="0" w:space="0" w:color="auto"/>
        <w:left w:val="none" w:sz="0" w:space="0" w:color="auto"/>
        <w:bottom w:val="none" w:sz="0" w:space="0" w:color="auto"/>
        <w:right w:val="none" w:sz="0" w:space="0" w:color="auto"/>
      </w:divBdr>
    </w:div>
    <w:div w:id="1387294698">
      <w:bodyDiv w:val="1"/>
      <w:marLeft w:val="0"/>
      <w:marRight w:val="0"/>
      <w:marTop w:val="0"/>
      <w:marBottom w:val="0"/>
      <w:divBdr>
        <w:top w:val="none" w:sz="0" w:space="0" w:color="auto"/>
        <w:left w:val="none" w:sz="0" w:space="0" w:color="auto"/>
        <w:bottom w:val="none" w:sz="0" w:space="0" w:color="auto"/>
        <w:right w:val="none" w:sz="0" w:space="0" w:color="auto"/>
      </w:divBdr>
    </w:div>
    <w:div w:id="1390570402">
      <w:bodyDiv w:val="1"/>
      <w:marLeft w:val="0"/>
      <w:marRight w:val="0"/>
      <w:marTop w:val="0"/>
      <w:marBottom w:val="0"/>
      <w:divBdr>
        <w:top w:val="none" w:sz="0" w:space="0" w:color="auto"/>
        <w:left w:val="none" w:sz="0" w:space="0" w:color="auto"/>
        <w:bottom w:val="none" w:sz="0" w:space="0" w:color="auto"/>
        <w:right w:val="none" w:sz="0" w:space="0" w:color="auto"/>
      </w:divBdr>
    </w:div>
    <w:div w:id="1391419830">
      <w:bodyDiv w:val="1"/>
      <w:marLeft w:val="0"/>
      <w:marRight w:val="0"/>
      <w:marTop w:val="0"/>
      <w:marBottom w:val="0"/>
      <w:divBdr>
        <w:top w:val="none" w:sz="0" w:space="0" w:color="auto"/>
        <w:left w:val="none" w:sz="0" w:space="0" w:color="auto"/>
        <w:bottom w:val="none" w:sz="0" w:space="0" w:color="auto"/>
        <w:right w:val="none" w:sz="0" w:space="0" w:color="auto"/>
      </w:divBdr>
    </w:div>
    <w:div w:id="1392968356">
      <w:bodyDiv w:val="1"/>
      <w:marLeft w:val="0"/>
      <w:marRight w:val="0"/>
      <w:marTop w:val="0"/>
      <w:marBottom w:val="0"/>
      <w:divBdr>
        <w:top w:val="none" w:sz="0" w:space="0" w:color="auto"/>
        <w:left w:val="none" w:sz="0" w:space="0" w:color="auto"/>
        <w:bottom w:val="none" w:sz="0" w:space="0" w:color="auto"/>
        <w:right w:val="none" w:sz="0" w:space="0" w:color="auto"/>
      </w:divBdr>
    </w:div>
    <w:div w:id="1393308334">
      <w:bodyDiv w:val="1"/>
      <w:marLeft w:val="0"/>
      <w:marRight w:val="0"/>
      <w:marTop w:val="0"/>
      <w:marBottom w:val="0"/>
      <w:divBdr>
        <w:top w:val="none" w:sz="0" w:space="0" w:color="auto"/>
        <w:left w:val="none" w:sz="0" w:space="0" w:color="auto"/>
        <w:bottom w:val="none" w:sz="0" w:space="0" w:color="auto"/>
        <w:right w:val="none" w:sz="0" w:space="0" w:color="auto"/>
      </w:divBdr>
    </w:div>
    <w:div w:id="1394281395">
      <w:bodyDiv w:val="1"/>
      <w:marLeft w:val="0"/>
      <w:marRight w:val="0"/>
      <w:marTop w:val="0"/>
      <w:marBottom w:val="0"/>
      <w:divBdr>
        <w:top w:val="none" w:sz="0" w:space="0" w:color="auto"/>
        <w:left w:val="none" w:sz="0" w:space="0" w:color="auto"/>
        <w:bottom w:val="none" w:sz="0" w:space="0" w:color="auto"/>
        <w:right w:val="none" w:sz="0" w:space="0" w:color="auto"/>
      </w:divBdr>
    </w:div>
    <w:div w:id="1395541788">
      <w:bodyDiv w:val="1"/>
      <w:marLeft w:val="0"/>
      <w:marRight w:val="0"/>
      <w:marTop w:val="0"/>
      <w:marBottom w:val="0"/>
      <w:divBdr>
        <w:top w:val="none" w:sz="0" w:space="0" w:color="auto"/>
        <w:left w:val="none" w:sz="0" w:space="0" w:color="auto"/>
        <w:bottom w:val="none" w:sz="0" w:space="0" w:color="auto"/>
        <w:right w:val="none" w:sz="0" w:space="0" w:color="auto"/>
      </w:divBdr>
    </w:div>
    <w:div w:id="1395742161">
      <w:bodyDiv w:val="1"/>
      <w:marLeft w:val="0"/>
      <w:marRight w:val="0"/>
      <w:marTop w:val="0"/>
      <w:marBottom w:val="0"/>
      <w:divBdr>
        <w:top w:val="none" w:sz="0" w:space="0" w:color="auto"/>
        <w:left w:val="none" w:sz="0" w:space="0" w:color="auto"/>
        <w:bottom w:val="none" w:sz="0" w:space="0" w:color="auto"/>
        <w:right w:val="none" w:sz="0" w:space="0" w:color="auto"/>
      </w:divBdr>
    </w:div>
    <w:div w:id="1402101976">
      <w:bodyDiv w:val="1"/>
      <w:marLeft w:val="0"/>
      <w:marRight w:val="0"/>
      <w:marTop w:val="0"/>
      <w:marBottom w:val="0"/>
      <w:divBdr>
        <w:top w:val="none" w:sz="0" w:space="0" w:color="auto"/>
        <w:left w:val="none" w:sz="0" w:space="0" w:color="auto"/>
        <w:bottom w:val="none" w:sz="0" w:space="0" w:color="auto"/>
        <w:right w:val="none" w:sz="0" w:space="0" w:color="auto"/>
      </w:divBdr>
    </w:div>
    <w:div w:id="1402214395">
      <w:bodyDiv w:val="1"/>
      <w:marLeft w:val="0"/>
      <w:marRight w:val="0"/>
      <w:marTop w:val="0"/>
      <w:marBottom w:val="0"/>
      <w:divBdr>
        <w:top w:val="none" w:sz="0" w:space="0" w:color="auto"/>
        <w:left w:val="none" w:sz="0" w:space="0" w:color="auto"/>
        <w:bottom w:val="none" w:sz="0" w:space="0" w:color="auto"/>
        <w:right w:val="none" w:sz="0" w:space="0" w:color="auto"/>
      </w:divBdr>
    </w:div>
    <w:div w:id="1402409514">
      <w:bodyDiv w:val="1"/>
      <w:marLeft w:val="0"/>
      <w:marRight w:val="0"/>
      <w:marTop w:val="0"/>
      <w:marBottom w:val="0"/>
      <w:divBdr>
        <w:top w:val="none" w:sz="0" w:space="0" w:color="auto"/>
        <w:left w:val="none" w:sz="0" w:space="0" w:color="auto"/>
        <w:bottom w:val="none" w:sz="0" w:space="0" w:color="auto"/>
        <w:right w:val="none" w:sz="0" w:space="0" w:color="auto"/>
      </w:divBdr>
    </w:div>
    <w:div w:id="1404717707">
      <w:bodyDiv w:val="1"/>
      <w:marLeft w:val="0"/>
      <w:marRight w:val="0"/>
      <w:marTop w:val="0"/>
      <w:marBottom w:val="0"/>
      <w:divBdr>
        <w:top w:val="none" w:sz="0" w:space="0" w:color="auto"/>
        <w:left w:val="none" w:sz="0" w:space="0" w:color="auto"/>
        <w:bottom w:val="none" w:sz="0" w:space="0" w:color="auto"/>
        <w:right w:val="none" w:sz="0" w:space="0" w:color="auto"/>
      </w:divBdr>
    </w:div>
    <w:div w:id="1405103662">
      <w:bodyDiv w:val="1"/>
      <w:marLeft w:val="0"/>
      <w:marRight w:val="0"/>
      <w:marTop w:val="0"/>
      <w:marBottom w:val="0"/>
      <w:divBdr>
        <w:top w:val="none" w:sz="0" w:space="0" w:color="auto"/>
        <w:left w:val="none" w:sz="0" w:space="0" w:color="auto"/>
        <w:bottom w:val="none" w:sz="0" w:space="0" w:color="auto"/>
        <w:right w:val="none" w:sz="0" w:space="0" w:color="auto"/>
      </w:divBdr>
    </w:div>
    <w:div w:id="1405566280">
      <w:bodyDiv w:val="1"/>
      <w:marLeft w:val="0"/>
      <w:marRight w:val="0"/>
      <w:marTop w:val="0"/>
      <w:marBottom w:val="0"/>
      <w:divBdr>
        <w:top w:val="none" w:sz="0" w:space="0" w:color="auto"/>
        <w:left w:val="none" w:sz="0" w:space="0" w:color="auto"/>
        <w:bottom w:val="none" w:sz="0" w:space="0" w:color="auto"/>
        <w:right w:val="none" w:sz="0" w:space="0" w:color="auto"/>
      </w:divBdr>
    </w:div>
    <w:div w:id="1406032204">
      <w:bodyDiv w:val="1"/>
      <w:marLeft w:val="0"/>
      <w:marRight w:val="0"/>
      <w:marTop w:val="0"/>
      <w:marBottom w:val="0"/>
      <w:divBdr>
        <w:top w:val="none" w:sz="0" w:space="0" w:color="auto"/>
        <w:left w:val="none" w:sz="0" w:space="0" w:color="auto"/>
        <w:bottom w:val="none" w:sz="0" w:space="0" w:color="auto"/>
        <w:right w:val="none" w:sz="0" w:space="0" w:color="auto"/>
      </w:divBdr>
    </w:div>
    <w:div w:id="1407649649">
      <w:bodyDiv w:val="1"/>
      <w:marLeft w:val="0"/>
      <w:marRight w:val="0"/>
      <w:marTop w:val="0"/>
      <w:marBottom w:val="0"/>
      <w:divBdr>
        <w:top w:val="none" w:sz="0" w:space="0" w:color="auto"/>
        <w:left w:val="none" w:sz="0" w:space="0" w:color="auto"/>
        <w:bottom w:val="none" w:sz="0" w:space="0" w:color="auto"/>
        <w:right w:val="none" w:sz="0" w:space="0" w:color="auto"/>
      </w:divBdr>
    </w:div>
    <w:div w:id="1408186377">
      <w:bodyDiv w:val="1"/>
      <w:marLeft w:val="0"/>
      <w:marRight w:val="0"/>
      <w:marTop w:val="0"/>
      <w:marBottom w:val="0"/>
      <w:divBdr>
        <w:top w:val="none" w:sz="0" w:space="0" w:color="auto"/>
        <w:left w:val="none" w:sz="0" w:space="0" w:color="auto"/>
        <w:bottom w:val="none" w:sz="0" w:space="0" w:color="auto"/>
        <w:right w:val="none" w:sz="0" w:space="0" w:color="auto"/>
      </w:divBdr>
    </w:div>
    <w:div w:id="1408386051">
      <w:bodyDiv w:val="1"/>
      <w:marLeft w:val="0"/>
      <w:marRight w:val="0"/>
      <w:marTop w:val="0"/>
      <w:marBottom w:val="0"/>
      <w:divBdr>
        <w:top w:val="none" w:sz="0" w:space="0" w:color="auto"/>
        <w:left w:val="none" w:sz="0" w:space="0" w:color="auto"/>
        <w:bottom w:val="none" w:sz="0" w:space="0" w:color="auto"/>
        <w:right w:val="none" w:sz="0" w:space="0" w:color="auto"/>
      </w:divBdr>
    </w:div>
    <w:div w:id="1409110065">
      <w:bodyDiv w:val="1"/>
      <w:marLeft w:val="0"/>
      <w:marRight w:val="0"/>
      <w:marTop w:val="0"/>
      <w:marBottom w:val="0"/>
      <w:divBdr>
        <w:top w:val="none" w:sz="0" w:space="0" w:color="auto"/>
        <w:left w:val="none" w:sz="0" w:space="0" w:color="auto"/>
        <w:bottom w:val="none" w:sz="0" w:space="0" w:color="auto"/>
        <w:right w:val="none" w:sz="0" w:space="0" w:color="auto"/>
      </w:divBdr>
    </w:div>
    <w:div w:id="1411585506">
      <w:bodyDiv w:val="1"/>
      <w:marLeft w:val="0"/>
      <w:marRight w:val="0"/>
      <w:marTop w:val="0"/>
      <w:marBottom w:val="0"/>
      <w:divBdr>
        <w:top w:val="none" w:sz="0" w:space="0" w:color="auto"/>
        <w:left w:val="none" w:sz="0" w:space="0" w:color="auto"/>
        <w:bottom w:val="none" w:sz="0" w:space="0" w:color="auto"/>
        <w:right w:val="none" w:sz="0" w:space="0" w:color="auto"/>
      </w:divBdr>
    </w:div>
    <w:div w:id="1414164099">
      <w:bodyDiv w:val="1"/>
      <w:marLeft w:val="0"/>
      <w:marRight w:val="0"/>
      <w:marTop w:val="0"/>
      <w:marBottom w:val="0"/>
      <w:divBdr>
        <w:top w:val="none" w:sz="0" w:space="0" w:color="auto"/>
        <w:left w:val="none" w:sz="0" w:space="0" w:color="auto"/>
        <w:bottom w:val="none" w:sz="0" w:space="0" w:color="auto"/>
        <w:right w:val="none" w:sz="0" w:space="0" w:color="auto"/>
      </w:divBdr>
    </w:div>
    <w:div w:id="1416898186">
      <w:bodyDiv w:val="1"/>
      <w:marLeft w:val="0"/>
      <w:marRight w:val="0"/>
      <w:marTop w:val="0"/>
      <w:marBottom w:val="0"/>
      <w:divBdr>
        <w:top w:val="none" w:sz="0" w:space="0" w:color="auto"/>
        <w:left w:val="none" w:sz="0" w:space="0" w:color="auto"/>
        <w:bottom w:val="none" w:sz="0" w:space="0" w:color="auto"/>
        <w:right w:val="none" w:sz="0" w:space="0" w:color="auto"/>
      </w:divBdr>
    </w:div>
    <w:div w:id="1417164749">
      <w:bodyDiv w:val="1"/>
      <w:marLeft w:val="0"/>
      <w:marRight w:val="0"/>
      <w:marTop w:val="0"/>
      <w:marBottom w:val="0"/>
      <w:divBdr>
        <w:top w:val="none" w:sz="0" w:space="0" w:color="auto"/>
        <w:left w:val="none" w:sz="0" w:space="0" w:color="auto"/>
        <w:bottom w:val="none" w:sz="0" w:space="0" w:color="auto"/>
        <w:right w:val="none" w:sz="0" w:space="0" w:color="auto"/>
      </w:divBdr>
    </w:div>
    <w:div w:id="1418332874">
      <w:bodyDiv w:val="1"/>
      <w:marLeft w:val="0"/>
      <w:marRight w:val="0"/>
      <w:marTop w:val="0"/>
      <w:marBottom w:val="0"/>
      <w:divBdr>
        <w:top w:val="none" w:sz="0" w:space="0" w:color="auto"/>
        <w:left w:val="none" w:sz="0" w:space="0" w:color="auto"/>
        <w:bottom w:val="none" w:sz="0" w:space="0" w:color="auto"/>
        <w:right w:val="none" w:sz="0" w:space="0" w:color="auto"/>
      </w:divBdr>
    </w:div>
    <w:div w:id="1419789561">
      <w:bodyDiv w:val="1"/>
      <w:marLeft w:val="0"/>
      <w:marRight w:val="0"/>
      <w:marTop w:val="0"/>
      <w:marBottom w:val="0"/>
      <w:divBdr>
        <w:top w:val="none" w:sz="0" w:space="0" w:color="auto"/>
        <w:left w:val="none" w:sz="0" w:space="0" w:color="auto"/>
        <w:bottom w:val="none" w:sz="0" w:space="0" w:color="auto"/>
        <w:right w:val="none" w:sz="0" w:space="0" w:color="auto"/>
      </w:divBdr>
    </w:div>
    <w:div w:id="1420590855">
      <w:bodyDiv w:val="1"/>
      <w:marLeft w:val="0"/>
      <w:marRight w:val="0"/>
      <w:marTop w:val="0"/>
      <w:marBottom w:val="0"/>
      <w:divBdr>
        <w:top w:val="none" w:sz="0" w:space="0" w:color="auto"/>
        <w:left w:val="none" w:sz="0" w:space="0" w:color="auto"/>
        <w:bottom w:val="none" w:sz="0" w:space="0" w:color="auto"/>
        <w:right w:val="none" w:sz="0" w:space="0" w:color="auto"/>
      </w:divBdr>
    </w:div>
    <w:div w:id="1422483569">
      <w:bodyDiv w:val="1"/>
      <w:marLeft w:val="0"/>
      <w:marRight w:val="0"/>
      <w:marTop w:val="0"/>
      <w:marBottom w:val="0"/>
      <w:divBdr>
        <w:top w:val="none" w:sz="0" w:space="0" w:color="auto"/>
        <w:left w:val="none" w:sz="0" w:space="0" w:color="auto"/>
        <w:bottom w:val="none" w:sz="0" w:space="0" w:color="auto"/>
        <w:right w:val="none" w:sz="0" w:space="0" w:color="auto"/>
      </w:divBdr>
    </w:div>
    <w:div w:id="1422991073">
      <w:bodyDiv w:val="1"/>
      <w:marLeft w:val="0"/>
      <w:marRight w:val="0"/>
      <w:marTop w:val="0"/>
      <w:marBottom w:val="0"/>
      <w:divBdr>
        <w:top w:val="none" w:sz="0" w:space="0" w:color="auto"/>
        <w:left w:val="none" w:sz="0" w:space="0" w:color="auto"/>
        <w:bottom w:val="none" w:sz="0" w:space="0" w:color="auto"/>
        <w:right w:val="none" w:sz="0" w:space="0" w:color="auto"/>
      </w:divBdr>
    </w:div>
    <w:div w:id="1423069774">
      <w:bodyDiv w:val="1"/>
      <w:marLeft w:val="0"/>
      <w:marRight w:val="0"/>
      <w:marTop w:val="0"/>
      <w:marBottom w:val="0"/>
      <w:divBdr>
        <w:top w:val="none" w:sz="0" w:space="0" w:color="auto"/>
        <w:left w:val="none" w:sz="0" w:space="0" w:color="auto"/>
        <w:bottom w:val="none" w:sz="0" w:space="0" w:color="auto"/>
        <w:right w:val="none" w:sz="0" w:space="0" w:color="auto"/>
      </w:divBdr>
    </w:div>
    <w:div w:id="1424572639">
      <w:bodyDiv w:val="1"/>
      <w:marLeft w:val="0"/>
      <w:marRight w:val="0"/>
      <w:marTop w:val="0"/>
      <w:marBottom w:val="0"/>
      <w:divBdr>
        <w:top w:val="none" w:sz="0" w:space="0" w:color="auto"/>
        <w:left w:val="none" w:sz="0" w:space="0" w:color="auto"/>
        <w:bottom w:val="none" w:sz="0" w:space="0" w:color="auto"/>
        <w:right w:val="none" w:sz="0" w:space="0" w:color="auto"/>
      </w:divBdr>
    </w:div>
    <w:div w:id="1430352710">
      <w:bodyDiv w:val="1"/>
      <w:marLeft w:val="0"/>
      <w:marRight w:val="0"/>
      <w:marTop w:val="0"/>
      <w:marBottom w:val="0"/>
      <w:divBdr>
        <w:top w:val="none" w:sz="0" w:space="0" w:color="auto"/>
        <w:left w:val="none" w:sz="0" w:space="0" w:color="auto"/>
        <w:bottom w:val="none" w:sz="0" w:space="0" w:color="auto"/>
        <w:right w:val="none" w:sz="0" w:space="0" w:color="auto"/>
      </w:divBdr>
    </w:div>
    <w:div w:id="1431387880">
      <w:bodyDiv w:val="1"/>
      <w:marLeft w:val="0"/>
      <w:marRight w:val="0"/>
      <w:marTop w:val="0"/>
      <w:marBottom w:val="0"/>
      <w:divBdr>
        <w:top w:val="none" w:sz="0" w:space="0" w:color="auto"/>
        <w:left w:val="none" w:sz="0" w:space="0" w:color="auto"/>
        <w:bottom w:val="none" w:sz="0" w:space="0" w:color="auto"/>
        <w:right w:val="none" w:sz="0" w:space="0" w:color="auto"/>
      </w:divBdr>
    </w:div>
    <w:div w:id="1431967956">
      <w:bodyDiv w:val="1"/>
      <w:marLeft w:val="0"/>
      <w:marRight w:val="0"/>
      <w:marTop w:val="0"/>
      <w:marBottom w:val="0"/>
      <w:divBdr>
        <w:top w:val="none" w:sz="0" w:space="0" w:color="auto"/>
        <w:left w:val="none" w:sz="0" w:space="0" w:color="auto"/>
        <w:bottom w:val="none" w:sz="0" w:space="0" w:color="auto"/>
        <w:right w:val="none" w:sz="0" w:space="0" w:color="auto"/>
      </w:divBdr>
    </w:div>
    <w:div w:id="1433939375">
      <w:bodyDiv w:val="1"/>
      <w:marLeft w:val="0"/>
      <w:marRight w:val="0"/>
      <w:marTop w:val="0"/>
      <w:marBottom w:val="0"/>
      <w:divBdr>
        <w:top w:val="none" w:sz="0" w:space="0" w:color="auto"/>
        <w:left w:val="none" w:sz="0" w:space="0" w:color="auto"/>
        <w:bottom w:val="none" w:sz="0" w:space="0" w:color="auto"/>
        <w:right w:val="none" w:sz="0" w:space="0" w:color="auto"/>
      </w:divBdr>
    </w:div>
    <w:div w:id="1434591034">
      <w:bodyDiv w:val="1"/>
      <w:marLeft w:val="0"/>
      <w:marRight w:val="0"/>
      <w:marTop w:val="0"/>
      <w:marBottom w:val="0"/>
      <w:divBdr>
        <w:top w:val="none" w:sz="0" w:space="0" w:color="auto"/>
        <w:left w:val="none" w:sz="0" w:space="0" w:color="auto"/>
        <w:bottom w:val="none" w:sz="0" w:space="0" w:color="auto"/>
        <w:right w:val="none" w:sz="0" w:space="0" w:color="auto"/>
      </w:divBdr>
    </w:div>
    <w:div w:id="1436289760">
      <w:bodyDiv w:val="1"/>
      <w:marLeft w:val="0"/>
      <w:marRight w:val="0"/>
      <w:marTop w:val="0"/>
      <w:marBottom w:val="0"/>
      <w:divBdr>
        <w:top w:val="none" w:sz="0" w:space="0" w:color="auto"/>
        <w:left w:val="none" w:sz="0" w:space="0" w:color="auto"/>
        <w:bottom w:val="none" w:sz="0" w:space="0" w:color="auto"/>
        <w:right w:val="none" w:sz="0" w:space="0" w:color="auto"/>
      </w:divBdr>
    </w:div>
    <w:div w:id="1437097207">
      <w:bodyDiv w:val="1"/>
      <w:marLeft w:val="0"/>
      <w:marRight w:val="0"/>
      <w:marTop w:val="0"/>
      <w:marBottom w:val="0"/>
      <w:divBdr>
        <w:top w:val="none" w:sz="0" w:space="0" w:color="auto"/>
        <w:left w:val="none" w:sz="0" w:space="0" w:color="auto"/>
        <w:bottom w:val="none" w:sz="0" w:space="0" w:color="auto"/>
        <w:right w:val="none" w:sz="0" w:space="0" w:color="auto"/>
      </w:divBdr>
    </w:div>
    <w:div w:id="1438912463">
      <w:bodyDiv w:val="1"/>
      <w:marLeft w:val="0"/>
      <w:marRight w:val="0"/>
      <w:marTop w:val="0"/>
      <w:marBottom w:val="0"/>
      <w:divBdr>
        <w:top w:val="none" w:sz="0" w:space="0" w:color="auto"/>
        <w:left w:val="none" w:sz="0" w:space="0" w:color="auto"/>
        <w:bottom w:val="none" w:sz="0" w:space="0" w:color="auto"/>
        <w:right w:val="none" w:sz="0" w:space="0" w:color="auto"/>
      </w:divBdr>
    </w:div>
    <w:div w:id="1441296526">
      <w:bodyDiv w:val="1"/>
      <w:marLeft w:val="0"/>
      <w:marRight w:val="0"/>
      <w:marTop w:val="0"/>
      <w:marBottom w:val="0"/>
      <w:divBdr>
        <w:top w:val="none" w:sz="0" w:space="0" w:color="auto"/>
        <w:left w:val="none" w:sz="0" w:space="0" w:color="auto"/>
        <w:bottom w:val="none" w:sz="0" w:space="0" w:color="auto"/>
        <w:right w:val="none" w:sz="0" w:space="0" w:color="auto"/>
      </w:divBdr>
    </w:div>
    <w:div w:id="1441799940">
      <w:bodyDiv w:val="1"/>
      <w:marLeft w:val="0"/>
      <w:marRight w:val="0"/>
      <w:marTop w:val="0"/>
      <w:marBottom w:val="0"/>
      <w:divBdr>
        <w:top w:val="none" w:sz="0" w:space="0" w:color="auto"/>
        <w:left w:val="none" w:sz="0" w:space="0" w:color="auto"/>
        <w:bottom w:val="none" w:sz="0" w:space="0" w:color="auto"/>
        <w:right w:val="none" w:sz="0" w:space="0" w:color="auto"/>
      </w:divBdr>
    </w:div>
    <w:div w:id="1446921606">
      <w:bodyDiv w:val="1"/>
      <w:marLeft w:val="0"/>
      <w:marRight w:val="0"/>
      <w:marTop w:val="0"/>
      <w:marBottom w:val="0"/>
      <w:divBdr>
        <w:top w:val="none" w:sz="0" w:space="0" w:color="auto"/>
        <w:left w:val="none" w:sz="0" w:space="0" w:color="auto"/>
        <w:bottom w:val="none" w:sz="0" w:space="0" w:color="auto"/>
        <w:right w:val="none" w:sz="0" w:space="0" w:color="auto"/>
      </w:divBdr>
    </w:div>
    <w:div w:id="1447309273">
      <w:bodyDiv w:val="1"/>
      <w:marLeft w:val="0"/>
      <w:marRight w:val="0"/>
      <w:marTop w:val="0"/>
      <w:marBottom w:val="0"/>
      <w:divBdr>
        <w:top w:val="none" w:sz="0" w:space="0" w:color="auto"/>
        <w:left w:val="none" w:sz="0" w:space="0" w:color="auto"/>
        <w:bottom w:val="none" w:sz="0" w:space="0" w:color="auto"/>
        <w:right w:val="none" w:sz="0" w:space="0" w:color="auto"/>
      </w:divBdr>
    </w:div>
    <w:div w:id="1448618292">
      <w:bodyDiv w:val="1"/>
      <w:marLeft w:val="0"/>
      <w:marRight w:val="0"/>
      <w:marTop w:val="0"/>
      <w:marBottom w:val="0"/>
      <w:divBdr>
        <w:top w:val="none" w:sz="0" w:space="0" w:color="auto"/>
        <w:left w:val="none" w:sz="0" w:space="0" w:color="auto"/>
        <w:bottom w:val="none" w:sz="0" w:space="0" w:color="auto"/>
        <w:right w:val="none" w:sz="0" w:space="0" w:color="auto"/>
      </w:divBdr>
    </w:div>
    <w:div w:id="1448885682">
      <w:bodyDiv w:val="1"/>
      <w:marLeft w:val="0"/>
      <w:marRight w:val="0"/>
      <w:marTop w:val="0"/>
      <w:marBottom w:val="0"/>
      <w:divBdr>
        <w:top w:val="none" w:sz="0" w:space="0" w:color="auto"/>
        <w:left w:val="none" w:sz="0" w:space="0" w:color="auto"/>
        <w:bottom w:val="none" w:sz="0" w:space="0" w:color="auto"/>
        <w:right w:val="none" w:sz="0" w:space="0" w:color="auto"/>
      </w:divBdr>
    </w:div>
    <w:div w:id="1449622554">
      <w:bodyDiv w:val="1"/>
      <w:marLeft w:val="0"/>
      <w:marRight w:val="0"/>
      <w:marTop w:val="0"/>
      <w:marBottom w:val="0"/>
      <w:divBdr>
        <w:top w:val="none" w:sz="0" w:space="0" w:color="auto"/>
        <w:left w:val="none" w:sz="0" w:space="0" w:color="auto"/>
        <w:bottom w:val="none" w:sz="0" w:space="0" w:color="auto"/>
        <w:right w:val="none" w:sz="0" w:space="0" w:color="auto"/>
      </w:divBdr>
    </w:div>
    <w:div w:id="1449930384">
      <w:bodyDiv w:val="1"/>
      <w:marLeft w:val="0"/>
      <w:marRight w:val="0"/>
      <w:marTop w:val="0"/>
      <w:marBottom w:val="0"/>
      <w:divBdr>
        <w:top w:val="none" w:sz="0" w:space="0" w:color="auto"/>
        <w:left w:val="none" w:sz="0" w:space="0" w:color="auto"/>
        <w:bottom w:val="none" w:sz="0" w:space="0" w:color="auto"/>
        <w:right w:val="none" w:sz="0" w:space="0" w:color="auto"/>
      </w:divBdr>
    </w:div>
    <w:div w:id="1450395462">
      <w:bodyDiv w:val="1"/>
      <w:marLeft w:val="0"/>
      <w:marRight w:val="0"/>
      <w:marTop w:val="0"/>
      <w:marBottom w:val="0"/>
      <w:divBdr>
        <w:top w:val="none" w:sz="0" w:space="0" w:color="auto"/>
        <w:left w:val="none" w:sz="0" w:space="0" w:color="auto"/>
        <w:bottom w:val="none" w:sz="0" w:space="0" w:color="auto"/>
        <w:right w:val="none" w:sz="0" w:space="0" w:color="auto"/>
      </w:divBdr>
    </w:div>
    <w:div w:id="1450465860">
      <w:bodyDiv w:val="1"/>
      <w:marLeft w:val="0"/>
      <w:marRight w:val="0"/>
      <w:marTop w:val="0"/>
      <w:marBottom w:val="0"/>
      <w:divBdr>
        <w:top w:val="none" w:sz="0" w:space="0" w:color="auto"/>
        <w:left w:val="none" w:sz="0" w:space="0" w:color="auto"/>
        <w:bottom w:val="none" w:sz="0" w:space="0" w:color="auto"/>
        <w:right w:val="none" w:sz="0" w:space="0" w:color="auto"/>
      </w:divBdr>
    </w:div>
    <w:div w:id="1451242701">
      <w:bodyDiv w:val="1"/>
      <w:marLeft w:val="0"/>
      <w:marRight w:val="0"/>
      <w:marTop w:val="0"/>
      <w:marBottom w:val="0"/>
      <w:divBdr>
        <w:top w:val="none" w:sz="0" w:space="0" w:color="auto"/>
        <w:left w:val="none" w:sz="0" w:space="0" w:color="auto"/>
        <w:bottom w:val="none" w:sz="0" w:space="0" w:color="auto"/>
        <w:right w:val="none" w:sz="0" w:space="0" w:color="auto"/>
      </w:divBdr>
    </w:div>
    <w:div w:id="1452359628">
      <w:bodyDiv w:val="1"/>
      <w:marLeft w:val="0"/>
      <w:marRight w:val="0"/>
      <w:marTop w:val="0"/>
      <w:marBottom w:val="0"/>
      <w:divBdr>
        <w:top w:val="none" w:sz="0" w:space="0" w:color="auto"/>
        <w:left w:val="none" w:sz="0" w:space="0" w:color="auto"/>
        <w:bottom w:val="none" w:sz="0" w:space="0" w:color="auto"/>
        <w:right w:val="none" w:sz="0" w:space="0" w:color="auto"/>
      </w:divBdr>
    </w:div>
    <w:div w:id="1458446663">
      <w:bodyDiv w:val="1"/>
      <w:marLeft w:val="0"/>
      <w:marRight w:val="0"/>
      <w:marTop w:val="0"/>
      <w:marBottom w:val="0"/>
      <w:divBdr>
        <w:top w:val="none" w:sz="0" w:space="0" w:color="auto"/>
        <w:left w:val="none" w:sz="0" w:space="0" w:color="auto"/>
        <w:bottom w:val="none" w:sz="0" w:space="0" w:color="auto"/>
        <w:right w:val="none" w:sz="0" w:space="0" w:color="auto"/>
      </w:divBdr>
    </w:div>
    <w:div w:id="1464078062">
      <w:bodyDiv w:val="1"/>
      <w:marLeft w:val="0"/>
      <w:marRight w:val="0"/>
      <w:marTop w:val="0"/>
      <w:marBottom w:val="0"/>
      <w:divBdr>
        <w:top w:val="none" w:sz="0" w:space="0" w:color="auto"/>
        <w:left w:val="none" w:sz="0" w:space="0" w:color="auto"/>
        <w:bottom w:val="none" w:sz="0" w:space="0" w:color="auto"/>
        <w:right w:val="none" w:sz="0" w:space="0" w:color="auto"/>
      </w:divBdr>
    </w:div>
    <w:div w:id="1464343374">
      <w:bodyDiv w:val="1"/>
      <w:marLeft w:val="0"/>
      <w:marRight w:val="0"/>
      <w:marTop w:val="0"/>
      <w:marBottom w:val="0"/>
      <w:divBdr>
        <w:top w:val="none" w:sz="0" w:space="0" w:color="auto"/>
        <w:left w:val="none" w:sz="0" w:space="0" w:color="auto"/>
        <w:bottom w:val="none" w:sz="0" w:space="0" w:color="auto"/>
        <w:right w:val="none" w:sz="0" w:space="0" w:color="auto"/>
      </w:divBdr>
    </w:div>
    <w:div w:id="1465614180">
      <w:bodyDiv w:val="1"/>
      <w:marLeft w:val="0"/>
      <w:marRight w:val="0"/>
      <w:marTop w:val="0"/>
      <w:marBottom w:val="0"/>
      <w:divBdr>
        <w:top w:val="none" w:sz="0" w:space="0" w:color="auto"/>
        <w:left w:val="none" w:sz="0" w:space="0" w:color="auto"/>
        <w:bottom w:val="none" w:sz="0" w:space="0" w:color="auto"/>
        <w:right w:val="none" w:sz="0" w:space="0" w:color="auto"/>
      </w:divBdr>
    </w:div>
    <w:div w:id="1465662321">
      <w:bodyDiv w:val="1"/>
      <w:marLeft w:val="0"/>
      <w:marRight w:val="0"/>
      <w:marTop w:val="0"/>
      <w:marBottom w:val="0"/>
      <w:divBdr>
        <w:top w:val="none" w:sz="0" w:space="0" w:color="auto"/>
        <w:left w:val="none" w:sz="0" w:space="0" w:color="auto"/>
        <w:bottom w:val="none" w:sz="0" w:space="0" w:color="auto"/>
        <w:right w:val="none" w:sz="0" w:space="0" w:color="auto"/>
      </w:divBdr>
    </w:div>
    <w:div w:id="1466392319">
      <w:bodyDiv w:val="1"/>
      <w:marLeft w:val="0"/>
      <w:marRight w:val="0"/>
      <w:marTop w:val="0"/>
      <w:marBottom w:val="0"/>
      <w:divBdr>
        <w:top w:val="none" w:sz="0" w:space="0" w:color="auto"/>
        <w:left w:val="none" w:sz="0" w:space="0" w:color="auto"/>
        <w:bottom w:val="none" w:sz="0" w:space="0" w:color="auto"/>
        <w:right w:val="none" w:sz="0" w:space="0" w:color="auto"/>
      </w:divBdr>
    </w:div>
    <w:div w:id="1468009300">
      <w:bodyDiv w:val="1"/>
      <w:marLeft w:val="0"/>
      <w:marRight w:val="0"/>
      <w:marTop w:val="0"/>
      <w:marBottom w:val="0"/>
      <w:divBdr>
        <w:top w:val="none" w:sz="0" w:space="0" w:color="auto"/>
        <w:left w:val="none" w:sz="0" w:space="0" w:color="auto"/>
        <w:bottom w:val="none" w:sz="0" w:space="0" w:color="auto"/>
        <w:right w:val="none" w:sz="0" w:space="0" w:color="auto"/>
      </w:divBdr>
    </w:div>
    <w:div w:id="1471441722">
      <w:bodyDiv w:val="1"/>
      <w:marLeft w:val="0"/>
      <w:marRight w:val="0"/>
      <w:marTop w:val="0"/>
      <w:marBottom w:val="0"/>
      <w:divBdr>
        <w:top w:val="none" w:sz="0" w:space="0" w:color="auto"/>
        <w:left w:val="none" w:sz="0" w:space="0" w:color="auto"/>
        <w:bottom w:val="none" w:sz="0" w:space="0" w:color="auto"/>
        <w:right w:val="none" w:sz="0" w:space="0" w:color="auto"/>
      </w:divBdr>
    </w:div>
    <w:div w:id="1472017612">
      <w:bodyDiv w:val="1"/>
      <w:marLeft w:val="0"/>
      <w:marRight w:val="0"/>
      <w:marTop w:val="0"/>
      <w:marBottom w:val="0"/>
      <w:divBdr>
        <w:top w:val="none" w:sz="0" w:space="0" w:color="auto"/>
        <w:left w:val="none" w:sz="0" w:space="0" w:color="auto"/>
        <w:bottom w:val="none" w:sz="0" w:space="0" w:color="auto"/>
        <w:right w:val="none" w:sz="0" w:space="0" w:color="auto"/>
      </w:divBdr>
    </w:div>
    <w:div w:id="1472166344">
      <w:bodyDiv w:val="1"/>
      <w:marLeft w:val="0"/>
      <w:marRight w:val="0"/>
      <w:marTop w:val="0"/>
      <w:marBottom w:val="0"/>
      <w:divBdr>
        <w:top w:val="none" w:sz="0" w:space="0" w:color="auto"/>
        <w:left w:val="none" w:sz="0" w:space="0" w:color="auto"/>
        <w:bottom w:val="none" w:sz="0" w:space="0" w:color="auto"/>
        <w:right w:val="none" w:sz="0" w:space="0" w:color="auto"/>
      </w:divBdr>
    </w:div>
    <w:div w:id="1473135860">
      <w:bodyDiv w:val="1"/>
      <w:marLeft w:val="0"/>
      <w:marRight w:val="0"/>
      <w:marTop w:val="0"/>
      <w:marBottom w:val="0"/>
      <w:divBdr>
        <w:top w:val="none" w:sz="0" w:space="0" w:color="auto"/>
        <w:left w:val="none" w:sz="0" w:space="0" w:color="auto"/>
        <w:bottom w:val="none" w:sz="0" w:space="0" w:color="auto"/>
        <w:right w:val="none" w:sz="0" w:space="0" w:color="auto"/>
      </w:divBdr>
    </w:div>
    <w:div w:id="1475830022">
      <w:bodyDiv w:val="1"/>
      <w:marLeft w:val="0"/>
      <w:marRight w:val="0"/>
      <w:marTop w:val="0"/>
      <w:marBottom w:val="0"/>
      <w:divBdr>
        <w:top w:val="none" w:sz="0" w:space="0" w:color="auto"/>
        <w:left w:val="none" w:sz="0" w:space="0" w:color="auto"/>
        <w:bottom w:val="none" w:sz="0" w:space="0" w:color="auto"/>
        <w:right w:val="none" w:sz="0" w:space="0" w:color="auto"/>
      </w:divBdr>
    </w:div>
    <w:div w:id="1477648252">
      <w:bodyDiv w:val="1"/>
      <w:marLeft w:val="0"/>
      <w:marRight w:val="0"/>
      <w:marTop w:val="0"/>
      <w:marBottom w:val="0"/>
      <w:divBdr>
        <w:top w:val="none" w:sz="0" w:space="0" w:color="auto"/>
        <w:left w:val="none" w:sz="0" w:space="0" w:color="auto"/>
        <w:bottom w:val="none" w:sz="0" w:space="0" w:color="auto"/>
        <w:right w:val="none" w:sz="0" w:space="0" w:color="auto"/>
      </w:divBdr>
    </w:div>
    <w:div w:id="1482385446">
      <w:bodyDiv w:val="1"/>
      <w:marLeft w:val="0"/>
      <w:marRight w:val="0"/>
      <w:marTop w:val="0"/>
      <w:marBottom w:val="0"/>
      <w:divBdr>
        <w:top w:val="none" w:sz="0" w:space="0" w:color="auto"/>
        <w:left w:val="none" w:sz="0" w:space="0" w:color="auto"/>
        <w:bottom w:val="none" w:sz="0" w:space="0" w:color="auto"/>
        <w:right w:val="none" w:sz="0" w:space="0" w:color="auto"/>
      </w:divBdr>
    </w:div>
    <w:div w:id="1484274973">
      <w:bodyDiv w:val="1"/>
      <w:marLeft w:val="0"/>
      <w:marRight w:val="0"/>
      <w:marTop w:val="0"/>
      <w:marBottom w:val="0"/>
      <w:divBdr>
        <w:top w:val="none" w:sz="0" w:space="0" w:color="auto"/>
        <w:left w:val="none" w:sz="0" w:space="0" w:color="auto"/>
        <w:bottom w:val="none" w:sz="0" w:space="0" w:color="auto"/>
        <w:right w:val="none" w:sz="0" w:space="0" w:color="auto"/>
      </w:divBdr>
    </w:div>
    <w:div w:id="1487235880">
      <w:bodyDiv w:val="1"/>
      <w:marLeft w:val="0"/>
      <w:marRight w:val="0"/>
      <w:marTop w:val="0"/>
      <w:marBottom w:val="0"/>
      <w:divBdr>
        <w:top w:val="none" w:sz="0" w:space="0" w:color="auto"/>
        <w:left w:val="none" w:sz="0" w:space="0" w:color="auto"/>
        <w:bottom w:val="none" w:sz="0" w:space="0" w:color="auto"/>
        <w:right w:val="none" w:sz="0" w:space="0" w:color="auto"/>
      </w:divBdr>
    </w:div>
    <w:div w:id="1489517066">
      <w:bodyDiv w:val="1"/>
      <w:marLeft w:val="0"/>
      <w:marRight w:val="0"/>
      <w:marTop w:val="0"/>
      <w:marBottom w:val="0"/>
      <w:divBdr>
        <w:top w:val="none" w:sz="0" w:space="0" w:color="auto"/>
        <w:left w:val="none" w:sz="0" w:space="0" w:color="auto"/>
        <w:bottom w:val="none" w:sz="0" w:space="0" w:color="auto"/>
        <w:right w:val="none" w:sz="0" w:space="0" w:color="auto"/>
      </w:divBdr>
    </w:div>
    <w:div w:id="1492984682">
      <w:bodyDiv w:val="1"/>
      <w:marLeft w:val="0"/>
      <w:marRight w:val="0"/>
      <w:marTop w:val="0"/>
      <w:marBottom w:val="0"/>
      <w:divBdr>
        <w:top w:val="none" w:sz="0" w:space="0" w:color="auto"/>
        <w:left w:val="none" w:sz="0" w:space="0" w:color="auto"/>
        <w:bottom w:val="none" w:sz="0" w:space="0" w:color="auto"/>
        <w:right w:val="none" w:sz="0" w:space="0" w:color="auto"/>
      </w:divBdr>
    </w:div>
    <w:div w:id="1493254345">
      <w:bodyDiv w:val="1"/>
      <w:marLeft w:val="0"/>
      <w:marRight w:val="0"/>
      <w:marTop w:val="0"/>
      <w:marBottom w:val="0"/>
      <w:divBdr>
        <w:top w:val="none" w:sz="0" w:space="0" w:color="auto"/>
        <w:left w:val="none" w:sz="0" w:space="0" w:color="auto"/>
        <w:bottom w:val="none" w:sz="0" w:space="0" w:color="auto"/>
        <w:right w:val="none" w:sz="0" w:space="0" w:color="auto"/>
      </w:divBdr>
    </w:div>
    <w:div w:id="1495293911">
      <w:bodyDiv w:val="1"/>
      <w:marLeft w:val="0"/>
      <w:marRight w:val="0"/>
      <w:marTop w:val="0"/>
      <w:marBottom w:val="0"/>
      <w:divBdr>
        <w:top w:val="none" w:sz="0" w:space="0" w:color="auto"/>
        <w:left w:val="none" w:sz="0" w:space="0" w:color="auto"/>
        <w:bottom w:val="none" w:sz="0" w:space="0" w:color="auto"/>
        <w:right w:val="none" w:sz="0" w:space="0" w:color="auto"/>
      </w:divBdr>
    </w:div>
    <w:div w:id="1495991431">
      <w:bodyDiv w:val="1"/>
      <w:marLeft w:val="0"/>
      <w:marRight w:val="0"/>
      <w:marTop w:val="0"/>
      <w:marBottom w:val="0"/>
      <w:divBdr>
        <w:top w:val="none" w:sz="0" w:space="0" w:color="auto"/>
        <w:left w:val="none" w:sz="0" w:space="0" w:color="auto"/>
        <w:bottom w:val="none" w:sz="0" w:space="0" w:color="auto"/>
        <w:right w:val="none" w:sz="0" w:space="0" w:color="auto"/>
      </w:divBdr>
    </w:div>
    <w:div w:id="1495995326">
      <w:bodyDiv w:val="1"/>
      <w:marLeft w:val="0"/>
      <w:marRight w:val="0"/>
      <w:marTop w:val="0"/>
      <w:marBottom w:val="0"/>
      <w:divBdr>
        <w:top w:val="none" w:sz="0" w:space="0" w:color="auto"/>
        <w:left w:val="none" w:sz="0" w:space="0" w:color="auto"/>
        <w:bottom w:val="none" w:sz="0" w:space="0" w:color="auto"/>
        <w:right w:val="none" w:sz="0" w:space="0" w:color="auto"/>
      </w:divBdr>
    </w:div>
    <w:div w:id="1498617671">
      <w:bodyDiv w:val="1"/>
      <w:marLeft w:val="0"/>
      <w:marRight w:val="0"/>
      <w:marTop w:val="0"/>
      <w:marBottom w:val="0"/>
      <w:divBdr>
        <w:top w:val="none" w:sz="0" w:space="0" w:color="auto"/>
        <w:left w:val="none" w:sz="0" w:space="0" w:color="auto"/>
        <w:bottom w:val="none" w:sz="0" w:space="0" w:color="auto"/>
        <w:right w:val="none" w:sz="0" w:space="0" w:color="auto"/>
      </w:divBdr>
    </w:div>
    <w:div w:id="1499881535">
      <w:bodyDiv w:val="1"/>
      <w:marLeft w:val="0"/>
      <w:marRight w:val="0"/>
      <w:marTop w:val="0"/>
      <w:marBottom w:val="0"/>
      <w:divBdr>
        <w:top w:val="none" w:sz="0" w:space="0" w:color="auto"/>
        <w:left w:val="none" w:sz="0" w:space="0" w:color="auto"/>
        <w:bottom w:val="none" w:sz="0" w:space="0" w:color="auto"/>
        <w:right w:val="none" w:sz="0" w:space="0" w:color="auto"/>
      </w:divBdr>
    </w:div>
    <w:div w:id="1500389950">
      <w:bodyDiv w:val="1"/>
      <w:marLeft w:val="0"/>
      <w:marRight w:val="0"/>
      <w:marTop w:val="0"/>
      <w:marBottom w:val="0"/>
      <w:divBdr>
        <w:top w:val="none" w:sz="0" w:space="0" w:color="auto"/>
        <w:left w:val="none" w:sz="0" w:space="0" w:color="auto"/>
        <w:bottom w:val="none" w:sz="0" w:space="0" w:color="auto"/>
        <w:right w:val="none" w:sz="0" w:space="0" w:color="auto"/>
      </w:divBdr>
    </w:div>
    <w:div w:id="1500542002">
      <w:bodyDiv w:val="1"/>
      <w:marLeft w:val="0"/>
      <w:marRight w:val="0"/>
      <w:marTop w:val="0"/>
      <w:marBottom w:val="0"/>
      <w:divBdr>
        <w:top w:val="none" w:sz="0" w:space="0" w:color="auto"/>
        <w:left w:val="none" w:sz="0" w:space="0" w:color="auto"/>
        <w:bottom w:val="none" w:sz="0" w:space="0" w:color="auto"/>
        <w:right w:val="none" w:sz="0" w:space="0" w:color="auto"/>
      </w:divBdr>
    </w:div>
    <w:div w:id="1502043137">
      <w:bodyDiv w:val="1"/>
      <w:marLeft w:val="0"/>
      <w:marRight w:val="0"/>
      <w:marTop w:val="0"/>
      <w:marBottom w:val="0"/>
      <w:divBdr>
        <w:top w:val="none" w:sz="0" w:space="0" w:color="auto"/>
        <w:left w:val="none" w:sz="0" w:space="0" w:color="auto"/>
        <w:bottom w:val="none" w:sz="0" w:space="0" w:color="auto"/>
        <w:right w:val="none" w:sz="0" w:space="0" w:color="auto"/>
      </w:divBdr>
    </w:div>
    <w:div w:id="1505121139">
      <w:bodyDiv w:val="1"/>
      <w:marLeft w:val="0"/>
      <w:marRight w:val="0"/>
      <w:marTop w:val="0"/>
      <w:marBottom w:val="0"/>
      <w:divBdr>
        <w:top w:val="none" w:sz="0" w:space="0" w:color="auto"/>
        <w:left w:val="none" w:sz="0" w:space="0" w:color="auto"/>
        <w:bottom w:val="none" w:sz="0" w:space="0" w:color="auto"/>
        <w:right w:val="none" w:sz="0" w:space="0" w:color="auto"/>
      </w:divBdr>
    </w:div>
    <w:div w:id="1505126469">
      <w:bodyDiv w:val="1"/>
      <w:marLeft w:val="0"/>
      <w:marRight w:val="0"/>
      <w:marTop w:val="0"/>
      <w:marBottom w:val="0"/>
      <w:divBdr>
        <w:top w:val="none" w:sz="0" w:space="0" w:color="auto"/>
        <w:left w:val="none" w:sz="0" w:space="0" w:color="auto"/>
        <w:bottom w:val="none" w:sz="0" w:space="0" w:color="auto"/>
        <w:right w:val="none" w:sz="0" w:space="0" w:color="auto"/>
      </w:divBdr>
    </w:div>
    <w:div w:id="1505244292">
      <w:bodyDiv w:val="1"/>
      <w:marLeft w:val="0"/>
      <w:marRight w:val="0"/>
      <w:marTop w:val="0"/>
      <w:marBottom w:val="0"/>
      <w:divBdr>
        <w:top w:val="none" w:sz="0" w:space="0" w:color="auto"/>
        <w:left w:val="none" w:sz="0" w:space="0" w:color="auto"/>
        <w:bottom w:val="none" w:sz="0" w:space="0" w:color="auto"/>
        <w:right w:val="none" w:sz="0" w:space="0" w:color="auto"/>
      </w:divBdr>
    </w:div>
    <w:div w:id="1506822458">
      <w:bodyDiv w:val="1"/>
      <w:marLeft w:val="0"/>
      <w:marRight w:val="0"/>
      <w:marTop w:val="0"/>
      <w:marBottom w:val="0"/>
      <w:divBdr>
        <w:top w:val="none" w:sz="0" w:space="0" w:color="auto"/>
        <w:left w:val="none" w:sz="0" w:space="0" w:color="auto"/>
        <w:bottom w:val="none" w:sz="0" w:space="0" w:color="auto"/>
        <w:right w:val="none" w:sz="0" w:space="0" w:color="auto"/>
      </w:divBdr>
    </w:div>
    <w:div w:id="1507555817">
      <w:bodyDiv w:val="1"/>
      <w:marLeft w:val="0"/>
      <w:marRight w:val="0"/>
      <w:marTop w:val="0"/>
      <w:marBottom w:val="0"/>
      <w:divBdr>
        <w:top w:val="none" w:sz="0" w:space="0" w:color="auto"/>
        <w:left w:val="none" w:sz="0" w:space="0" w:color="auto"/>
        <w:bottom w:val="none" w:sz="0" w:space="0" w:color="auto"/>
        <w:right w:val="none" w:sz="0" w:space="0" w:color="auto"/>
      </w:divBdr>
    </w:div>
    <w:div w:id="1509254953">
      <w:bodyDiv w:val="1"/>
      <w:marLeft w:val="0"/>
      <w:marRight w:val="0"/>
      <w:marTop w:val="0"/>
      <w:marBottom w:val="0"/>
      <w:divBdr>
        <w:top w:val="none" w:sz="0" w:space="0" w:color="auto"/>
        <w:left w:val="none" w:sz="0" w:space="0" w:color="auto"/>
        <w:bottom w:val="none" w:sz="0" w:space="0" w:color="auto"/>
        <w:right w:val="none" w:sz="0" w:space="0" w:color="auto"/>
      </w:divBdr>
    </w:div>
    <w:div w:id="1509978358">
      <w:bodyDiv w:val="1"/>
      <w:marLeft w:val="0"/>
      <w:marRight w:val="0"/>
      <w:marTop w:val="0"/>
      <w:marBottom w:val="0"/>
      <w:divBdr>
        <w:top w:val="none" w:sz="0" w:space="0" w:color="auto"/>
        <w:left w:val="none" w:sz="0" w:space="0" w:color="auto"/>
        <w:bottom w:val="none" w:sz="0" w:space="0" w:color="auto"/>
        <w:right w:val="none" w:sz="0" w:space="0" w:color="auto"/>
      </w:divBdr>
    </w:div>
    <w:div w:id="1510171976">
      <w:bodyDiv w:val="1"/>
      <w:marLeft w:val="0"/>
      <w:marRight w:val="0"/>
      <w:marTop w:val="0"/>
      <w:marBottom w:val="0"/>
      <w:divBdr>
        <w:top w:val="none" w:sz="0" w:space="0" w:color="auto"/>
        <w:left w:val="none" w:sz="0" w:space="0" w:color="auto"/>
        <w:bottom w:val="none" w:sz="0" w:space="0" w:color="auto"/>
        <w:right w:val="none" w:sz="0" w:space="0" w:color="auto"/>
      </w:divBdr>
    </w:div>
    <w:div w:id="1510674839">
      <w:bodyDiv w:val="1"/>
      <w:marLeft w:val="0"/>
      <w:marRight w:val="0"/>
      <w:marTop w:val="0"/>
      <w:marBottom w:val="0"/>
      <w:divBdr>
        <w:top w:val="none" w:sz="0" w:space="0" w:color="auto"/>
        <w:left w:val="none" w:sz="0" w:space="0" w:color="auto"/>
        <w:bottom w:val="none" w:sz="0" w:space="0" w:color="auto"/>
        <w:right w:val="none" w:sz="0" w:space="0" w:color="auto"/>
      </w:divBdr>
    </w:div>
    <w:div w:id="1510682856">
      <w:bodyDiv w:val="1"/>
      <w:marLeft w:val="0"/>
      <w:marRight w:val="0"/>
      <w:marTop w:val="0"/>
      <w:marBottom w:val="0"/>
      <w:divBdr>
        <w:top w:val="none" w:sz="0" w:space="0" w:color="auto"/>
        <w:left w:val="none" w:sz="0" w:space="0" w:color="auto"/>
        <w:bottom w:val="none" w:sz="0" w:space="0" w:color="auto"/>
        <w:right w:val="none" w:sz="0" w:space="0" w:color="auto"/>
      </w:divBdr>
    </w:div>
    <w:div w:id="1513376927">
      <w:bodyDiv w:val="1"/>
      <w:marLeft w:val="0"/>
      <w:marRight w:val="0"/>
      <w:marTop w:val="0"/>
      <w:marBottom w:val="0"/>
      <w:divBdr>
        <w:top w:val="none" w:sz="0" w:space="0" w:color="auto"/>
        <w:left w:val="none" w:sz="0" w:space="0" w:color="auto"/>
        <w:bottom w:val="none" w:sz="0" w:space="0" w:color="auto"/>
        <w:right w:val="none" w:sz="0" w:space="0" w:color="auto"/>
      </w:divBdr>
    </w:div>
    <w:div w:id="1515997955">
      <w:bodyDiv w:val="1"/>
      <w:marLeft w:val="0"/>
      <w:marRight w:val="0"/>
      <w:marTop w:val="0"/>
      <w:marBottom w:val="0"/>
      <w:divBdr>
        <w:top w:val="none" w:sz="0" w:space="0" w:color="auto"/>
        <w:left w:val="none" w:sz="0" w:space="0" w:color="auto"/>
        <w:bottom w:val="none" w:sz="0" w:space="0" w:color="auto"/>
        <w:right w:val="none" w:sz="0" w:space="0" w:color="auto"/>
      </w:divBdr>
    </w:div>
    <w:div w:id="1516847603">
      <w:bodyDiv w:val="1"/>
      <w:marLeft w:val="0"/>
      <w:marRight w:val="0"/>
      <w:marTop w:val="0"/>
      <w:marBottom w:val="0"/>
      <w:divBdr>
        <w:top w:val="none" w:sz="0" w:space="0" w:color="auto"/>
        <w:left w:val="none" w:sz="0" w:space="0" w:color="auto"/>
        <w:bottom w:val="none" w:sz="0" w:space="0" w:color="auto"/>
        <w:right w:val="none" w:sz="0" w:space="0" w:color="auto"/>
      </w:divBdr>
    </w:div>
    <w:div w:id="1517186055">
      <w:bodyDiv w:val="1"/>
      <w:marLeft w:val="0"/>
      <w:marRight w:val="0"/>
      <w:marTop w:val="0"/>
      <w:marBottom w:val="0"/>
      <w:divBdr>
        <w:top w:val="none" w:sz="0" w:space="0" w:color="auto"/>
        <w:left w:val="none" w:sz="0" w:space="0" w:color="auto"/>
        <w:bottom w:val="none" w:sz="0" w:space="0" w:color="auto"/>
        <w:right w:val="none" w:sz="0" w:space="0" w:color="auto"/>
      </w:divBdr>
    </w:div>
    <w:div w:id="1518159922">
      <w:bodyDiv w:val="1"/>
      <w:marLeft w:val="0"/>
      <w:marRight w:val="0"/>
      <w:marTop w:val="0"/>
      <w:marBottom w:val="0"/>
      <w:divBdr>
        <w:top w:val="none" w:sz="0" w:space="0" w:color="auto"/>
        <w:left w:val="none" w:sz="0" w:space="0" w:color="auto"/>
        <w:bottom w:val="none" w:sz="0" w:space="0" w:color="auto"/>
        <w:right w:val="none" w:sz="0" w:space="0" w:color="auto"/>
      </w:divBdr>
    </w:div>
    <w:div w:id="1518886416">
      <w:bodyDiv w:val="1"/>
      <w:marLeft w:val="0"/>
      <w:marRight w:val="0"/>
      <w:marTop w:val="0"/>
      <w:marBottom w:val="0"/>
      <w:divBdr>
        <w:top w:val="none" w:sz="0" w:space="0" w:color="auto"/>
        <w:left w:val="none" w:sz="0" w:space="0" w:color="auto"/>
        <w:bottom w:val="none" w:sz="0" w:space="0" w:color="auto"/>
        <w:right w:val="none" w:sz="0" w:space="0" w:color="auto"/>
      </w:divBdr>
    </w:div>
    <w:div w:id="1520000975">
      <w:bodyDiv w:val="1"/>
      <w:marLeft w:val="0"/>
      <w:marRight w:val="0"/>
      <w:marTop w:val="0"/>
      <w:marBottom w:val="0"/>
      <w:divBdr>
        <w:top w:val="none" w:sz="0" w:space="0" w:color="auto"/>
        <w:left w:val="none" w:sz="0" w:space="0" w:color="auto"/>
        <w:bottom w:val="none" w:sz="0" w:space="0" w:color="auto"/>
        <w:right w:val="none" w:sz="0" w:space="0" w:color="auto"/>
      </w:divBdr>
    </w:div>
    <w:div w:id="1522357416">
      <w:bodyDiv w:val="1"/>
      <w:marLeft w:val="0"/>
      <w:marRight w:val="0"/>
      <w:marTop w:val="0"/>
      <w:marBottom w:val="0"/>
      <w:divBdr>
        <w:top w:val="none" w:sz="0" w:space="0" w:color="auto"/>
        <w:left w:val="none" w:sz="0" w:space="0" w:color="auto"/>
        <w:bottom w:val="none" w:sz="0" w:space="0" w:color="auto"/>
        <w:right w:val="none" w:sz="0" w:space="0" w:color="auto"/>
      </w:divBdr>
    </w:div>
    <w:div w:id="1522623298">
      <w:bodyDiv w:val="1"/>
      <w:marLeft w:val="0"/>
      <w:marRight w:val="0"/>
      <w:marTop w:val="0"/>
      <w:marBottom w:val="0"/>
      <w:divBdr>
        <w:top w:val="none" w:sz="0" w:space="0" w:color="auto"/>
        <w:left w:val="none" w:sz="0" w:space="0" w:color="auto"/>
        <w:bottom w:val="none" w:sz="0" w:space="0" w:color="auto"/>
        <w:right w:val="none" w:sz="0" w:space="0" w:color="auto"/>
      </w:divBdr>
    </w:div>
    <w:div w:id="1526166910">
      <w:bodyDiv w:val="1"/>
      <w:marLeft w:val="0"/>
      <w:marRight w:val="0"/>
      <w:marTop w:val="0"/>
      <w:marBottom w:val="0"/>
      <w:divBdr>
        <w:top w:val="none" w:sz="0" w:space="0" w:color="auto"/>
        <w:left w:val="none" w:sz="0" w:space="0" w:color="auto"/>
        <w:bottom w:val="none" w:sz="0" w:space="0" w:color="auto"/>
        <w:right w:val="none" w:sz="0" w:space="0" w:color="auto"/>
      </w:divBdr>
    </w:div>
    <w:div w:id="1527330934">
      <w:bodyDiv w:val="1"/>
      <w:marLeft w:val="0"/>
      <w:marRight w:val="0"/>
      <w:marTop w:val="0"/>
      <w:marBottom w:val="0"/>
      <w:divBdr>
        <w:top w:val="none" w:sz="0" w:space="0" w:color="auto"/>
        <w:left w:val="none" w:sz="0" w:space="0" w:color="auto"/>
        <w:bottom w:val="none" w:sz="0" w:space="0" w:color="auto"/>
        <w:right w:val="none" w:sz="0" w:space="0" w:color="auto"/>
      </w:divBdr>
    </w:div>
    <w:div w:id="1528641153">
      <w:bodyDiv w:val="1"/>
      <w:marLeft w:val="0"/>
      <w:marRight w:val="0"/>
      <w:marTop w:val="0"/>
      <w:marBottom w:val="0"/>
      <w:divBdr>
        <w:top w:val="none" w:sz="0" w:space="0" w:color="auto"/>
        <w:left w:val="none" w:sz="0" w:space="0" w:color="auto"/>
        <w:bottom w:val="none" w:sz="0" w:space="0" w:color="auto"/>
        <w:right w:val="none" w:sz="0" w:space="0" w:color="auto"/>
      </w:divBdr>
    </w:div>
    <w:div w:id="1529291142">
      <w:bodyDiv w:val="1"/>
      <w:marLeft w:val="0"/>
      <w:marRight w:val="0"/>
      <w:marTop w:val="0"/>
      <w:marBottom w:val="0"/>
      <w:divBdr>
        <w:top w:val="none" w:sz="0" w:space="0" w:color="auto"/>
        <w:left w:val="none" w:sz="0" w:space="0" w:color="auto"/>
        <w:bottom w:val="none" w:sz="0" w:space="0" w:color="auto"/>
        <w:right w:val="none" w:sz="0" w:space="0" w:color="auto"/>
      </w:divBdr>
    </w:div>
    <w:div w:id="1533113396">
      <w:bodyDiv w:val="1"/>
      <w:marLeft w:val="0"/>
      <w:marRight w:val="0"/>
      <w:marTop w:val="0"/>
      <w:marBottom w:val="0"/>
      <w:divBdr>
        <w:top w:val="none" w:sz="0" w:space="0" w:color="auto"/>
        <w:left w:val="none" w:sz="0" w:space="0" w:color="auto"/>
        <w:bottom w:val="none" w:sz="0" w:space="0" w:color="auto"/>
        <w:right w:val="none" w:sz="0" w:space="0" w:color="auto"/>
      </w:divBdr>
    </w:div>
    <w:div w:id="1533569279">
      <w:bodyDiv w:val="1"/>
      <w:marLeft w:val="0"/>
      <w:marRight w:val="0"/>
      <w:marTop w:val="0"/>
      <w:marBottom w:val="0"/>
      <w:divBdr>
        <w:top w:val="none" w:sz="0" w:space="0" w:color="auto"/>
        <w:left w:val="none" w:sz="0" w:space="0" w:color="auto"/>
        <w:bottom w:val="none" w:sz="0" w:space="0" w:color="auto"/>
        <w:right w:val="none" w:sz="0" w:space="0" w:color="auto"/>
      </w:divBdr>
    </w:div>
    <w:div w:id="1533684925">
      <w:bodyDiv w:val="1"/>
      <w:marLeft w:val="0"/>
      <w:marRight w:val="0"/>
      <w:marTop w:val="0"/>
      <w:marBottom w:val="0"/>
      <w:divBdr>
        <w:top w:val="none" w:sz="0" w:space="0" w:color="auto"/>
        <w:left w:val="none" w:sz="0" w:space="0" w:color="auto"/>
        <w:bottom w:val="none" w:sz="0" w:space="0" w:color="auto"/>
        <w:right w:val="none" w:sz="0" w:space="0" w:color="auto"/>
      </w:divBdr>
    </w:div>
    <w:div w:id="1534077155">
      <w:bodyDiv w:val="1"/>
      <w:marLeft w:val="0"/>
      <w:marRight w:val="0"/>
      <w:marTop w:val="0"/>
      <w:marBottom w:val="0"/>
      <w:divBdr>
        <w:top w:val="none" w:sz="0" w:space="0" w:color="auto"/>
        <w:left w:val="none" w:sz="0" w:space="0" w:color="auto"/>
        <w:bottom w:val="none" w:sz="0" w:space="0" w:color="auto"/>
        <w:right w:val="none" w:sz="0" w:space="0" w:color="auto"/>
      </w:divBdr>
    </w:div>
    <w:div w:id="1534423078">
      <w:bodyDiv w:val="1"/>
      <w:marLeft w:val="0"/>
      <w:marRight w:val="0"/>
      <w:marTop w:val="0"/>
      <w:marBottom w:val="0"/>
      <w:divBdr>
        <w:top w:val="none" w:sz="0" w:space="0" w:color="auto"/>
        <w:left w:val="none" w:sz="0" w:space="0" w:color="auto"/>
        <w:bottom w:val="none" w:sz="0" w:space="0" w:color="auto"/>
        <w:right w:val="none" w:sz="0" w:space="0" w:color="auto"/>
      </w:divBdr>
    </w:div>
    <w:div w:id="1534659543">
      <w:bodyDiv w:val="1"/>
      <w:marLeft w:val="0"/>
      <w:marRight w:val="0"/>
      <w:marTop w:val="0"/>
      <w:marBottom w:val="0"/>
      <w:divBdr>
        <w:top w:val="none" w:sz="0" w:space="0" w:color="auto"/>
        <w:left w:val="none" w:sz="0" w:space="0" w:color="auto"/>
        <w:bottom w:val="none" w:sz="0" w:space="0" w:color="auto"/>
        <w:right w:val="none" w:sz="0" w:space="0" w:color="auto"/>
      </w:divBdr>
    </w:div>
    <w:div w:id="1534804114">
      <w:bodyDiv w:val="1"/>
      <w:marLeft w:val="0"/>
      <w:marRight w:val="0"/>
      <w:marTop w:val="0"/>
      <w:marBottom w:val="0"/>
      <w:divBdr>
        <w:top w:val="none" w:sz="0" w:space="0" w:color="auto"/>
        <w:left w:val="none" w:sz="0" w:space="0" w:color="auto"/>
        <w:bottom w:val="none" w:sz="0" w:space="0" w:color="auto"/>
        <w:right w:val="none" w:sz="0" w:space="0" w:color="auto"/>
      </w:divBdr>
    </w:div>
    <w:div w:id="1535461113">
      <w:bodyDiv w:val="1"/>
      <w:marLeft w:val="0"/>
      <w:marRight w:val="0"/>
      <w:marTop w:val="0"/>
      <w:marBottom w:val="0"/>
      <w:divBdr>
        <w:top w:val="none" w:sz="0" w:space="0" w:color="auto"/>
        <w:left w:val="none" w:sz="0" w:space="0" w:color="auto"/>
        <w:bottom w:val="none" w:sz="0" w:space="0" w:color="auto"/>
        <w:right w:val="none" w:sz="0" w:space="0" w:color="auto"/>
      </w:divBdr>
    </w:div>
    <w:div w:id="1536310721">
      <w:bodyDiv w:val="1"/>
      <w:marLeft w:val="0"/>
      <w:marRight w:val="0"/>
      <w:marTop w:val="0"/>
      <w:marBottom w:val="0"/>
      <w:divBdr>
        <w:top w:val="none" w:sz="0" w:space="0" w:color="auto"/>
        <w:left w:val="none" w:sz="0" w:space="0" w:color="auto"/>
        <w:bottom w:val="none" w:sz="0" w:space="0" w:color="auto"/>
        <w:right w:val="none" w:sz="0" w:space="0" w:color="auto"/>
      </w:divBdr>
    </w:div>
    <w:div w:id="1536388474">
      <w:bodyDiv w:val="1"/>
      <w:marLeft w:val="0"/>
      <w:marRight w:val="0"/>
      <w:marTop w:val="0"/>
      <w:marBottom w:val="0"/>
      <w:divBdr>
        <w:top w:val="none" w:sz="0" w:space="0" w:color="auto"/>
        <w:left w:val="none" w:sz="0" w:space="0" w:color="auto"/>
        <w:bottom w:val="none" w:sz="0" w:space="0" w:color="auto"/>
        <w:right w:val="none" w:sz="0" w:space="0" w:color="auto"/>
      </w:divBdr>
    </w:div>
    <w:div w:id="1537230880">
      <w:bodyDiv w:val="1"/>
      <w:marLeft w:val="0"/>
      <w:marRight w:val="0"/>
      <w:marTop w:val="0"/>
      <w:marBottom w:val="0"/>
      <w:divBdr>
        <w:top w:val="none" w:sz="0" w:space="0" w:color="auto"/>
        <w:left w:val="none" w:sz="0" w:space="0" w:color="auto"/>
        <w:bottom w:val="none" w:sz="0" w:space="0" w:color="auto"/>
        <w:right w:val="none" w:sz="0" w:space="0" w:color="auto"/>
      </w:divBdr>
    </w:div>
    <w:div w:id="1537305991">
      <w:bodyDiv w:val="1"/>
      <w:marLeft w:val="0"/>
      <w:marRight w:val="0"/>
      <w:marTop w:val="0"/>
      <w:marBottom w:val="0"/>
      <w:divBdr>
        <w:top w:val="none" w:sz="0" w:space="0" w:color="auto"/>
        <w:left w:val="none" w:sz="0" w:space="0" w:color="auto"/>
        <w:bottom w:val="none" w:sz="0" w:space="0" w:color="auto"/>
        <w:right w:val="none" w:sz="0" w:space="0" w:color="auto"/>
      </w:divBdr>
    </w:div>
    <w:div w:id="1538590917">
      <w:bodyDiv w:val="1"/>
      <w:marLeft w:val="0"/>
      <w:marRight w:val="0"/>
      <w:marTop w:val="0"/>
      <w:marBottom w:val="0"/>
      <w:divBdr>
        <w:top w:val="none" w:sz="0" w:space="0" w:color="auto"/>
        <w:left w:val="none" w:sz="0" w:space="0" w:color="auto"/>
        <w:bottom w:val="none" w:sz="0" w:space="0" w:color="auto"/>
        <w:right w:val="none" w:sz="0" w:space="0" w:color="auto"/>
      </w:divBdr>
    </w:div>
    <w:div w:id="1541167400">
      <w:bodyDiv w:val="1"/>
      <w:marLeft w:val="0"/>
      <w:marRight w:val="0"/>
      <w:marTop w:val="0"/>
      <w:marBottom w:val="0"/>
      <w:divBdr>
        <w:top w:val="none" w:sz="0" w:space="0" w:color="auto"/>
        <w:left w:val="none" w:sz="0" w:space="0" w:color="auto"/>
        <w:bottom w:val="none" w:sz="0" w:space="0" w:color="auto"/>
        <w:right w:val="none" w:sz="0" w:space="0" w:color="auto"/>
      </w:divBdr>
    </w:div>
    <w:div w:id="1545363304">
      <w:bodyDiv w:val="1"/>
      <w:marLeft w:val="0"/>
      <w:marRight w:val="0"/>
      <w:marTop w:val="0"/>
      <w:marBottom w:val="0"/>
      <w:divBdr>
        <w:top w:val="none" w:sz="0" w:space="0" w:color="auto"/>
        <w:left w:val="none" w:sz="0" w:space="0" w:color="auto"/>
        <w:bottom w:val="none" w:sz="0" w:space="0" w:color="auto"/>
        <w:right w:val="none" w:sz="0" w:space="0" w:color="auto"/>
      </w:divBdr>
    </w:div>
    <w:div w:id="1547450707">
      <w:bodyDiv w:val="1"/>
      <w:marLeft w:val="0"/>
      <w:marRight w:val="0"/>
      <w:marTop w:val="0"/>
      <w:marBottom w:val="0"/>
      <w:divBdr>
        <w:top w:val="none" w:sz="0" w:space="0" w:color="auto"/>
        <w:left w:val="none" w:sz="0" w:space="0" w:color="auto"/>
        <w:bottom w:val="none" w:sz="0" w:space="0" w:color="auto"/>
        <w:right w:val="none" w:sz="0" w:space="0" w:color="auto"/>
      </w:divBdr>
    </w:div>
    <w:div w:id="1549342815">
      <w:bodyDiv w:val="1"/>
      <w:marLeft w:val="0"/>
      <w:marRight w:val="0"/>
      <w:marTop w:val="0"/>
      <w:marBottom w:val="0"/>
      <w:divBdr>
        <w:top w:val="none" w:sz="0" w:space="0" w:color="auto"/>
        <w:left w:val="none" w:sz="0" w:space="0" w:color="auto"/>
        <w:bottom w:val="none" w:sz="0" w:space="0" w:color="auto"/>
        <w:right w:val="none" w:sz="0" w:space="0" w:color="auto"/>
      </w:divBdr>
    </w:div>
    <w:div w:id="1550065868">
      <w:bodyDiv w:val="1"/>
      <w:marLeft w:val="0"/>
      <w:marRight w:val="0"/>
      <w:marTop w:val="0"/>
      <w:marBottom w:val="0"/>
      <w:divBdr>
        <w:top w:val="none" w:sz="0" w:space="0" w:color="auto"/>
        <w:left w:val="none" w:sz="0" w:space="0" w:color="auto"/>
        <w:bottom w:val="none" w:sz="0" w:space="0" w:color="auto"/>
        <w:right w:val="none" w:sz="0" w:space="0" w:color="auto"/>
      </w:divBdr>
    </w:div>
    <w:div w:id="1550804886">
      <w:bodyDiv w:val="1"/>
      <w:marLeft w:val="0"/>
      <w:marRight w:val="0"/>
      <w:marTop w:val="0"/>
      <w:marBottom w:val="0"/>
      <w:divBdr>
        <w:top w:val="none" w:sz="0" w:space="0" w:color="auto"/>
        <w:left w:val="none" w:sz="0" w:space="0" w:color="auto"/>
        <w:bottom w:val="none" w:sz="0" w:space="0" w:color="auto"/>
        <w:right w:val="none" w:sz="0" w:space="0" w:color="auto"/>
      </w:divBdr>
    </w:div>
    <w:div w:id="1551067966">
      <w:bodyDiv w:val="1"/>
      <w:marLeft w:val="0"/>
      <w:marRight w:val="0"/>
      <w:marTop w:val="0"/>
      <w:marBottom w:val="0"/>
      <w:divBdr>
        <w:top w:val="none" w:sz="0" w:space="0" w:color="auto"/>
        <w:left w:val="none" w:sz="0" w:space="0" w:color="auto"/>
        <w:bottom w:val="none" w:sz="0" w:space="0" w:color="auto"/>
        <w:right w:val="none" w:sz="0" w:space="0" w:color="auto"/>
      </w:divBdr>
    </w:div>
    <w:div w:id="1551842932">
      <w:bodyDiv w:val="1"/>
      <w:marLeft w:val="0"/>
      <w:marRight w:val="0"/>
      <w:marTop w:val="0"/>
      <w:marBottom w:val="0"/>
      <w:divBdr>
        <w:top w:val="none" w:sz="0" w:space="0" w:color="auto"/>
        <w:left w:val="none" w:sz="0" w:space="0" w:color="auto"/>
        <w:bottom w:val="none" w:sz="0" w:space="0" w:color="auto"/>
        <w:right w:val="none" w:sz="0" w:space="0" w:color="auto"/>
      </w:divBdr>
    </w:div>
    <w:div w:id="1552616972">
      <w:bodyDiv w:val="1"/>
      <w:marLeft w:val="0"/>
      <w:marRight w:val="0"/>
      <w:marTop w:val="0"/>
      <w:marBottom w:val="0"/>
      <w:divBdr>
        <w:top w:val="none" w:sz="0" w:space="0" w:color="auto"/>
        <w:left w:val="none" w:sz="0" w:space="0" w:color="auto"/>
        <w:bottom w:val="none" w:sz="0" w:space="0" w:color="auto"/>
        <w:right w:val="none" w:sz="0" w:space="0" w:color="auto"/>
      </w:divBdr>
    </w:div>
    <w:div w:id="1553080853">
      <w:bodyDiv w:val="1"/>
      <w:marLeft w:val="0"/>
      <w:marRight w:val="0"/>
      <w:marTop w:val="0"/>
      <w:marBottom w:val="0"/>
      <w:divBdr>
        <w:top w:val="none" w:sz="0" w:space="0" w:color="auto"/>
        <w:left w:val="none" w:sz="0" w:space="0" w:color="auto"/>
        <w:bottom w:val="none" w:sz="0" w:space="0" w:color="auto"/>
        <w:right w:val="none" w:sz="0" w:space="0" w:color="auto"/>
      </w:divBdr>
    </w:div>
    <w:div w:id="1553541095">
      <w:bodyDiv w:val="1"/>
      <w:marLeft w:val="0"/>
      <w:marRight w:val="0"/>
      <w:marTop w:val="0"/>
      <w:marBottom w:val="0"/>
      <w:divBdr>
        <w:top w:val="none" w:sz="0" w:space="0" w:color="auto"/>
        <w:left w:val="none" w:sz="0" w:space="0" w:color="auto"/>
        <w:bottom w:val="none" w:sz="0" w:space="0" w:color="auto"/>
        <w:right w:val="none" w:sz="0" w:space="0" w:color="auto"/>
      </w:divBdr>
    </w:div>
    <w:div w:id="1555193412">
      <w:bodyDiv w:val="1"/>
      <w:marLeft w:val="0"/>
      <w:marRight w:val="0"/>
      <w:marTop w:val="0"/>
      <w:marBottom w:val="0"/>
      <w:divBdr>
        <w:top w:val="none" w:sz="0" w:space="0" w:color="auto"/>
        <w:left w:val="none" w:sz="0" w:space="0" w:color="auto"/>
        <w:bottom w:val="none" w:sz="0" w:space="0" w:color="auto"/>
        <w:right w:val="none" w:sz="0" w:space="0" w:color="auto"/>
      </w:divBdr>
    </w:div>
    <w:div w:id="1555265506">
      <w:bodyDiv w:val="1"/>
      <w:marLeft w:val="0"/>
      <w:marRight w:val="0"/>
      <w:marTop w:val="0"/>
      <w:marBottom w:val="0"/>
      <w:divBdr>
        <w:top w:val="none" w:sz="0" w:space="0" w:color="auto"/>
        <w:left w:val="none" w:sz="0" w:space="0" w:color="auto"/>
        <w:bottom w:val="none" w:sz="0" w:space="0" w:color="auto"/>
        <w:right w:val="none" w:sz="0" w:space="0" w:color="auto"/>
      </w:divBdr>
    </w:div>
    <w:div w:id="1556693958">
      <w:bodyDiv w:val="1"/>
      <w:marLeft w:val="0"/>
      <w:marRight w:val="0"/>
      <w:marTop w:val="0"/>
      <w:marBottom w:val="0"/>
      <w:divBdr>
        <w:top w:val="none" w:sz="0" w:space="0" w:color="auto"/>
        <w:left w:val="none" w:sz="0" w:space="0" w:color="auto"/>
        <w:bottom w:val="none" w:sz="0" w:space="0" w:color="auto"/>
        <w:right w:val="none" w:sz="0" w:space="0" w:color="auto"/>
      </w:divBdr>
    </w:div>
    <w:div w:id="1556694999">
      <w:bodyDiv w:val="1"/>
      <w:marLeft w:val="0"/>
      <w:marRight w:val="0"/>
      <w:marTop w:val="0"/>
      <w:marBottom w:val="0"/>
      <w:divBdr>
        <w:top w:val="none" w:sz="0" w:space="0" w:color="auto"/>
        <w:left w:val="none" w:sz="0" w:space="0" w:color="auto"/>
        <w:bottom w:val="none" w:sz="0" w:space="0" w:color="auto"/>
        <w:right w:val="none" w:sz="0" w:space="0" w:color="auto"/>
      </w:divBdr>
    </w:div>
    <w:div w:id="1557929910">
      <w:bodyDiv w:val="1"/>
      <w:marLeft w:val="0"/>
      <w:marRight w:val="0"/>
      <w:marTop w:val="0"/>
      <w:marBottom w:val="0"/>
      <w:divBdr>
        <w:top w:val="none" w:sz="0" w:space="0" w:color="auto"/>
        <w:left w:val="none" w:sz="0" w:space="0" w:color="auto"/>
        <w:bottom w:val="none" w:sz="0" w:space="0" w:color="auto"/>
        <w:right w:val="none" w:sz="0" w:space="0" w:color="auto"/>
      </w:divBdr>
    </w:div>
    <w:div w:id="1558395960">
      <w:bodyDiv w:val="1"/>
      <w:marLeft w:val="0"/>
      <w:marRight w:val="0"/>
      <w:marTop w:val="0"/>
      <w:marBottom w:val="0"/>
      <w:divBdr>
        <w:top w:val="none" w:sz="0" w:space="0" w:color="auto"/>
        <w:left w:val="none" w:sz="0" w:space="0" w:color="auto"/>
        <w:bottom w:val="none" w:sz="0" w:space="0" w:color="auto"/>
        <w:right w:val="none" w:sz="0" w:space="0" w:color="auto"/>
      </w:divBdr>
    </w:div>
    <w:div w:id="1558400061">
      <w:bodyDiv w:val="1"/>
      <w:marLeft w:val="0"/>
      <w:marRight w:val="0"/>
      <w:marTop w:val="0"/>
      <w:marBottom w:val="0"/>
      <w:divBdr>
        <w:top w:val="none" w:sz="0" w:space="0" w:color="auto"/>
        <w:left w:val="none" w:sz="0" w:space="0" w:color="auto"/>
        <w:bottom w:val="none" w:sz="0" w:space="0" w:color="auto"/>
        <w:right w:val="none" w:sz="0" w:space="0" w:color="auto"/>
      </w:divBdr>
    </w:div>
    <w:div w:id="1560625317">
      <w:bodyDiv w:val="1"/>
      <w:marLeft w:val="0"/>
      <w:marRight w:val="0"/>
      <w:marTop w:val="0"/>
      <w:marBottom w:val="0"/>
      <w:divBdr>
        <w:top w:val="none" w:sz="0" w:space="0" w:color="auto"/>
        <w:left w:val="none" w:sz="0" w:space="0" w:color="auto"/>
        <w:bottom w:val="none" w:sz="0" w:space="0" w:color="auto"/>
        <w:right w:val="none" w:sz="0" w:space="0" w:color="auto"/>
      </w:divBdr>
    </w:div>
    <w:div w:id="1560901365">
      <w:bodyDiv w:val="1"/>
      <w:marLeft w:val="0"/>
      <w:marRight w:val="0"/>
      <w:marTop w:val="0"/>
      <w:marBottom w:val="0"/>
      <w:divBdr>
        <w:top w:val="none" w:sz="0" w:space="0" w:color="auto"/>
        <w:left w:val="none" w:sz="0" w:space="0" w:color="auto"/>
        <w:bottom w:val="none" w:sz="0" w:space="0" w:color="auto"/>
        <w:right w:val="none" w:sz="0" w:space="0" w:color="auto"/>
      </w:divBdr>
    </w:div>
    <w:div w:id="1561748461">
      <w:bodyDiv w:val="1"/>
      <w:marLeft w:val="0"/>
      <w:marRight w:val="0"/>
      <w:marTop w:val="0"/>
      <w:marBottom w:val="0"/>
      <w:divBdr>
        <w:top w:val="none" w:sz="0" w:space="0" w:color="auto"/>
        <w:left w:val="none" w:sz="0" w:space="0" w:color="auto"/>
        <w:bottom w:val="none" w:sz="0" w:space="0" w:color="auto"/>
        <w:right w:val="none" w:sz="0" w:space="0" w:color="auto"/>
      </w:divBdr>
    </w:div>
    <w:div w:id="1563904193">
      <w:bodyDiv w:val="1"/>
      <w:marLeft w:val="0"/>
      <w:marRight w:val="0"/>
      <w:marTop w:val="0"/>
      <w:marBottom w:val="0"/>
      <w:divBdr>
        <w:top w:val="none" w:sz="0" w:space="0" w:color="auto"/>
        <w:left w:val="none" w:sz="0" w:space="0" w:color="auto"/>
        <w:bottom w:val="none" w:sz="0" w:space="0" w:color="auto"/>
        <w:right w:val="none" w:sz="0" w:space="0" w:color="auto"/>
      </w:divBdr>
    </w:div>
    <w:div w:id="1565946283">
      <w:bodyDiv w:val="1"/>
      <w:marLeft w:val="0"/>
      <w:marRight w:val="0"/>
      <w:marTop w:val="0"/>
      <w:marBottom w:val="0"/>
      <w:divBdr>
        <w:top w:val="none" w:sz="0" w:space="0" w:color="auto"/>
        <w:left w:val="none" w:sz="0" w:space="0" w:color="auto"/>
        <w:bottom w:val="none" w:sz="0" w:space="0" w:color="auto"/>
        <w:right w:val="none" w:sz="0" w:space="0" w:color="auto"/>
      </w:divBdr>
    </w:div>
    <w:div w:id="1568223574">
      <w:bodyDiv w:val="1"/>
      <w:marLeft w:val="0"/>
      <w:marRight w:val="0"/>
      <w:marTop w:val="0"/>
      <w:marBottom w:val="0"/>
      <w:divBdr>
        <w:top w:val="none" w:sz="0" w:space="0" w:color="auto"/>
        <w:left w:val="none" w:sz="0" w:space="0" w:color="auto"/>
        <w:bottom w:val="none" w:sz="0" w:space="0" w:color="auto"/>
        <w:right w:val="none" w:sz="0" w:space="0" w:color="auto"/>
      </w:divBdr>
    </w:div>
    <w:div w:id="1568343953">
      <w:bodyDiv w:val="1"/>
      <w:marLeft w:val="0"/>
      <w:marRight w:val="0"/>
      <w:marTop w:val="0"/>
      <w:marBottom w:val="0"/>
      <w:divBdr>
        <w:top w:val="none" w:sz="0" w:space="0" w:color="auto"/>
        <w:left w:val="none" w:sz="0" w:space="0" w:color="auto"/>
        <w:bottom w:val="none" w:sz="0" w:space="0" w:color="auto"/>
        <w:right w:val="none" w:sz="0" w:space="0" w:color="auto"/>
      </w:divBdr>
    </w:div>
    <w:div w:id="1568564267">
      <w:bodyDiv w:val="1"/>
      <w:marLeft w:val="0"/>
      <w:marRight w:val="0"/>
      <w:marTop w:val="0"/>
      <w:marBottom w:val="0"/>
      <w:divBdr>
        <w:top w:val="none" w:sz="0" w:space="0" w:color="auto"/>
        <w:left w:val="none" w:sz="0" w:space="0" w:color="auto"/>
        <w:bottom w:val="none" w:sz="0" w:space="0" w:color="auto"/>
        <w:right w:val="none" w:sz="0" w:space="0" w:color="auto"/>
      </w:divBdr>
    </w:div>
    <w:div w:id="1570113507">
      <w:bodyDiv w:val="1"/>
      <w:marLeft w:val="0"/>
      <w:marRight w:val="0"/>
      <w:marTop w:val="0"/>
      <w:marBottom w:val="0"/>
      <w:divBdr>
        <w:top w:val="none" w:sz="0" w:space="0" w:color="auto"/>
        <w:left w:val="none" w:sz="0" w:space="0" w:color="auto"/>
        <w:bottom w:val="none" w:sz="0" w:space="0" w:color="auto"/>
        <w:right w:val="none" w:sz="0" w:space="0" w:color="auto"/>
      </w:divBdr>
    </w:div>
    <w:div w:id="1570916707">
      <w:bodyDiv w:val="1"/>
      <w:marLeft w:val="0"/>
      <w:marRight w:val="0"/>
      <w:marTop w:val="0"/>
      <w:marBottom w:val="0"/>
      <w:divBdr>
        <w:top w:val="none" w:sz="0" w:space="0" w:color="auto"/>
        <w:left w:val="none" w:sz="0" w:space="0" w:color="auto"/>
        <w:bottom w:val="none" w:sz="0" w:space="0" w:color="auto"/>
        <w:right w:val="none" w:sz="0" w:space="0" w:color="auto"/>
      </w:divBdr>
    </w:div>
    <w:div w:id="1572155878">
      <w:bodyDiv w:val="1"/>
      <w:marLeft w:val="0"/>
      <w:marRight w:val="0"/>
      <w:marTop w:val="0"/>
      <w:marBottom w:val="0"/>
      <w:divBdr>
        <w:top w:val="none" w:sz="0" w:space="0" w:color="auto"/>
        <w:left w:val="none" w:sz="0" w:space="0" w:color="auto"/>
        <w:bottom w:val="none" w:sz="0" w:space="0" w:color="auto"/>
        <w:right w:val="none" w:sz="0" w:space="0" w:color="auto"/>
      </w:divBdr>
    </w:div>
    <w:div w:id="1572815747">
      <w:bodyDiv w:val="1"/>
      <w:marLeft w:val="0"/>
      <w:marRight w:val="0"/>
      <w:marTop w:val="0"/>
      <w:marBottom w:val="0"/>
      <w:divBdr>
        <w:top w:val="none" w:sz="0" w:space="0" w:color="auto"/>
        <w:left w:val="none" w:sz="0" w:space="0" w:color="auto"/>
        <w:bottom w:val="none" w:sz="0" w:space="0" w:color="auto"/>
        <w:right w:val="none" w:sz="0" w:space="0" w:color="auto"/>
      </w:divBdr>
    </w:div>
    <w:div w:id="1574197149">
      <w:bodyDiv w:val="1"/>
      <w:marLeft w:val="0"/>
      <w:marRight w:val="0"/>
      <w:marTop w:val="0"/>
      <w:marBottom w:val="0"/>
      <w:divBdr>
        <w:top w:val="none" w:sz="0" w:space="0" w:color="auto"/>
        <w:left w:val="none" w:sz="0" w:space="0" w:color="auto"/>
        <w:bottom w:val="none" w:sz="0" w:space="0" w:color="auto"/>
        <w:right w:val="none" w:sz="0" w:space="0" w:color="auto"/>
      </w:divBdr>
    </w:div>
    <w:div w:id="1574511385">
      <w:bodyDiv w:val="1"/>
      <w:marLeft w:val="0"/>
      <w:marRight w:val="0"/>
      <w:marTop w:val="0"/>
      <w:marBottom w:val="0"/>
      <w:divBdr>
        <w:top w:val="none" w:sz="0" w:space="0" w:color="auto"/>
        <w:left w:val="none" w:sz="0" w:space="0" w:color="auto"/>
        <w:bottom w:val="none" w:sz="0" w:space="0" w:color="auto"/>
        <w:right w:val="none" w:sz="0" w:space="0" w:color="auto"/>
      </w:divBdr>
    </w:div>
    <w:div w:id="1574774958">
      <w:bodyDiv w:val="1"/>
      <w:marLeft w:val="0"/>
      <w:marRight w:val="0"/>
      <w:marTop w:val="0"/>
      <w:marBottom w:val="0"/>
      <w:divBdr>
        <w:top w:val="none" w:sz="0" w:space="0" w:color="auto"/>
        <w:left w:val="none" w:sz="0" w:space="0" w:color="auto"/>
        <w:bottom w:val="none" w:sz="0" w:space="0" w:color="auto"/>
        <w:right w:val="none" w:sz="0" w:space="0" w:color="auto"/>
      </w:divBdr>
    </w:div>
    <w:div w:id="1575819757">
      <w:bodyDiv w:val="1"/>
      <w:marLeft w:val="0"/>
      <w:marRight w:val="0"/>
      <w:marTop w:val="0"/>
      <w:marBottom w:val="0"/>
      <w:divBdr>
        <w:top w:val="none" w:sz="0" w:space="0" w:color="auto"/>
        <w:left w:val="none" w:sz="0" w:space="0" w:color="auto"/>
        <w:bottom w:val="none" w:sz="0" w:space="0" w:color="auto"/>
        <w:right w:val="none" w:sz="0" w:space="0" w:color="auto"/>
      </w:divBdr>
    </w:div>
    <w:div w:id="1578058504">
      <w:bodyDiv w:val="1"/>
      <w:marLeft w:val="0"/>
      <w:marRight w:val="0"/>
      <w:marTop w:val="0"/>
      <w:marBottom w:val="0"/>
      <w:divBdr>
        <w:top w:val="none" w:sz="0" w:space="0" w:color="auto"/>
        <w:left w:val="none" w:sz="0" w:space="0" w:color="auto"/>
        <w:bottom w:val="none" w:sz="0" w:space="0" w:color="auto"/>
        <w:right w:val="none" w:sz="0" w:space="0" w:color="auto"/>
      </w:divBdr>
    </w:div>
    <w:div w:id="1578511071">
      <w:bodyDiv w:val="1"/>
      <w:marLeft w:val="0"/>
      <w:marRight w:val="0"/>
      <w:marTop w:val="0"/>
      <w:marBottom w:val="0"/>
      <w:divBdr>
        <w:top w:val="none" w:sz="0" w:space="0" w:color="auto"/>
        <w:left w:val="none" w:sz="0" w:space="0" w:color="auto"/>
        <w:bottom w:val="none" w:sz="0" w:space="0" w:color="auto"/>
        <w:right w:val="none" w:sz="0" w:space="0" w:color="auto"/>
      </w:divBdr>
    </w:div>
    <w:div w:id="1582258497">
      <w:bodyDiv w:val="1"/>
      <w:marLeft w:val="0"/>
      <w:marRight w:val="0"/>
      <w:marTop w:val="0"/>
      <w:marBottom w:val="0"/>
      <w:divBdr>
        <w:top w:val="none" w:sz="0" w:space="0" w:color="auto"/>
        <w:left w:val="none" w:sz="0" w:space="0" w:color="auto"/>
        <w:bottom w:val="none" w:sz="0" w:space="0" w:color="auto"/>
        <w:right w:val="none" w:sz="0" w:space="0" w:color="auto"/>
      </w:divBdr>
    </w:div>
    <w:div w:id="1584679877">
      <w:bodyDiv w:val="1"/>
      <w:marLeft w:val="0"/>
      <w:marRight w:val="0"/>
      <w:marTop w:val="0"/>
      <w:marBottom w:val="0"/>
      <w:divBdr>
        <w:top w:val="none" w:sz="0" w:space="0" w:color="auto"/>
        <w:left w:val="none" w:sz="0" w:space="0" w:color="auto"/>
        <w:bottom w:val="none" w:sz="0" w:space="0" w:color="auto"/>
        <w:right w:val="none" w:sz="0" w:space="0" w:color="auto"/>
      </w:divBdr>
    </w:div>
    <w:div w:id="1584727522">
      <w:bodyDiv w:val="1"/>
      <w:marLeft w:val="0"/>
      <w:marRight w:val="0"/>
      <w:marTop w:val="0"/>
      <w:marBottom w:val="0"/>
      <w:divBdr>
        <w:top w:val="none" w:sz="0" w:space="0" w:color="auto"/>
        <w:left w:val="none" w:sz="0" w:space="0" w:color="auto"/>
        <w:bottom w:val="none" w:sz="0" w:space="0" w:color="auto"/>
        <w:right w:val="none" w:sz="0" w:space="0" w:color="auto"/>
      </w:divBdr>
    </w:div>
    <w:div w:id="1584753597">
      <w:bodyDiv w:val="1"/>
      <w:marLeft w:val="0"/>
      <w:marRight w:val="0"/>
      <w:marTop w:val="0"/>
      <w:marBottom w:val="0"/>
      <w:divBdr>
        <w:top w:val="none" w:sz="0" w:space="0" w:color="auto"/>
        <w:left w:val="none" w:sz="0" w:space="0" w:color="auto"/>
        <w:bottom w:val="none" w:sz="0" w:space="0" w:color="auto"/>
        <w:right w:val="none" w:sz="0" w:space="0" w:color="auto"/>
      </w:divBdr>
    </w:div>
    <w:div w:id="1587569423">
      <w:bodyDiv w:val="1"/>
      <w:marLeft w:val="0"/>
      <w:marRight w:val="0"/>
      <w:marTop w:val="0"/>
      <w:marBottom w:val="0"/>
      <w:divBdr>
        <w:top w:val="none" w:sz="0" w:space="0" w:color="auto"/>
        <w:left w:val="none" w:sz="0" w:space="0" w:color="auto"/>
        <w:bottom w:val="none" w:sz="0" w:space="0" w:color="auto"/>
        <w:right w:val="none" w:sz="0" w:space="0" w:color="auto"/>
      </w:divBdr>
    </w:div>
    <w:div w:id="1588686671">
      <w:bodyDiv w:val="1"/>
      <w:marLeft w:val="0"/>
      <w:marRight w:val="0"/>
      <w:marTop w:val="0"/>
      <w:marBottom w:val="0"/>
      <w:divBdr>
        <w:top w:val="none" w:sz="0" w:space="0" w:color="auto"/>
        <w:left w:val="none" w:sz="0" w:space="0" w:color="auto"/>
        <w:bottom w:val="none" w:sz="0" w:space="0" w:color="auto"/>
        <w:right w:val="none" w:sz="0" w:space="0" w:color="auto"/>
      </w:divBdr>
    </w:div>
    <w:div w:id="1589071867">
      <w:bodyDiv w:val="1"/>
      <w:marLeft w:val="0"/>
      <w:marRight w:val="0"/>
      <w:marTop w:val="0"/>
      <w:marBottom w:val="0"/>
      <w:divBdr>
        <w:top w:val="none" w:sz="0" w:space="0" w:color="auto"/>
        <w:left w:val="none" w:sz="0" w:space="0" w:color="auto"/>
        <w:bottom w:val="none" w:sz="0" w:space="0" w:color="auto"/>
        <w:right w:val="none" w:sz="0" w:space="0" w:color="auto"/>
      </w:divBdr>
    </w:div>
    <w:div w:id="1589196914">
      <w:bodyDiv w:val="1"/>
      <w:marLeft w:val="0"/>
      <w:marRight w:val="0"/>
      <w:marTop w:val="0"/>
      <w:marBottom w:val="0"/>
      <w:divBdr>
        <w:top w:val="none" w:sz="0" w:space="0" w:color="auto"/>
        <w:left w:val="none" w:sz="0" w:space="0" w:color="auto"/>
        <w:bottom w:val="none" w:sz="0" w:space="0" w:color="auto"/>
        <w:right w:val="none" w:sz="0" w:space="0" w:color="auto"/>
      </w:divBdr>
    </w:div>
    <w:div w:id="1589849245">
      <w:bodyDiv w:val="1"/>
      <w:marLeft w:val="0"/>
      <w:marRight w:val="0"/>
      <w:marTop w:val="0"/>
      <w:marBottom w:val="0"/>
      <w:divBdr>
        <w:top w:val="none" w:sz="0" w:space="0" w:color="auto"/>
        <w:left w:val="none" w:sz="0" w:space="0" w:color="auto"/>
        <w:bottom w:val="none" w:sz="0" w:space="0" w:color="auto"/>
        <w:right w:val="none" w:sz="0" w:space="0" w:color="auto"/>
      </w:divBdr>
    </w:div>
    <w:div w:id="1590964123">
      <w:bodyDiv w:val="1"/>
      <w:marLeft w:val="0"/>
      <w:marRight w:val="0"/>
      <w:marTop w:val="0"/>
      <w:marBottom w:val="0"/>
      <w:divBdr>
        <w:top w:val="none" w:sz="0" w:space="0" w:color="auto"/>
        <w:left w:val="none" w:sz="0" w:space="0" w:color="auto"/>
        <w:bottom w:val="none" w:sz="0" w:space="0" w:color="auto"/>
        <w:right w:val="none" w:sz="0" w:space="0" w:color="auto"/>
      </w:divBdr>
    </w:div>
    <w:div w:id="1590969813">
      <w:bodyDiv w:val="1"/>
      <w:marLeft w:val="0"/>
      <w:marRight w:val="0"/>
      <w:marTop w:val="0"/>
      <w:marBottom w:val="0"/>
      <w:divBdr>
        <w:top w:val="none" w:sz="0" w:space="0" w:color="auto"/>
        <w:left w:val="none" w:sz="0" w:space="0" w:color="auto"/>
        <w:bottom w:val="none" w:sz="0" w:space="0" w:color="auto"/>
        <w:right w:val="none" w:sz="0" w:space="0" w:color="auto"/>
      </w:divBdr>
    </w:div>
    <w:div w:id="1592661647">
      <w:bodyDiv w:val="1"/>
      <w:marLeft w:val="0"/>
      <w:marRight w:val="0"/>
      <w:marTop w:val="0"/>
      <w:marBottom w:val="0"/>
      <w:divBdr>
        <w:top w:val="none" w:sz="0" w:space="0" w:color="auto"/>
        <w:left w:val="none" w:sz="0" w:space="0" w:color="auto"/>
        <w:bottom w:val="none" w:sz="0" w:space="0" w:color="auto"/>
        <w:right w:val="none" w:sz="0" w:space="0" w:color="auto"/>
      </w:divBdr>
    </w:div>
    <w:div w:id="1593507981">
      <w:bodyDiv w:val="1"/>
      <w:marLeft w:val="0"/>
      <w:marRight w:val="0"/>
      <w:marTop w:val="0"/>
      <w:marBottom w:val="0"/>
      <w:divBdr>
        <w:top w:val="none" w:sz="0" w:space="0" w:color="auto"/>
        <w:left w:val="none" w:sz="0" w:space="0" w:color="auto"/>
        <w:bottom w:val="none" w:sz="0" w:space="0" w:color="auto"/>
        <w:right w:val="none" w:sz="0" w:space="0" w:color="auto"/>
      </w:divBdr>
    </w:div>
    <w:div w:id="1596129700">
      <w:bodyDiv w:val="1"/>
      <w:marLeft w:val="0"/>
      <w:marRight w:val="0"/>
      <w:marTop w:val="0"/>
      <w:marBottom w:val="0"/>
      <w:divBdr>
        <w:top w:val="none" w:sz="0" w:space="0" w:color="auto"/>
        <w:left w:val="none" w:sz="0" w:space="0" w:color="auto"/>
        <w:bottom w:val="none" w:sz="0" w:space="0" w:color="auto"/>
        <w:right w:val="none" w:sz="0" w:space="0" w:color="auto"/>
      </w:divBdr>
    </w:div>
    <w:div w:id="1597009480">
      <w:bodyDiv w:val="1"/>
      <w:marLeft w:val="0"/>
      <w:marRight w:val="0"/>
      <w:marTop w:val="0"/>
      <w:marBottom w:val="0"/>
      <w:divBdr>
        <w:top w:val="none" w:sz="0" w:space="0" w:color="auto"/>
        <w:left w:val="none" w:sz="0" w:space="0" w:color="auto"/>
        <w:bottom w:val="none" w:sz="0" w:space="0" w:color="auto"/>
        <w:right w:val="none" w:sz="0" w:space="0" w:color="auto"/>
      </w:divBdr>
    </w:div>
    <w:div w:id="1597447600">
      <w:bodyDiv w:val="1"/>
      <w:marLeft w:val="0"/>
      <w:marRight w:val="0"/>
      <w:marTop w:val="0"/>
      <w:marBottom w:val="0"/>
      <w:divBdr>
        <w:top w:val="none" w:sz="0" w:space="0" w:color="auto"/>
        <w:left w:val="none" w:sz="0" w:space="0" w:color="auto"/>
        <w:bottom w:val="none" w:sz="0" w:space="0" w:color="auto"/>
        <w:right w:val="none" w:sz="0" w:space="0" w:color="auto"/>
      </w:divBdr>
    </w:div>
    <w:div w:id="1599481358">
      <w:bodyDiv w:val="1"/>
      <w:marLeft w:val="0"/>
      <w:marRight w:val="0"/>
      <w:marTop w:val="0"/>
      <w:marBottom w:val="0"/>
      <w:divBdr>
        <w:top w:val="none" w:sz="0" w:space="0" w:color="auto"/>
        <w:left w:val="none" w:sz="0" w:space="0" w:color="auto"/>
        <w:bottom w:val="none" w:sz="0" w:space="0" w:color="auto"/>
        <w:right w:val="none" w:sz="0" w:space="0" w:color="auto"/>
      </w:divBdr>
    </w:div>
    <w:div w:id="1599632248">
      <w:bodyDiv w:val="1"/>
      <w:marLeft w:val="0"/>
      <w:marRight w:val="0"/>
      <w:marTop w:val="0"/>
      <w:marBottom w:val="0"/>
      <w:divBdr>
        <w:top w:val="none" w:sz="0" w:space="0" w:color="auto"/>
        <w:left w:val="none" w:sz="0" w:space="0" w:color="auto"/>
        <w:bottom w:val="none" w:sz="0" w:space="0" w:color="auto"/>
        <w:right w:val="none" w:sz="0" w:space="0" w:color="auto"/>
      </w:divBdr>
    </w:div>
    <w:div w:id="1601402819">
      <w:bodyDiv w:val="1"/>
      <w:marLeft w:val="0"/>
      <w:marRight w:val="0"/>
      <w:marTop w:val="0"/>
      <w:marBottom w:val="0"/>
      <w:divBdr>
        <w:top w:val="none" w:sz="0" w:space="0" w:color="auto"/>
        <w:left w:val="none" w:sz="0" w:space="0" w:color="auto"/>
        <w:bottom w:val="none" w:sz="0" w:space="0" w:color="auto"/>
        <w:right w:val="none" w:sz="0" w:space="0" w:color="auto"/>
      </w:divBdr>
    </w:div>
    <w:div w:id="1601642981">
      <w:bodyDiv w:val="1"/>
      <w:marLeft w:val="0"/>
      <w:marRight w:val="0"/>
      <w:marTop w:val="0"/>
      <w:marBottom w:val="0"/>
      <w:divBdr>
        <w:top w:val="none" w:sz="0" w:space="0" w:color="auto"/>
        <w:left w:val="none" w:sz="0" w:space="0" w:color="auto"/>
        <w:bottom w:val="none" w:sz="0" w:space="0" w:color="auto"/>
        <w:right w:val="none" w:sz="0" w:space="0" w:color="auto"/>
      </w:divBdr>
    </w:div>
    <w:div w:id="1601833920">
      <w:bodyDiv w:val="1"/>
      <w:marLeft w:val="0"/>
      <w:marRight w:val="0"/>
      <w:marTop w:val="0"/>
      <w:marBottom w:val="0"/>
      <w:divBdr>
        <w:top w:val="none" w:sz="0" w:space="0" w:color="auto"/>
        <w:left w:val="none" w:sz="0" w:space="0" w:color="auto"/>
        <w:bottom w:val="none" w:sz="0" w:space="0" w:color="auto"/>
        <w:right w:val="none" w:sz="0" w:space="0" w:color="auto"/>
      </w:divBdr>
    </w:div>
    <w:div w:id="1603802042">
      <w:bodyDiv w:val="1"/>
      <w:marLeft w:val="0"/>
      <w:marRight w:val="0"/>
      <w:marTop w:val="0"/>
      <w:marBottom w:val="0"/>
      <w:divBdr>
        <w:top w:val="none" w:sz="0" w:space="0" w:color="auto"/>
        <w:left w:val="none" w:sz="0" w:space="0" w:color="auto"/>
        <w:bottom w:val="none" w:sz="0" w:space="0" w:color="auto"/>
        <w:right w:val="none" w:sz="0" w:space="0" w:color="auto"/>
      </w:divBdr>
    </w:div>
    <w:div w:id="1603948576">
      <w:bodyDiv w:val="1"/>
      <w:marLeft w:val="0"/>
      <w:marRight w:val="0"/>
      <w:marTop w:val="0"/>
      <w:marBottom w:val="0"/>
      <w:divBdr>
        <w:top w:val="none" w:sz="0" w:space="0" w:color="auto"/>
        <w:left w:val="none" w:sz="0" w:space="0" w:color="auto"/>
        <w:bottom w:val="none" w:sz="0" w:space="0" w:color="auto"/>
        <w:right w:val="none" w:sz="0" w:space="0" w:color="auto"/>
      </w:divBdr>
    </w:div>
    <w:div w:id="1606957003">
      <w:bodyDiv w:val="1"/>
      <w:marLeft w:val="0"/>
      <w:marRight w:val="0"/>
      <w:marTop w:val="0"/>
      <w:marBottom w:val="0"/>
      <w:divBdr>
        <w:top w:val="none" w:sz="0" w:space="0" w:color="auto"/>
        <w:left w:val="none" w:sz="0" w:space="0" w:color="auto"/>
        <w:bottom w:val="none" w:sz="0" w:space="0" w:color="auto"/>
        <w:right w:val="none" w:sz="0" w:space="0" w:color="auto"/>
      </w:divBdr>
    </w:div>
    <w:div w:id="1606962563">
      <w:bodyDiv w:val="1"/>
      <w:marLeft w:val="0"/>
      <w:marRight w:val="0"/>
      <w:marTop w:val="0"/>
      <w:marBottom w:val="0"/>
      <w:divBdr>
        <w:top w:val="none" w:sz="0" w:space="0" w:color="auto"/>
        <w:left w:val="none" w:sz="0" w:space="0" w:color="auto"/>
        <w:bottom w:val="none" w:sz="0" w:space="0" w:color="auto"/>
        <w:right w:val="none" w:sz="0" w:space="0" w:color="auto"/>
      </w:divBdr>
    </w:div>
    <w:div w:id="1609964967">
      <w:bodyDiv w:val="1"/>
      <w:marLeft w:val="0"/>
      <w:marRight w:val="0"/>
      <w:marTop w:val="0"/>
      <w:marBottom w:val="0"/>
      <w:divBdr>
        <w:top w:val="none" w:sz="0" w:space="0" w:color="auto"/>
        <w:left w:val="none" w:sz="0" w:space="0" w:color="auto"/>
        <w:bottom w:val="none" w:sz="0" w:space="0" w:color="auto"/>
        <w:right w:val="none" w:sz="0" w:space="0" w:color="auto"/>
      </w:divBdr>
    </w:div>
    <w:div w:id="1610701513">
      <w:bodyDiv w:val="1"/>
      <w:marLeft w:val="0"/>
      <w:marRight w:val="0"/>
      <w:marTop w:val="0"/>
      <w:marBottom w:val="0"/>
      <w:divBdr>
        <w:top w:val="none" w:sz="0" w:space="0" w:color="auto"/>
        <w:left w:val="none" w:sz="0" w:space="0" w:color="auto"/>
        <w:bottom w:val="none" w:sz="0" w:space="0" w:color="auto"/>
        <w:right w:val="none" w:sz="0" w:space="0" w:color="auto"/>
      </w:divBdr>
    </w:div>
    <w:div w:id="1610812631">
      <w:bodyDiv w:val="1"/>
      <w:marLeft w:val="0"/>
      <w:marRight w:val="0"/>
      <w:marTop w:val="0"/>
      <w:marBottom w:val="0"/>
      <w:divBdr>
        <w:top w:val="none" w:sz="0" w:space="0" w:color="auto"/>
        <w:left w:val="none" w:sz="0" w:space="0" w:color="auto"/>
        <w:bottom w:val="none" w:sz="0" w:space="0" w:color="auto"/>
        <w:right w:val="none" w:sz="0" w:space="0" w:color="auto"/>
      </w:divBdr>
    </w:div>
    <w:div w:id="1611627042">
      <w:bodyDiv w:val="1"/>
      <w:marLeft w:val="0"/>
      <w:marRight w:val="0"/>
      <w:marTop w:val="0"/>
      <w:marBottom w:val="0"/>
      <w:divBdr>
        <w:top w:val="none" w:sz="0" w:space="0" w:color="auto"/>
        <w:left w:val="none" w:sz="0" w:space="0" w:color="auto"/>
        <w:bottom w:val="none" w:sz="0" w:space="0" w:color="auto"/>
        <w:right w:val="none" w:sz="0" w:space="0" w:color="auto"/>
      </w:divBdr>
    </w:div>
    <w:div w:id="1611811918">
      <w:bodyDiv w:val="1"/>
      <w:marLeft w:val="0"/>
      <w:marRight w:val="0"/>
      <w:marTop w:val="0"/>
      <w:marBottom w:val="0"/>
      <w:divBdr>
        <w:top w:val="none" w:sz="0" w:space="0" w:color="auto"/>
        <w:left w:val="none" w:sz="0" w:space="0" w:color="auto"/>
        <w:bottom w:val="none" w:sz="0" w:space="0" w:color="auto"/>
        <w:right w:val="none" w:sz="0" w:space="0" w:color="auto"/>
      </w:divBdr>
    </w:div>
    <w:div w:id="1611938768">
      <w:bodyDiv w:val="1"/>
      <w:marLeft w:val="0"/>
      <w:marRight w:val="0"/>
      <w:marTop w:val="0"/>
      <w:marBottom w:val="0"/>
      <w:divBdr>
        <w:top w:val="none" w:sz="0" w:space="0" w:color="auto"/>
        <w:left w:val="none" w:sz="0" w:space="0" w:color="auto"/>
        <w:bottom w:val="none" w:sz="0" w:space="0" w:color="auto"/>
        <w:right w:val="none" w:sz="0" w:space="0" w:color="auto"/>
      </w:divBdr>
    </w:div>
    <w:div w:id="1613316552">
      <w:bodyDiv w:val="1"/>
      <w:marLeft w:val="0"/>
      <w:marRight w:val="0"/>
      <w:marTop w:val="0"/>
      <w:marBottom w:val="0"/>
      <w:divBdr>
        <w:top w:val="none" w:sz="0" w:space="0" w:color="auto"/>
        <w:left w:val="none" w:sz="0" w:space="0" w:color="auto"/>
        <w:bottom w:val="none" w:sz="0" w:space="0" w:color="auto"/>
        <w:right w:val="none" w:sz="0" w:space="0" w:color="auto"/>
      </w:divBdr>
    </w:div>
    <w:div w:id="1615481396">
      <w:bodyDiv w:val="1"/>
      <w:marLeft w:val="0"/>
      <w:marRight w:val="0"/>
      <w:marTop w:val="0"/>
      <w:marBottom w:val="0"/>
      <w:divBdr>
        <w:top w:val="none" w:sz="0" w:space="0" w:color="auto"/>
        <w:left w:val="none" w:sz="0" w:space="0" w:color="auto"/>
        <w:bottom w:val="none" w:sz="0" w:space="0" w:color="auto"/>
        <w:right w:val="none" w:sz="0" w:space="0" w:color="auto"/>
      </w:divBdr>
    </w:div>
    <w:div w:id="1617713421">
      <w:bodyDiv w:val="1"/>
      <w:marLeft w:val="0"/>
      <w:marRight w:val="0"/>
      <w:marTop w:val="0"/>
      <w:marBottom w:val="0"/>
      <w:divBdr>
        <w:top w:val="none" w:sz="0" w:space="0" w:color="auto"/>
        <w:left w:val="none" w:sz="0" w:space="0" w:color="auto"/>
        <w:bottom w:val="none" w:sz="0" w:space="0" w:color="auto"/>
        <w:right w:val="none" w:sz="0" w:space="0" w:color="auto"/>
      </w:divBdr>
    </w:div>
    <w:div w:id="1621112633">
      <w:bodyDiv w:val="1"/>
      <w:marLeft w:val="0"/>
      <w:marRight w:val="0"/>
      <w:marTop w:val="0"/>
      <w:marBottom w:val="0"/>
      <w:divBdr>
        <w:top w:val="none" w:sz="0" w:space="0" w:color="auto"/>
        <w:left w:val="none" w:sz="0" w:space="0" w:color="auto"/>
        <w:bottom w:val="none" w:sz="0" w:space="0" w:color="auto"/>
        <w:right w:val="none" w:sz="0" w:space="0" w:color="auto"/>
      </w:divBdr>
    </w:div>
    <w:div w:id="1623799733">
      <w:bodyDiv w:val="1"/>
      <w:marLeft w:val="0"/>
      <w:marRight w:val="0"/>
      <w:marTop w:val="0"/>
      <w:marBottom w:val="0"/>
      <w:divBdr>
        <w:top w:val="none" w:sz="0" w:space="0" w:color="auto"/>
        <w:left w:val="none" w:sz="0" w:space="0" w:color="auto"/>
        <w:bottom w:val="none" w:sz="0" w:space="0" w:color="auto"/>
        <w:right w:val="none" w:sz="0" w:space="0" w:color="auto"/>
      </w:divBdr>
    </w:div>
    <w:div w:id="1626963121">
      <w:bodyDiv w:val="1"/>
      <w:marLeft w:val="0"/>
      <w:marRight w:val="0"/>
      <w:marTop w:val="0"/>
      <w:marBottom w:val="0"/>
      <w:divBdr>
        <w:top w:val="none" w:sz="0" w:space="0" w:color="auto"/>
        <w:left w:val="none" w:sz="0" w:space="0" w:color="auto"/>
        <w:bottom w:val="none" w:sz="0" w:space="0" w:color="auto"/>
        <w:right w:val="none" w:sz="0" w:space="0" w:color="auto"/>
      </w:divBdr>
    </w:div>
    <w:div w:id="1628316648">
      <w:bodyDiv w:val="1"/>
      <w:marLeft w:val="0"/>
      <w:marRight w:val="0"/>
      <w:marTop w:val="0"/>
      <w:marBottom w:val="0"/>
      <w:divBdr>
        <w:top w:val="none" w:sz="0" w:space="0" w:color="auto"/>
        <w:left w:val="none" w:sz="0" w:space="0" w:color="auto"/>
        <w:bottom w:val="none" w:sz="0" w:space="0" w:color="auto"/>
        <w:right w:val="none" w:sz="0" w:space="0" w:color="auto"/>
      </w:divBdr>
    </w:div>
    <w:div w:id="1628462788">
      <w:bodyDiv w:val="1"/>
      <w:marLeft w:val="0"/>
      <w:marRight w:val="0"/>
      <w:marTop w:val="0"/>
      <w:marBottom w:val="0"/>
      <w:divBdr>
        <w:top w:val="none" w:sz="0" w:space="0" w:color="auto"/>
        <w:left w:val="none" w:sz="0" w:space="0" w:color="auto"/>
        <w:bottom w:val="none" w:sz="0" w:space="0" w:color="auto"/>
        <w:right w:val="none" w:sz="0" w:space="0" w:color="auto"/>
      </w:divBdr>
    </w:div>
    <w:div w:id="1630627078">
      <w:bodyDiv w:val="1"/>
      <w:marLeft w:val="0"/>
      <w:marRight w:val="0"/>
      <w:marTop w:val="0"/>
      <w:marBottom w:val="0"/>
      <w:divBdr>
        <w:top w:val="none" w:sz="0" w:space="0" w:color="auto"/>
        <w:left w:val="none" w:sz="0" w:space="0" w:color="auto"/>
        <w:bottom w:val="none" w:sz="0" w:space="0" w:color="auto"/>
        <w:right w:val="none" w:sz="0" w:space="0" w:color="auto"/>
      </w:divBdr>
    </w:div>
    <w:div w:id="1631865513">
      <w:bodyDiv w:val="1"/>
      <w:marLeft w:val="0"/>
      <w:marRight w:val="0"/>
      <w:marTop w:val="0"/>
      <w:marBottom w:val="0"/>
      <w:divBdr>
        <w:top w:val="none" w:sz="0" w:space="0" w:color="auto"/>
        <w:left w:val="none" w:sz="0" w:space="0" w:color="auto"/>
        <w:bottom w:val="none" w:sz="0" w:space="0" w:color="auto"/>
        <w:right w:val="none" w:sz="0" w:space="0" w:color="auto"/>
      </w:divBdr>
    </w:div>
    <w:div w:id="1633320072">
      <w:bodyDiv w:val="1"/>
      <w:marLeft w:val="0"/>
      <w:marRight w:val="0"/>
      <w:marTop w:val="0"/>
      <w:marBottom w:val="0"/>
      <w:divBdr>
        <w:top w:val="none" w:sz="0" w:space="0" w:color="auto"/>
        <w:left w:val="none" w:sz="0" w:space="0" w:color="auto"/>
        <w:bottom w:val="none" w:sz="0" w:space="0" w:color="auto"/>
        <w:right w:val="none" w:sz="0" w:space="0" w:color="auto"/>
      </w:divBdr>
    </w:div>
    <w:div w:id="1635528135">
      <w:bodyDiv w:val="1"/>
      <w:marLeft w:val="0"/>
      <w:marRight w:val="0"/>
      <w:marTop w:val="0"/>
      <w:marBottom w:val="0"/>
      <w:divBdr>
        <w:top w:val="none" w:sz="0" w:space="0" w:color="auto"/>
        <w:left w:val="none" w:sz="0" w:space="0" w:color="auto"/>
        <w:bottom w:val="none" w:sz="0" w:space="0" w:color="auto"/>
        <w:right w:val="none" w:sz="0" w:space="0" w:color="auto"/>
      </w:divBdr>
    </w:div>
    <w:div w:id="1636567626">
      <w:bodyDiv w:val="1"/>
      <w:marLeft w:val="0"/>
      <w:marRight w:val="0"/>
      <w:marTop w:val="0"/>
      <w:marBottom w:val="0"/>
      <w:divBdr>
        <w:top w:val="none" w:sz="0" w:space="0" w:color="auto"/>
        <w:left w:val="none" w:sz="0" w:space="0" w:color="auto"/>
        <w:bottom w:val="none" w:sz="0" w:space="0" w:color="auto"/>
        <w:right w:val="none" w:sz="0" w:space="0" w:color="auto"/>
      </w:divBdr>
    </w:div>
    <w:div w:id="1641885540">
      <w:bodyDiv w:val="1"/>
      <w:marLeft w:val="0"/>
      <w:marRight w:val="0"/>
      <w:marTop w:val="0"/>
      <w:marBottom w:val="0"/>
      <w:divBdr>
        <w:top w:val="none" w:sz="0" w:space="0" w:color="auto"/>
        <w:left w:val="none" w:sz="0" w:space="0" w:color="auto"/>
        <w:bottom w:val="none" w:sz="0" w:space="0" w:color="auto"/>
        <w:right w:val="none" w:sz="0" w:space="0" w:color="auto"/>
      </w:divBdr>
    </w:div>
    <w:div w:id="1642151144">
      <w:bodyDiv w:val="1"/>
      <w:marLeft w:val="0"/>
      <w:marRight w:val="0"/>
      <w:marTop w:val="0"/>
      <w:marBottom w:val="0"/>
      <w:divBdr>
        <w:top w:val="none" w:sz="0" w:space="0" w:color="auto"/>
        <w:left w:val="none" w:sz="0" w:space="0" w:color="auto"/>
        <w:bottom w:val="none" w:sz="0" w:space="0" w:color="auto"/>
        <w:right w:val="none" w:sz="0" w:space="0" w:color="auto"/>
      </w:divBdr>
    </w:div>
    <w:div w:id="1642690685">
      <w:bodyDiv w:val="1"/>
      <w:marLeft w:val="0"/>
      <w:marRight w:val="0"/>
      <w:marTop w:val="0"/>
      <w:marBottom w:val="0"/>
      <w:divBdr>
        <w:top w:val="none" w:sz="0" w:space="0" w:color="auto"/>
        <w:left w:val="none" w:sz="0" w:space="0" w:color="auto"/>
        <w:bottom w:val="none" w:sz="0" w:space="0" w:color="auto"/>
        <w:right w:val="none" w:sz="0" w:space="0" w:color="auto"/>
      </w:divBdr>
    </w:div>
    <w:div w:id="1644583901">
      <w:bodyDiv w:val="1"/>
      <w:marLeft w:val="0"/>
      <w:marRight w:val="0"/>
      <w:marTop w:val="0"/>
      <w:marBottom w:val="0"/>
      <w:divBdr>
        <w:top w:val="none" w:sz="0" w:space="0" w:color="auto"/>
        <w:left w:val="none" w:sz="0" w:space="0" w:color="auto"/>
        <w:bottom w:val="none" w:sz="0" w:space="0" w:color="auto"/>
        <w:right w:val="none" w:sz="0" w:space="0" w:color="auto"/>
      </w:divBdr>
    </w:div>
    <w:div w:id="1644894636">
      <w:bodyDiv w:val="1"/>
      <w:marLeft w:val="0"/>
      <w:marRight w:val="0"/>
      <w:marTop w:val="0"/>
      <w:marBottom w:val="0"/>
      <w:divBdr>
        <w:top w:val="none" w:sz="0" w:space="0" w:color="auto"/>
        <w:left w:val="none" w:sz="0" w:space="0" w:color="auto"/>
        <w:bottom w:val="none" w:sz="0" w:space="0" w:color="auto"/>
        <w:right w:val="none" w:sz="0" w:space="0" w:color="auto"/>
      </w:divBdr>
    </w:div>
    <w:div w:id="1644895748">
      <w:bodyDiv w:val="1"/>
      <w:marLeft w:val="0"/>
      <w:marRight w:val="0"/>
      <w:marTop w:val="0"/>
      <w:marBottom w:val="0"/>
      <w:divBdr>
        <w:top w:val="none" w:sz="0" w:space="0" w:color="auto"/>
        <w:left w:val="none" w:sz="0" w:space="0" w:color="auto"/>
        <w:bottom w:val="none" w:sz="0" w:space="0" w:color="auto"/>
        <w:right w:val="none" w:sz="0" w:space="0" w:color="auto"/>
      </w:divBdr>
    </w:div>
    <w:div w:id="1645236395">
      <w:bodyDiv w:val="1"/>
      <w:marLeft w:val="0"/>
      <w:marRight w:val="0"/>
      <w:marTop w:val="0"/>
      <w:marBottom w:val="0"/>
      <w:divBdr>
        <w:top w:val="none" w:sz="0" w:space="0" w:color="auto"/>
        <w:left w:val="none" w:sz="0" w:space="0" w:color="auto"/>
        <w:bottom w:val="none" w:sz="0" w:space="0" w:color="auto"/>
        <w:right w:val="none" w:sz="0" w:space="0" w:color="auto"/>
      </w:divBdr>
    </w:div>
    <w:div w:id="1651324275">
      <w:bodyDiv w:val="1"/>
      <w:marLeft w:val="0"/>
      <w:marRight w:val="0"/>
      <w:marTop w:val="0"/>
      <w:marBottom w:val="0"/>
      <w:divBdr>
        <w:top w:val="none" w:sz="0" w:space="0" w:color="auto"/>
        <w:left w:val="none" w:sz="0" w:space="0" w:color="auto"/>
        <w:bottom w:val="none" w:sz="0" w:space="0" w:color="auto"/>
        <w:right w:val="none" w:sz="0" w:space="0" w:color="auto"/>
      </w:divBdr>
    </w:div>
    <w:div w:id="1651326532">
      <w:bodyDiv w:val="1"/>
      <w:marLeft w:val="0"/>
      <w:marRight w:val="0"/>
      <w:marTop w:val="0"/>
      <w:marBottom w:val="0"/>
      <w:divBdr>
        <w:top w:val="none" w:sz="0" w:space="0" w:color="auto"/>
        <w:left w:val="none" w:sz="0" w:space="0" w:color="auto"/>
        <w:bottom w:val="none" w:sz="0" w:space="0" w:color="auto"/>
        <w:right w:val="none" w:sz="0" w:space="0" w:color="auto"/>
      </w:divBdr>
    </w:div>
    <w:div w:id="1651522663">
      <w:bodyDiv w:val="1"/>
      <w:marLeft w:val="0"/>
      <w:marRight w:val="0"/>
      <w:marTop w:val="0"/>
      <w:marBottom w:val="0"/>
      <w:divBdr>
        <w:top w:val="none" w:sz="0" w:space="0" w:color="auto"/>
        <w:left w:val="none" w:sz="0" w:space="0" w:color="auto"/>
        <w:bottom w:val="none" w:sz="0" w:space="0" w:color="auto"/>
        <w:right w:val="none" w:sz="0" w:space="0" w:color="auto"/>
      </w:divBdr>
    </w:div>
    <w:div w:id="1652633207">
      <w:bodyDiv w:val="1"/>
      <w:marLeft w:val="0"/>
      <w:marRight w:val="0"/>
      <w:marTop w:val="0"/>
      <w:marBottom w:val="0"/>
      <w:divBdr>
        <w:top w:val="none" w:sz="0" w:space="0" w:color="auto"/>
        <w:left w:val="none" w:sz="0" w:space="0" w:color="auto"/>
        <w:bottom w:val="none" w:sz="0" w:space="0" w:color="auto"/>
        <w:right w:val="none" w:sz="0" w:space="0" w:color="auto"/>
      </w:divBdr>
    </w:div>
    <w:div w:id="1654681221">
      <w:bodyDiv w:val="1"/>
      <w:marLeft w:val="0"/>
      <w:marRight w:val="0"/>
      <w:marTop w:val="0"/>
      <w:marBottom w:val="0"/>
      <w:divBdr>
        <w:top w:val="none" w:sz="0" w:space="0" w:color="auto"/>
        <w:left w:val="none" w:sz="0" w:space="0" w:color="auto"/>
        <w:bottom w:val="none" w:sz="0" w:space="0" w:color="auto"/>
        <w:right w:val="none" w:sz="0" w:space="0" w:color="auto"/>
      </w:divBdr>
    </w:div>
    <w:div w:id="1656183871">
      <w:bodyDiv w:val="1"/>
      <w:marLeft w:val="0"/>
      <w:marRight w:val="0"/>
      <w:marTop w:val="0"/>
      <w:marBottom w:val="0"/>
      <w:divBdr>
        <w:top w:val="none" w:sz="0" w:space="0" w:color="auto"/>
        <w:left w:val="none" w:sz="0" w:space="0" w:color="auto"/>
        <w:bottom w:val="none" w:sz="0" w:space="0" w:color="auto"/>
        <w:right w:val="none" w:sz="0" w:space="0" w:color="auto"/>
      </w:divBdr>
    </w:div>
    <w:div w:id="1656643361">
      <w:bodyDiv w:val="1"/>
      <w:marLeft w:val="0"/>
      <w:marRight w:val="0"/>
      <w:marTop w:val="0"/>
      <w:marBottom w:val="0"/>
      <w:divBdr>
        <w:top w:val="none" w:sz="0" w:space="0" w:color="auto"/>
        <w:left w:val="none" w:sz="0" w:space="0" w:color="auto"/>
        <w:bottom w:val="none" w:sz="0" w:space="0" w:color="auto"/>
        <w:right w:val="none" w:sz="0" w:space="0" w:color="auto"/>
      </w:divBdr>
    </w:div>
    <w:div w:id="1657297179">
      <w:bodyDiv w:val="1"/>
      <w:marLeft w:val="0"/>
      <w:marRight w:val="0"/>
      <w:marTop w:val="0"/>
      <w:marBottom w:val="0"/>
      <w:divBdr>
        <w:top w:val="none" w:sz="0" w:space="0" w:color="auto"/>
        <w:left w:val="none" w:sz="0" w:space="0" w:color="auto"/>
        <w:bottom w:val="none" w:sz="0" w:space="0" w:color="auto"/>
        <w:right w:val="none" w:sz="0" w:space="0" w:color="auto"/>
      </w:divBdr>
    </w:div>
    <w:div w:id="1658264367">
      <w:bodyDiv w:val="1"/>
      <w:marLeft w:val="0"/>
      <w:marRight w:val="0"/>
      <w:marTop w:val="0"/>
      <w:marBottom w:val="0"/>
      <w:divBdr>
        <w:top w:val="none" w:sz="0" w:space="0" w:color="auto"/>
        <w:left w:val="none" w:sz="0" w:space="0" w:color="auto"/>
        <w:bottom w:val="none" w:sz="0" w:space="0" w:color="auto"/>
        <w:right w:val="none" w:sz="0" w:space="0" w:color="auto"/>
      </w:divBdr>
    </w:div>
    <w:div w:id="1660570613">
      <w:bodyDiv w:val="1"/>
      <w:marLeft w:val="0"/>
      <w:marRight w:val="0"/>
      <w:marTop w:val="0"/>
      <w:marBottom w:val="0"/>
      <w:divBdr>
        <w:top w:val="none" w:sz="0" w:space="0" w:color="auto"/>
        <w:left w:val="none" w:sz="0" w:space="0" w:color="auto"/>
        <w:bottom w:val="none" w:sz="0" w:space="0" w:color="auto"/>
        <w:right w:val="none" w:sz="0" w:space="0" w:color="auto"/>
      </w:divBdr>
    </w:div>
    <w:div w:id="1660766045">
      <w:bodyDiv w:val="1"/>
      <w:marLeft w:val="0"/>
      <w:marRight w:val="0"/>
      <w:marTop w:val="0"/>
      <w:marBottom w:val="0"/>
      <w:divBdr>
        <w:top w:val="none" w:sz="0" w:space="0" w:color="auto"/>
        <w:left w:val="none" w:sz="0" w:space="0" w:color="auto"/>
        <w:bottom w:val="none" w:sz="0" w:space="0" w:color="auto"/>
        <w:right w:val="none" w:sz="0" w:space="0" w:color="auto"/>
      </w:divBdr>
    </w:div>
    <w:div w:id="1661691836">
      <w:bodyDiv w:val="1"/>
      <w:marLeft w:val="0"/>
      <w:marRight w:val="0"/>
      <w:marTop w:val="0"/>
      <w:marBottom w:val="0"/>
      <w:divBdr>
        <w:top w:val="none" w:sz="0" w:space="0" w:color="auto"/>
        <w:left w:val="none" w:sz="0" w:space="0" w:color="auto"/>
        <w:bottom w:val="none" w:sz="0" w:space="0" w:color="auto"/>
        <w:right w:val="none" w:sz="0" w:space="0" w:color="auto"/>
      </w:divBdr>
    </w:div>
    <w:div w:id="1663583337">
      <w:bodyDiv w:val="1"/>
      <w:marLeft w:val="0"/>
      <w:marRight w:val="0"/>
      <w:marTop w:val="0"/>
      <w:marBottom w:val="0"/>
      <w:divBdr>
        <w:top w:val="none" w:sz="0" w:space="0" w:color="auto"/>
        <w:left w:val="none" w:sz="0" w:space="0" w:color="auto"/>
        <w:bottom w:val="none" w:sz="0" w:space="0" w:color="auto"/>
        <w:right w:val="none" w:sz="0" w:space="0" w:color="auto"/>
      </w:divBdr>
    </w:div>
    <w:div w:id="1664695558">
      <w:bodyDiv w:val="1"/>
      <w:marLeft w:val="0"/>
      <w:marRight w:val="0"/>
      <w:marTop w:val="0"/>
      <w:marBottom w:val="0"/>
      <w:divBdr>
        <w:top w:val="none" w:sz="0" w:space="0" w:color="auto"/>
        <w:left w:val="none" w:sz="0" w:space="0" w:color="auto"/>
        <w:bottom w:val="none" w:sz="0" w:space="0" w:color="auto"/>
        <w:right w:val="none" w:sz="0" w:space="0" w:color="auto"/>
      </w:divBdr>
    </w:div>
    <w:div w:id="1665939404">
      <w:bodyDiv w:val="1"/>
      <w:marLeft w:val="0"/>
      <w:marRight w:val="0"/>
      <w:marTop w:val="0"/>
      <w:marBottom w:val="0"/>
      <w:divBdr>
        <w:top w:val="none" w:sz="0" w:space="0" w:color="auto"/>
        <w:left w:val="none" w:sz="0" w:space="0" w:color="auto"/>
        <w:bottom w:val="none" w:sz="0" w:space="0" w:color="auto"/>
        <w:right w:val="none" w:sz="0" w:space="0" w:color="auto"/>
      </w:divBdr>
    </w:div>
    <w:div w:id="1667784672">
      <w:bodyDiv w:val="1"/>
      <w:marLeft w:val="0"/>
      <w:marRight w:val="0"/>
      <w:marTop w:val="0"/>
      <w:marBottom w:val="0"/>
      <w:divBdr>
        <w:top w:val="none" w:sz="0" w:space="0" w:color="auto"/>
        <w:left w:val="none" w:sz="0" w:space="0" w:color="auto"/>
        <w:bottom w:val="none" w:sz="0" w:space="0" w:color="auto"/>
        <w:right w:val="none" w:sz="0" w:space="0" w:color="auto"/>
      </w:divBdr>
    </w:div>
    <w:div w:id="1668093972">
      <w:bodyDiv w:val="1"/>
      <w:marLeft w:val="0"/>
      <w:marRight w:val="0"/>
      <w:marTop w:val="0"/>
      <w:marBottom w:val="0"/>
      <w:divBdr>
        <w:top w:val="none" w:sz="0" w:space="0" w:color="auto"/>
        <w:left w:val="none" w:sz="0" w:space="0" w:color="auto"/>
        <w:bottom w:val="none" w:sz="0" w:space="0" w:color="auto"/>
        <w:right w:val="none" w:sz="0" w:space="0" w:color="auto"/>
      </w:divBdr>
    </w:div>
    <w:div w:id="1668441925">
      <w:bodyDiv w:val="1"/>
      <w:marLeft w:val="0"/>
      <w:marRight w:val="0"/>
      <w:marTop w:val="0"/>
      <w:marBottom w:val="0"/>
      <w:divBdr>
        <w:top w:val="none" w:sz="0" w:space="0" w:color="auto"/>
        <w:left w:val="none" w:sz="0" w:space="0" w:color="auto"/>
        <w:bottom w:val="none" w:sz="0" w:space="0" w:color="auto"/>
        <w:right w:val="none" w:sz="0" w:space="0" w:color="auto"/>
      </w:divBdr>
    </w:div>
    <w:div w:id="1671172879">
      <w:bodyDiv w:val="1"/>
      <w:marLeft w:val="0"/>
      <w:marRight w:val="0"/>
      <w:marTop w:val="0"/>
      <w:marBottom w:val="0"/>
      <w:divBdr>
        <w:top w:val="none" w:sz="0" w:space="0" w:color="auto"/>
        <w:left w:val="none" w:sz="0" w:space="0" w:color="auto"/>
        <w:bottom w:val="none" w:sz="0" w:space="0" w:color="auto"/>
        <w:right w:val="none" w:sz="0" w:space="0" w:color="auto"/>
      </w:divBdr>
    </w:div>
    <w:div w:id="1672367065">
      <w:bodyDiv w:val="1"/>
      <w:marLeft w:val="0"/>
      <w:marRight w:val="0"/>
      <w:marTop w:val="0"/>
      <w:marBottom w:val="0"/>
      <w:divBdr>
        <w:top w:val="none" w:sz="0" w:space="0" w:color="auto"/>
        <w:left w:val="none" w:sz="0" w:space="0" w:color="auto"/>
        <w:bottom w:val="none" w:sz="0" w:space="0" w:color="auto"/>
        <w:right w:val="none" w:sz="0" w:space="0" w:color="auto"/>
      </w:divBdr>
    </w:div>
    <w:div w:id="1674379312">
      <w:bodyDiv w:val="1"/>
      <w:marLeft w:val="0"/>
      <w:marRight w:val="0"/>
      <w:marTop w:val="0"/>
      <w:marBottom w:val="0"/>
      <w:divBdr>
        <w:top w:val="none" w:sz="0" w:space="0" w:color="auto"/>
        <w:left w:val="none" w:sz="0" w:space="0" w:color="auto"/>
        <w:bottom w:val="none" w:sz="0" w:space="0" w:color="auto"/>
        <w:right w:val="none" w:sz="0" w:space="0" w:color="auto"/>
      </w:divBdr>
    </w:div>
    <w:div w:id="1679505511">
      <w:bodyDiv w:val="1"/>
      <w:marLeft w:val="0"/>
      <w:marRight w:val="0"/>
      <w:marTop w:val="0"/>
      <w:marBottom w:val="0"/>
      <w:divBdr>
        <w:top w:val="none" w:sz="0" w:space="0" w:color="auto"/>
        <w:left w:val="none" w:sz="0" w:space="0" w:color="auto"/>
        <w:bottom w:val="none" w:sz="0" w:space="0" w:color="auto"/>
        <w:right w:val="none" w:sz="0" w:space="0" w:color="auto"/>
      </w:divBdr>
    </w:div>
    <w:div w:id="1680042452">
      <w:bodyDiv w:val="1"/>
      <w:marLeft w:val="0"/>
      <w:marRight w:val="0"/>
      <w:marTop w:val="0"/>
      <w:marBottom w:val="0"/>
      <w:divBdr>
        <w:top w:val="none" w:sz="0" w:space="0" w:color="auto"/>
        <w:left w:val="none" w:sz="0" w:space="0" w:color="auto"/>
        <w:bottom w:val="none" w:sz="0" w:space="0" w:color="auto"/>
        <w:right w:val="none" w:sz="0" w:space="0" w:color="auto"/>
      </w:divBdr>
    </w:div>
    <w:div w:id="1681156858">
      <w:bodyDiv w:val="1"/>
      <w:marLeft w:val="0"/>
      <w:marRight w:val="0"/>
      <w:marTop w:val="0"/>
      <w:marBottom w:val="0"/>
      <w:divBdr>
        <w:top w:val="none" w:sz="0" w:space="0" w:color="auto"/>
        <w:left w:val="none" w:sz="0" w:space="0" w:color="auto"/>
        <w:bottom w:val="none" w:sz="0" w:space="0" w:color="auto"/>
        <w:right w:val="none" w:sz="0" w:space="0" w:color="auto"/>
      </w:divBdr>
    </w:div>
    <w:div w:id="1681735904">
      <w:bodyDiv w:val="1"/>
      <w:marLeft w:val="0"/>
      <w:marRight w:val="0"/>
      <w:marTop w:val="0"/>
      <w:marBottom w:val="0"/>
      <w:divBdr>
        <w:top w:val="none" w:sz="0" w:space="0" w:color="auto"/>
        <w:left w:val="none" w:sz="0" w:space="0" w:color="auto"/>
        <w:bottom w:val="none" w:sz="0" w:space="0" w:color="auto"/>
        <w:right w:val="none" w:sz="0" w:space="0" w:color="auto"/>
      </w:divBdr>
    </w:div>
    <w:div w:id="1681853671">
      <w:bodyDiv w:val="1"/>
      <w:marLeft w:val="0"/>
      <w:marRight w:val="0"/>
      <w:marTop w:val="0"/>
      <w:marBottom w:val="0"/>
      <w:divBdr>
        <w:top w:val="none" w:sz="0" w:space="0" w:color="auto"/>
        <w:left w:val="none" w:sz="0" w:space="0" w:color="auto"/>
        <w:bottom w:val="none" w:sz="0" w:space="0" w:color="auto"/>
        <w:right w:val="none" w:sz="0" w:space="0" w:color="auto"/>
      </w:divBdr>
    </w:div>
    <w:div w:id="1682855129">
      <w:bodyDiv w:val="1"/>
      <w:marLeft w:val="0"/>
      <w:marRight w:val="0"/>
      <w:marTop w:val="0"/>
      <w:marBottom w:val="0"/>
      <w:divBdr>
        <w:top w:val="none" w:sz="0" w:space="0" w:color="auto"/>
        <w:left w:val="none" w:sz="0" w:space="0" w:color="auto"/>
        <w:bottom w:val="none" w:sz="0" w:space="0" w:color="auto"/>
        <w:right w:val="none" w:sz="0" w:space="0" w:color="auto"/>
      </w:divBdr>
    </w:div>
    <w:div w:id="1684045471">
      <w:bodyDiv w:val="1"/>
      <w:marLeft w:val="0"/>
      <w:marRight w:val="0"/>
      <w:marTop w:val="0"/>
      <w:marBottom w:val="0"/>
      <w:divBdr>
        <w:top w:val="none" w:sz="0" w:space="0" w:color="auto"/>
        <w:left w:val="none" w:sz="0" w:space="0" w:color="auto"/>
        <w:bottom w:val="none" w:sz="0" w:space="0" w:color="auto"/>
        <w:right w:val="none" w:sz="0" w:space="0" w:color="auto"/>
      </w:divBdr>
    </w:div>
    <w:div w:id="1684547350">
      <w:bodyDiv w:val="1"/>
      <w:marLeft w:val="0"/>
      <w:marRight w:val="0"/>
      <w:marTop w:val="0"/>
      <w:marBottom w:val="0"/>
      <w:divBdr>
        <w:top w:val="none" w:sz="0" w:space="0" w:color="auto"/>
        <w:left w:val="none" w:sz="0" w:space="0" w:color="auto"/>
        <w:bottom w:val="none" w:sz="0" w:space="0" w:color="auto"/>
        <w:right w:val="none" w:sz="0" w:space="0" w:color="auto"/>
      </w:divBdr>
    </w:div>
    <w:div w:id="1685669430">
      <w:bodyDiv w:val="1"/>
      <w:marLeft w:val="0"/>
      <w:marRight w:val="0"/>
      <w:marTop w:val="0"/>
      <w:marBottom w:val="0"/>
      <w:divBdr>
        <w:top w:val="none" w:sz="0" w:space="0" w:color="auto"/>
        <w:left w:val="none" w:sz="0" w:space="0" w:color="auto"/>
        <w:bottom w:val="none" w:sz="0" w:space="0" w:color="auto"/>
        <w:right w:val="none" w:sz="0" w:space="0" w:color="auto"/>
      </w:divBdr>
    </w:div>
    <w:div w:id="1688410618">
      <w:bodyDiv w:val="1"/>
      <w:marLeft w:val="0"/>
      <w:marRight w:val="0"/>
      <w:marTop w:val="0"/>
      <w:marBottom w:val="0"/>
      <w:divBdr>
        <w:top w:val="none" w:sz="0" w:space="0" w:color="auto"/>
        <w:left w:val="none" w:sz="0" w:space="0" w:color="auto"/>
        <w:bottom w:val="none" w:sz="0" w:space="0" w:color="auto"/>
        <w:right w:val="none" w:sz="0" w:space="0" w:color="auto"/>
      </w:divBdr>
    </w:div>
    <w:div w:id="1690061467">
      <w:bodyDiv w:val="1"/>
      <w:marLeft w:val="0"/>
      <w:marRight w:val="0"/>
      <w:marTop w:val="0"/>
      <w:marBottom w:val="0"/>
      <w:divBdr>
        <w:top w:val="none" w:sz="0" w:space="0" w:color="auto"/>
        <w:left w:val="none" w:sz="0" w:space="0" w:color="auto"/>
        <w:bottom w:val="none" w:sz="0" w:space="0" w:color="auto"/>
        <w:right w:val="none" w:sz="0" w:space="0" w:color="auto"/>
      </w:divBdr>
    </w:div>
    <w:div w:id="1693529952">
      <w:bodyDiv w:val="1"/>
      <w:marLeft w:val="0"/>
      <w:marRight w:val="0"/>
      <w:marTop w:val="0"/>
      <w:marBottom w:val="0"/>
      <w:divBdr>
        <w:top w:val="none" w:sz="0" w:space="0" w:color="auto"/>
        <w:left w:val="none" w:sz="0" w:space="0" w:color="auto"/>
        <w:bottom w:val="none" w:sz="0" w:space="0" w:color="auto"/>
        <w:right w:val="none" w:sz="0" w:space="0" w:color="auto"/>
      </w:divBdr>
    </w:div>
    <w:div w:id="1693920251">
      <w:bodyDiv w:val="1"/>
      <w:marLeft w:val="0"/>
      <w:marRight w:val="0"/>
      <w:marTop w:val="0"/>
      <w:marBottom w:val="0"/>
      <w:divBdr>
        <w:top w:val="none" w:sz="0" w:space="0" w:color="auto"/>
        <w:left w:val="none" w:sz="0" w:space="0" w:color="auto"/>
        <w:bottom w:val="none" w:sz="0" w:space="0" w:color="auto"/>
        <w:right w:val="none" w:sz="0" w:space="0" w:color="auto"/>
      </w:divBdr>
    </w:div>
    <w:div w:id="1693991017">
      <w:bodyDiv w:val="1"/>
      <w:marLeft w:val="0"/>
      <w:marRight w:val="0"/>
      <w:marTop w:val="0"/>
      <w:marBottom w:val="0"/>
      <w:divBdr>
        <w:top w:val="none" w:sz="0" w:space="0" w:color="auto"/>
        <w:left w:val="none" w:sz="0" w:space="0" w:color="auto"/>
        <w:bottom w:val="none" w:sz="0" w:space="0" w:color="auto"/>
        <w:right w:val="none" w:sz="0" w:space="0" w:color="auto"/>
      </w:divBdr>
    </w:div>
    <w:div w:id="1694184141">
      <w:bodyDiv w:val="1"/>
      <w:marLeft w:val="0"/>
      <w:marRight w:val="0"/>
      <w:marTop w:val="0"/>
      <w:marBottom w:val="0"/>
      <w:divBdr>
        <w:top w:val="none" w:sz="0" w:space="0" w:color="auto"/>
        <w:left w:val="none" w:sz="0" w:space="0" w:color="auto"/>
        <w:bottom w:val="none" w:sz="0" w:space="0" w:color="auto"/>
        <w:right w:val="none" w:sz="0" w:space="0" w:color="auto"/>
      </w:divBdr>
    </w:div>
    <w:div w:id="1696614223">
      <w:bodyDiv w:val="1"/>
      <w:marLeft w:val="0"/>
      <w:marRight w:val="0"/>
      <w:marTop w:val="0"/>
      <w:marBottom w:val="0"/>
      <w:divBdr>
        <w:top w:val="none" w:sz="0" w:space="0" w:color="auto"/>
        <w:left w:val="none" w:sz="0" w:space="0" w:color="auto"/>
        <w:bottom w:val="none" w:sz="0" w:space="0" w:color="auto"/>
        <w:right w:val="none" w:sz="0" w:space="0" w:color="auto"/>
      </w:divBdr>
    </w:div>
    <w:div w:id="1696878902">
      <w:bodyDiv w:val="1"/>
      <w:marLeft w:val="0"/>
      <w:marRight w:val="0"/>
      <w:marTop w:val="0"/>
      <w:marBottom w:val="0"/>
      <w:divBdr>
        <w:top w:val="none" w:sz="0" w:space="0" w:color="auto"/>
        <w:left w:val="none" w:sz="0" w:space="0" w:color="auto"/>
        <w:bottom w:val="none" w:sz="0" w:space="0" w:color="auto"/>
        <w:right w:val="none" w:sz="0" w:space="0" w:color="auto"/>
      </w:divBdr>
    </w:div>
    <w:div w:id="1698045367">
      <w:bodyDiv w:val="1"/>
      <w:marLeft w:val="0"/>
      <w:marRight w:val="0"/>
      <w:marTop w:val="0"/>
      <w:marBottom w:val="0"/>
      <w:divBdr>
        <w:top w:val="none" w:sz="0" w:space="0" w:color="auto"/>
        <w:left w:val="none" w:sz="0" w:space="0" w:color="auto"/>
        <w:bottom w:val="none" w:sz="0" w:space="0" w:color="auto"/>
        <w:right w:val="none" w:sz="0" w:space="0" w:color="auto"/>
      </w:divBdr>
    </w:div>
    <w:div w:id="1698581084">
      <w:bodyDiv w:val="1"/>
      <w:marLeft w:val="0"/>
      <w:marRight w:val="0"/>
      <w:marTop w:val="0"/>
      <w:marBottom w:val="0"/>
      <w:divBdr>
        <w:top w:val="none" w:sz="0" w:space="0" w:color="auto"/>
        <w:left w:val="none" w:sz="0" w:space="0" w:color="auto"/>
        <w:bottom w:val="none" w:sz="0" w:space="0" w:color="auto"/>
        <w:right w:val="none" w:sz="0" w:space="0" w:color="auto"/>
      </w:divBdr>
    </w:div>
    <w:div w:id="1699237210">
      <w:bodyDiv w:val="1"/>
      <w:marLeft w:val="0"/>
      <w:marRight w:val="0"/>
      <w:marTop w:val="0"/>
      <w:marBottom w:val="0"/>
      <w:divBdr>
        <w:top w:val="none" w:sz="0" w:space="0" w:color="auto"/>
        <w:left w:val="none" w:sz="0" w:space="0" w:color="auto"/>
        <w:bottom w:val="none" w:sz="0" w:space="0" w:color="auto"/>
        <w:right w:val="none" w:sz="0" w:space="0" w:color="auto"/>
      </w:divBdr>
    </w:div>
    <w:div w:id="1700351551">
      <w:bodyDiv w:val="1"/>
      <w:marLeft w:val="0"/>
      <w:marRight w:val="0"/>
      <w:marTop w:val="0"/>
      <w:marBottom w:val="0"/>
      <w:divBdr>
        <w:top w:val="none" w:sz="0" w:space="0" w:color="auto"/>
        <w:left w:val="none" w:sz="0" w:space="0" w:color="auto"/>
        <w:bottom w:val="none" w:sz="0" w:space="0" w:color="auto"/>
        <w:right w:val="none" w:sz="0" w:space="0" w:color="auto"/>
      </w:divBdr>
    </w:div>
    <w:div w:id="1700934660">
      <w:bodyDiv w:val="1"/>
      <w:marLeft w:val="0"/>
      <w:marRight w:val="0"/>
      <w:marTop w:val="0"/>
      <w:marBottom w:val="0"/>
      <w:divBdr>
        <w:top w:val="none" w:sz="0" w:space="0" w:color="auto"/>
        <w:left w:val="none" w:sz="0" w:space="0" w:color="auto"/>
        <w:bottom w:val="none" w:sz="0" w:space="0" w:color="auto"/>
        <w:right w:val="none" w:sz="0" w:space="0" w:color="auto"/>
      </w:divBdr>
    </w:div>
    <w:div w:id="1701125222">
      <w:bodyDiv w:val="1"/>
      <w:marLeft w:val="0"/>
      <w:marRight w:val="0"/>
      <w:marTop w:val="0"/>
      <w:marBottom w:val="0"/>
      <w:divBdr>
        <w:top w:val="none" w:sz="0" w:space="0" w:color="auto"/>
        <w:left w:val="none" w:sz="0" w:space="0" w:color="auto"/>
        <w:bottom w:val="none" w:sz="0" w:space="0" w:color="auto"/>
        <w:right w:val="none" w:sz="0" w:space="0" w:color="auto"/>
      </w:divBdr>
    </w:div>
    <w:div w:id="1707290725">
      <w:bodyDiv w:val="1"/>
      <w:marLeft w:val="0"/>
      <w:marRight w:val="0"/>
      <w:marTop w:val="0"/>
      <w:marBottom w:val="0"/>
      <w:divBdr>
        <w:top w:val="none" w:sz="0" w:space="0" w:color="auto"/>
        <w:left w:val="none" w:sz="0" w:space="0" w:color="auto"/>
        <w:bottom w:val="none" w:sz="0" w:space="0" w:color="auto"/>
        <w:right w:val="none" w:sz="0" w:space="0" w:color="auto"/>
      </w:divBdr>
    </w:div>
    <w:div w:id="1708605069">
      <w:bodyDiv w:val="1"/>
      <w:marLeft w:val="0"/>
      <w:marRight w:val="0"/>
      <w:marTop w:val="0"/>
      <w:marBottom w:val="0"/>
      <w:divBdr>
        <w:top w:val="none" w:sz="0" w:space="0" w:color="auto"/>
        <w:left w:val="none" w:sz="0" w:space="0" w:color="auto"/>
        <w:bottom w:val="none" w:sz="0" w:space="0" w:color="auto"/>
        <w:right w:val="none" w:sz="0" w:space="0" w:color="auto"/>
      </w:divBdr>
    </w:div>
    <w:div w:id="1708679899">
      <w:bodyDiv w:val="1"/>
      <w:marLeft w:val="0"/>
      <w:marRight w:val="0"/>
      <w:marTop w:val="0"/>
      <w:marBottom w:val="0"/>
      <w:divBdr>
        <w:top w:val="none" w:sz="0" w:space="0" w:color="auto"/>
        <w:left w:val="none" w:sz="0" w:space="0" w:color="auto"/>
        <w:bottom w:val="none" w:sz="0" w:space="0" w:color="auto"/>
        <w:right w:val="none" w:sz="0" w:space="0" w:color="auto"/>
      </w:divBdr>
    </w:div>
    <w:div w:id="1708947607">
      <w:bodyDiv w:val="1"/>
      <w:marLeft w:val="0"/>
      <w:marRight w:val="0"/>
      <w:marTop w:val="0"/>
      <w:marBottom w:val="0"/>
      <w:divBdr>
        <w:top w:val="none" w:sz="0" w:space="0" w:color="auto"/>
        <w:left w:val="none" w:sz="0" w:space="0" w:color="auto"/>
        <w:bottom w:val="none" w:sz="0" w:space="0" w:color="auto"/>
        <w:right w:val="none" w:sz="0" w:space="0" w:color="auto"/>
      </w:divBdr>
    </w:div>
    <w:div w:id="1709262260">
      <w:bodyDiv w:val="1"/>
      <w:marLeft w:val="0"/>
      <w:marRight w:val="0"/>
      <w:marTop w:val="0"/>
      <w:marBottom w:val="0"/>
      <w:divBdr>
        <w:top w:val="none" w:sz="0" w:space="0" w:color="auto"/>
        <w:left w:val="none" w:sz="0" w:space="0" w:color="auto"/>
        <w:bottom w:val="none" w:sz="0" w:space="0" w:color="auto"/>
        <w:right w:val="none" w:sz="0" w:space="0" w:color="auto"/>
      </w:divBdr>
    </w:div>
    <w:div w:id="1712533168">
      <w:bodyDiv w:val="1"/>
      <w:marLeft w:val="0"/>
      <w:marRight w:val="0"/>
      <w:marTop w:val="0"/>
      <w:marBottom w:val="0"/>
      <w:divBdr>
        <w:top w:val="none" w:sz="0" w:space="0" w:color="auto"/>
        <w:left w:val="none" w:sz="0" w:space="0" w:color="auto"/>
        <w:bottom w:val="none" w:sz="0" w:space="0" w:color="auto"/>
        <w:right w:val="none" w:sz="0" w:space="0" w:color="auto"/>
      </w:divBdr>
    </w:div>
    <w:div w:id="1712849849">
      <w:bodyDiv w:val="1"/>
      <w:marLeft w:val="0"/>
      <w:marRight w:val="0"/>
      <w:marTop w:val="0"/>
      <w:marBottom w:val="0"/>
      <w:divBdr>
        <w:top w:val="none" w:sz="0" w:space="0" w:color="auto"/>
        <w:left w:val="none" w:sz="0" w:space="0" w:color="auto"/>
        <w:bottom w:val="none" w:sz="0" w:space="0" w:color="auto"/>
        <w:right w:val="none" w:sz="0" w:space="0" w:color="auto"/>
      </w:divBdr>
    </w:div>
    <w:div w:id="1714499165">
      <w:bodyDiv w:val="1"/>
      <w:marLeft w:val="0"/>
      <w:marRight w:val="0"/>
      <w:marTop w:val="0"/>
      <w:marBottom w:val="0"/>
      <w:divBdr>
        <w:top w:val="none" w:sz="0" w:space="0" w:color="auto"/>
        <w:left w:val="none" w:sz="0" w:space="0" w:color="auto"/>
        <w:bottom w:val="none" w:sz="0" w:space="0" w:color="auto"/>
        <w:right w:val="none" w:sz="0" w:space="0" w:color="auto"/>
      </w:divBdr>
    </w:div>
    <w:div w:id="1716003936">
      <w:bodyDiv w:val="1"/>
      <w:marLeft w:val="0"/>
      <w:marRight w:val="0"/>
      <w:marTop w:val="0"/>
      <w:marBottom w:val="0"/>
      <w:divBdr>
        <w:top w:val="none" w:sz="0" w:space="0" w:color="auto"/>
        <w:left w:val="none" w:sz="0" w:space="0" w:color="auto"/>
        <w:bottom w:val="none" w:sz="0" w:space="0" w:color="auto"/>
        <w:right w:val="none" w:sz="0" w:space="0" w:color="auto"/>
      </w:divBdr>
    </w:div>
    <w:div w:id="1717123787">
      <w:bodyDiv w:val="1"/>
      <w:marLeft w:val="0"/>
      <w:marRight w:val="0"/>
      <w:marTop w:val="0"/>
      <w:marBottom w:val="0"/>
      <w:divBdr>
        <w:top w:val="none" w:sz="0" w:space="0" w:color="auto"/>
        <w:left w:val="none" w:sz="0" w:space="0" w:color="auto"/>
        <w:bottom w:val="none" w:sz="0" w:space="0" w:color="auto"/>
        <w:right w:val="none" w:sz="0" w:space="0" w:color="auto"/>
      </w:divBdr>
    </w:div>
    <w:div w:id="1717318430">
      <w:bodyDiv w:val="1"/>
      <w:marLeft w:val="0"/>
      <w:marRight w:val="0"/>
      <w:marTop w:val="0"/>
      <w:marBottom w:val="0"/>
      <w:divBdr>
        <w:top w:val="none" w:sz="0" w:space="0" w:color="auto"/>
        <w:left w:val="none" w:sz="0" w:space="0" w:color="auto"/>
        <w:bottom w:val="none" w:sz="0" w:space="0" w:color="auto"/>
        <w:right w:val="none" w:sz="0" w:space="0" w:color="auto"/>
      </w:divBdr>
    </w:div>
    <w:div w:id="1723169987">
      <w:bodyDiv w:val="1"/>
      <w:marLeft w:val="0"/>
      <w:marRight w:val="0"/>
      <w:marTop w:val="0"/>
      <w:marBottom w:val="0"/>
      <w:divBdr>
        <w:top w:val="none" w:sz="0" w:space="0" w:color="auto"/>
        <w:left w:val="none" w:sz="0" w:space="0" w:color="auto"/>
        <w:bottom w:val="none" w:sz="0" w:space="0" w:color="auto"/>
        <w:right w:val="none" w:sz="0" w:space="0" w:color="auto"/>
      </w:divBdr>
    </w:div>
    <w:div w:id="1725711841">
      <w:bodyDiv w:val="1"/>
      <w:marLeft w:val="0"/>
      <w:marRight w:val="0"/>
      <w:marTop w:val="0"/>
      <w:marBottom w:val="0"/>
      <w:divBdr>
        <w:top w:val="none" w:sz="0" w:space="0" w:color="auto"/>
        <w:left w:val="none" w:sz="0" w:space="0" w:color="auto"/>
        <w:bottom w:val="none" w:sz="0" w:space="0" w:color="auto"/>
        <w:right w:val="none" w:sz="0" w:space="0" w:color="auto"/>
      </w:divBdr>
    </w:div>
    <w:div w:id="1730299446">
      <w:bodyDiv w:val="1"/>
      <w:marLeft w:val="0"/>
      <w:marRight w:val="0"/>
      <w:marTop w:val="0"/>
      <w:marBottom w:val="0"/>
      <w:divBdr>
        <w:top w:val="none" w:sz="0" w:space="0" w:color="auto"/>
        <w:left w:val="none" w:sz="0" w:space="0" w:color="auto"/>
        <w:bottom w:val="none" w:sz="0" w:space="0" w:color="auto"/>
        <w:right w:val="none" w:sz="0" w:space="0" w:color="auto"/>
      </w:divBdr>
    </w:div>
    <w:div w:id="1730811098">
      <w:bodyDiv w:val="1"/>
      <w:marLeft w:val="0"/>
      <w:marRight w:val="0"/>
      <w:marTop w:val="0"/>
      <w:marBottom w:val="0"/>
      <w:divBdr>
        <w:top w:val="none" w:sz="0" w:space="0" w:color="auto"/>
        <w:left w:val="none" w:sz="0" w:space="0" w:color="auto"/>
        <w:bottom w:val="none" w:sz="0" w:space="0" w:color="auto"/>
        <w:right w:val="none" w:sz="0" w:space="0" w:color="auto"/>
      </w:divBdr>
    </w:div>
    <w:div w:id="1731073578">
      <w:bodyDiv w:val="1"/>
      <w:marLeft w:val="0"/>
      <w:marRight w:val="0"/>
      <w:marTop w:val="0"/>
      <w:marBottom w:val="0"/>
      <w:divBdr>
        <w:top w:val="none" w:sz="0" w:space="0" w:color="auto"/>
        <w:left w:val="none" w:sz="0" w:space="0" w:color="auto"/>
        <w:bottom w:val="none" w:sz="0" w:space="0" w:color="auto"/>
        <w:right w:val="none" w:sz="0" w:space="0" w:color="auto"/>
      </w:divBdr>
    </w:div>
    <w:div w:id="1734426825">
      <w:bodyDiv w:val="1"/>
      <w:marLeft w:val="0"/>
      <w:marRight w:val="0"/>
      <w:marTop w:val="0"/>
      <w:marBottom w:val="0"/>
      <w:divBdr>
        <w:top w:val="none" w:sz="0" w:space="0" w:color="auto"/>
        <w:left w:val="none" w:sz="0" w:space="0" w:color="auto"/>
        <w:bottom w:val="none" w:sz="0" w:space="0" w:color="auto"/>
        <w:right w:val="none" w:sz="0" w:space="0" w:color="auto"/>
      </w:divBdr>
    </w:div>
    <w:div w:id="1735272241">
      <w:bodyDiv w:val="1"/>
      <w:marLeft w:val="0"/>
      <w:marRight w:val="0"/>
      <w:marTop w:val="0"/>
      <w:marBottom w:val="0"/>
      <w:divBdr>
        <w:top w:val="none" w:sz="0" w:space="0" w:color="auto"/>
        <w:left w:val="none" w:sz="0" w:space="0" w:color="auto"/>
        <w:bottom w:val="none" w:sz="0" w:space="0" w:color="auto"/>
        <w:right w:val="none" w:sz="0" w:space="0" w:color="auto"/>
      </w:divBdr>
    </w:div>
    <w:div w:id="1735617877">
      <w:bodyDiv w:val="1"/>
      <w:marLeft w:val="0"/>
      <w:marRight w:val="0"/>
      <w:marTop w:val="0"/>
      <w:marBottom w:val="0"/>
      <w:divBdr>
        <w:top w:val="none" w:sz="0" w:space="0" w:color="auto"/>
        <w:left w:val="none" w:sz="0" w:space="0" w:color="auto"/>
        <w:bottom w:val="none" w:sz="0" w:space="0" w:color="auto"/>
        <w:right w:val="none" w:sz="0" w:space="0" w:color="auto"/>
      </w:divBdr>
    </w:div>
    <w:div w:id="1736010469">
      <w:bodyDiv w:val="1"/>
      <w:marLeft w:val="0"/>
      <w:marRight w:val="0"/>
      <w:marTop w:val="0"/>
      <w:marBottom w:val="0"/>
      <w:divBdr>
        <w:top w:val="none" w:sz="0" w:space="0" w:color="auto"/>
        <w:left w:val="none" w:sz="0" w:space="0" w:color="auto"/>
        <w:bottom w:val="none" w:sz="0" w:space="0" w:color="auto"/>
        <w:right w:val="none" w:sz="0" w:space="0" w:color="auto"/>
      </w:divBdr>
    </w:div>
    <w:div w:id="1737897891">
      <w:bodyDiv w:val="1"/>
      <w:marLeft w:val="0"/>
      <w:marRight w:val="0"/>
      <w:marTop w:val="0"/>
      <w:marBottom w:val="0"/>
      <w:divBdr>
        <w:top w:val="none" w:sz="0" w:space="0" w:color="auto"/>
        <w:left w:val="none" w:sz="0" w:space="0" w:color="auto"/>
        <w:bottom w:val="none" w:sz="0" w:space="0" w:color="auto"/>
        <w:right w:val="none" w:sz="0" w:space="0" w:color="auto"/>
      </w:divBdr>
    </w:div>
    <w:div w:id="1740052255">
      <w:bodyDiv w:val="1"/>
      <w:marLeft w:val="0"/>
      <w:marRight w:val="0"/>
      <w:marTop w:val="0"/>
      <w:marBottom w:val="0"/>
      <w:divBdr>
        <w:top w:val="none" w:sz="0" w:space="0" w:color="auto"/>
        <w:left w:val="none" w:sz="0" w:space="0" w:color="auto"/>
        <w:bottom w:val="none" w:sz="0" w:space="0" w:color="auto"/>
        <w:right w:val="none" w:sz="0" w:space="0" w:color="auto"/>
      </w:divBdr>
    </w:div>
    <w:div w:id="1741173600">
      <w:bodyDiv w:val="1"/>
      <w:marLeft w:val="0"/>
      <w:marRight w:val="0"/>
      <w:marTop w:val="0"/>
      <w:marBottom w:val="0"/>
      <w:divBdr>
        <w:top w:val="none" w:sz="0" w:space="0" w:color="auto"/>
        <w:left w:val="none" w:sz="0" w:space="0" w:color="auto"/>
        <w:bottom w:val="none" w:sz="0" w:space="0" w:color="auto"/>
        <w:right w:val="none" w:sz="0" w:space="0" w:color="auto"/>
      </w:divBdr>
    </w:div>
    <w:div w:id="1745449627">
      <w:bodyDiv w:val="1"/>
      <w:marLeft w:val="0"/>
      <w:marRight w:val="0"/>
      <w:marTop w:val="0"/>
      <w:marBottom w:val="0"/>
      <w:divBdr>
        <w:top w:val="none" w:sz="0" w:space="0" w:color="auto"/>
        <w:left w:val="none" w:sz="0" w:space="0" w:color="auto"/>
        <w:bottom w:val="none" w:sz="0" w:space="0" w:color="auto"/>
        <w:right w:val="none" w:sz="0" w:space="0" w:color="auto"/>
      </w:divBdr>
    </w:div>
    <w:div w:id="1745489269">
      <w:bodyDiv w:val="1"/>
      <w:marLeft w:val="0"/>
      <w:marRight w:val="0"/>
      <w:marTop w:val="0"/>
      <w:marBottom w:val="0"/>
      <w:divBdr>
        <w:top w:val="none" w:sz="0" w:space="0" w:color="auto"/>
        <w:left w:val="none" w:sz="0" w:space="0" w:color="auto"/>
        <w:bottom w:val="none" w:sz="0" w:space="0" w:color="auto"/>
        <w:right w:val="none" w:sz="0" w:space="0" w:color="auto"/>
      </w:divBdr>
    </w:div>
    <w:div w:id="1749686912">
      <w:bodyDiv w:val="1"/>
      <w:marLeft w:val="0"/>
      <w:marRight w:val="0"/>
      <w:marTop w:val="0"/>
      <w:marBottom w:val="0"/>
      <w:divBdr>
        <w:top w:val="none" w:sz="0" w:space="0" w:color="auto"/>
        <w:left w:val="none" w:sz="0" w:space="0" w:color="auto"/>
        <w:bottom w:val="none" w:sz="0" w:space="0" w:color="auto"/>
        <w:right w:val="none" w:sz="0" w:space="0" w:color="auto"/>
      </w:divBdr>
    </w:div>
    <w:div w:id="1754546897">
      <w:bodyDiv w:val="1"/>
      <w:marLeft w:val="0"/>
      <w:marRight w:val="0"/>
      <w:marTop w:val="0"/>
      <w:marBottom w:val="0"/>
      <w:divBdr>
        <w:top w:val="none" w:sz="0" w:space="0" w:color="auto"/>
        <w:left w:val="none" w:sz="0" w:space="0" w:color="auto"/>
        <w:bottom w:val="none" w:sz="0" w:space="0" w:color="auto"/>
        <w:right w:val="none" w:sz="0" w:space="0" w:color="auto"/>
      </w:divBdr>
    </w:div>
    <w:div w:id="1756585478">
      <w:bodyDiv w:val="1"/>
      <w:marLeft w:val="0"/>
      <w:marRight w:val="0"/>
      <w:marTop w:val="0"/>
      <w:marBottom w:val="0"/>
      <w:divBdr>
        <w:top w:val="none" w:sz="0" w:space="0" w:color="auto"/>
        <w:left w:val="none" w:sz="0" w:space="0" w:color="auto"/>
        <w:bottom w:val="none" w:sz="0" w:space="0" w:color="auto"/>
        <w:right w:val="none" w:sz="0" w:space="0" w:color="auto"/>
      </w:divBdr>
    </w:div>
    <w:div w:id="1756784609">
      <w:bodyDiv w:val="1"/>
      <w:marLeft w:val="0"/>
      <w:marRight w:val="0"/>
      <w:marTop w:val="0"/>
      <w:marBottom w:val="0"/>
      <w:divBdr>
        <w:top w:val="none" w:sz="0" w:space="0" w:color="auto"/>
        <w:left w:val="none" w:sz="0" w:space="0" w:color="auto"/>
        <w:bottom w:val="none" w:sz="0" w:space="0" w:color="auto"/>
        <w:right w:val="none" w:sz="0" w:space="0" w:color="auto"/>
      </w:divBdr>
    </w:div>
    <w:div w:id="1759134712">
      <w:bodyDiv w:val="1"/>
      <w:marLeft w:val="0"/>
      <w:marRight w:val="0"/>
      <w:marTop w:val="0"/>
      <w:marBottom w:val="0"/>
      <w:divBdr>
        <w:top w:val="none" w:sz="0" w:space="0" w:color="auto"/>
        <w:left w:val="none" w:sz="0" w:space="0" w:color="auto"/>
        <w:bottom w:val="none" w:sz="0" w:space="0" w:color="auto"/>
        <w:right w:val="none" w:sz="0" w:space="0" w:color="auto"/>
      </w:divBdr>
    </w:div>
    <w:div w:id="1759476329">
      <w:bodyDiv w:val="1"/>
      <w:marLeft w:val="0"/>
      <w:marRight w:val="0"/>
      <w:marTop w:val="0"/>
      <w:marBottom w:val="0"/>
      <w:divBdr>
        <w:top w:val="none" w:sz="0" w:space="0" w:color="auto"/>
        <w:left w:val="none" w:sz="0" w:space="0" w:color="auto"/>
        <w:bottom w:val="none" w:sz="0" w:space="0" w:color="auto"/>
        <w:right w:val="none" w:sz="0" w:space="0" w:color="auto"/>
      </w:divBdr>
    </w:div>
    <w:div w:id="1759673107">
      <w:bodyDiv w:val="1"/>
      <w:marLeft w:val="0"/>
      <w:marRight w:val="0"/>
      <w:marTop w:val="0"/>
      <w:marBottom w:val="0"/>
      <w:divBdr>
        <w:top w:val="none" w:sz="0" w:space="0" w:color="auto"/>
        <w:left w:val="none" w:sz="0" w:space="0" w:color="auto"/>
        <w:bottom w:val="none" w:sz="0" w:space="0" w:color="auto"/>
        <w:right w:val="none" w:sz="0" w:space="0" w:color="auto"/>
      </w:divBdr>
    </w:div>
    <w:div w:id="1759788589">
      <w:bodyDiv w:val="1"/>
      <w:marLeft w:val="0"/>
      <w:marRight w:val="0"/>
      <w:marTop w:val="0"/>
      <w:marBottom w:val="0"/>
      <w:divBdr>
        <w:top w:val="none" w:sz="0" w:space="0" w:color="auto"/>
        <w:left w:val="none" w:sz="0" w:space="0" w:color="auto"/>
        <w:bottom w:val="none" w:sz="0" w:space="0" w:color="auto"/>
        <w:right w:val="none" w:sz="0" w:space="0" w:color="auto"/>
      </w:divBdr>
    </w:div>
    <w:div w:id="1759903770">
      <w:bodyDiv w:val="1"/>
      <w:marLeft w:val="0"/>
      <w:marRight w:val="0"/>
      <w:marTop w:val="0"/>
      <w:marBottom w:val="0"/>
      <w:divBdr>
        <w:top w:val="none" w:sz="0" w:space="0" w:color="auto"/>
        <w:left w:val="none" w:sz="0" w:space="0" w:color="auto"/>
        <w:bottom w:val="none" w:sz="0" w:space="0" w:color="auto"/>
        <w:right w:val="none" w:sz="0" w:space="0" w:color="auto"/>
      </w:divBdr>
    </w:div>
    <w:div w:id="1760521723">
      <w:bodyDiv w:val="1"/>
      <w:marLeft w:val="0"/>
      <w:marRight w:val="0"/>
      <w:marTop w:val="0"/>
      <w:marBottom w:val="0"/>
      <w:divBdr>
        <w:top w:val="none" w:sz="0" w:space="0" w:color="auto"/>
        <w:left w:val="none" w:sz="0" w:space="0" w:color="auto"/>
        <w:bottom w:val="none" w:sz="0" w:space="0" w:color="auto"/>
        <w:right w:val="none" w:sz="0" w:space="0" w:color="auto"/>
      </w:divBdr>
    </w:div>
    <w:div w:id="1760756816">
      <w:bodyDiv w:val="1"/>
      <w:marLeft w:val="0"/>
      <w:marRight w:val="0"/>
      <w:marTop w:val="0"/>
      <w:marBottom w:val="0"/>
      <w:divBdr>
        <w:top w:val="none" w:sz="0" w:space="0" w:color="auto"/>
        <w:left w:val="none" w:sz="0" w:space="0" w:color="auto"/>
        <w:bottom w:val="none" w:sz="0" w:space="0" w:color="auto"/>
        <w:right w:val="none" w:sz="0" w:space="0" w:color="auto"/>
      </w:divBdr>
    </w:div>
    <w:div w:id="1761098315">
      <w:bodyDiv w:val="1"/>
      <w:marLeft w:val="0"/>
      <w:marRight w:val="0"/>
      <w:marTop w:val="0"/>
      <w:marBottom w:val="0"/>
      <w:divBdr>
        <w:top w:val="none" w:sz="0" w:space="0" w:color="auto"/>
        <w:left w:val="none" w:sz="0" w:space="0" w:color="auto"/>
        <w:bottom w:val="none" w:sz="0" w:space="0" w:color="auto"/>
        <w:right w:val="none" w:sz="0" w:space="0" w:color="auto"/>
      </w:divBdr>
    </w:div>
    <w:div w:id="1761682402">
      <w:bodyDiv w:val="1"/>
      <w:marLeft w:val="0"/>
      <w:marRight w:val="0"/>
      <w:marTop w:val="0"/>
      <w:marBottom w:val="0"/>
      <w:divBdr>
        <w:top w:val="none" w:sz="0" w:space="0" w:color="auto"/>
        <w:left w:val="none" w:sz="0" w:space="0" w:color="auto"/>
        <w:bottom w:val="none" w:sz="0" w:space="0" w:color="auto"/>
        <w:right w:val="none" w:sz="0" w:space="0" w:color="auto"/>
      </w:divBdr>
    </w:div>
    <w:div w:id="1763063159">
      <w:bodyDiv w:val="1"/>
      <w:marLeft w:val="0"/>
      <w:marRight w:val="0"/>
      <w:marTop w:val="0"/>
      <w:marBottom w:val="0"/>
      <w:divBdr>
        <w:top w:val="none" w:sz="0" w:space="0" w:color="auto"/>
        <w:left w:val="none" w:sz="0" w:space="0" w:color="auto"/>
        <w:bottom w:val="none" w:sz="0" w:space="0" w:color="auto"/>
        <w:right w:val="none" w:sz="0" w:space="0" w:color="auto"/>
      </w:divBdr>
    </w:div>
    <w:div w:id="1765228671">
      <w:bodyDiv w:val="1"/>
      <w:marLeft w:val="0"/>
      <w:marRight w:val="0"/>
      <w:marTop w:val="0"/>
      <w:marBottom w:val="0"/>
      <w:divBdr>
        <w:top w:val="none" w:sz="0" w:space="0" w:color="auto"/>
        <w:left w:val="none" w:sz="0" w:space="0" w:color="auto"/>
        <w:bottom w:val="none" w:sz="0" w:space="0" w:color="auto"/>
        <w:right w:val="none" w:sz="0" w:space="0" w:color="auto"/>
      </w:divBdr>
    </w:div>
    <w:div w:id="1765373659">
      <w:bodyDiv w:val="1"/>
      <w:marLeft w:val="0"/>
      <w:marRight w:val="0"/>
      <w:marTop w:val="0"/>
      <w:marBottom w:val="0"/>
      <w:divBdr>
        <w:top w:val="none" w:sz="0" w:space="0" w:color="auto"/>
        <w:left w:val="none" w:sz="0" w:space="0" w:color="auto"/>
        <w:bottom w:val="none" w:sz="0" w:space="0" w:color="auto"/>
        <w:right w:val="none" w:sz="0" w:space="0" w:color="auto"/>
      </w:divBdr>
    </w:div>
    <w:div w:id="1765540044">
      <w:bodyDiv w:val="1"/>
      <w:marLeft w:val="0"/>
      <w:marRight w:val="0"/>
      <w:marTop w:val="0"/>
      <w:marBottom w:val="0"/>
      <w:divBdr>
        <w:top w:val="none" w:sz="0" w:space="0" w:color="auto"/>
        <w:left w:val="none" w:sz="0" w:space="0" w:color="auto"/>
        <w:bottom w:val="none" w:sz="0" w:space="0" w:color="auto"/>
        <w:right w:val="none" w:sz="0" w:space="0" w:color="auto"/>
      </w:divBdr>
    </w:div>
    <w:div w:id="1768189684">
      <w:bodyDiv w:val="1"/>
      <w:marLeft w:val="0"/>
      <w:marRight w:val="0"/>
      <w:marTop w:val="0"/>
      <w:marBottom w:val="0"/>
      <w:divBdr>
        <w:top w:val="none" w:sz="0" w:space="0" w:color="auto"/>
        <w:left w:val="none" w:sz="0" w:space="0" w:color="auto"/>
        <w:bottom w:val="none" w:sz="0" w:space="0" w:color="auto"/>
        <w:right w:val="none" w:sz="0" w:space="0" w:color="auto"/>
      </w:divBdr>
    </w:div>
    <w:div w:id="1770198951">
      <w:bodyDiv w:val="1"/>
      <w:marLeft w:val="0"/>
      <w:marRight w:val="0"/>
      <w:marTop w:val="0"/>
      <w:marBottom w:val="0"/>
      <w:divBdr>
        <w:top w:val="none" w:sz="0" w:space="0" w:color="auto"/>
        <w:left w:val="none" w:sz="0" w:space="0" w:color="auto"/>
        <w:bottom w:val="none" w:sz="0" w:space="0" w:color="auto"/>
        <w:right w:val="none" w:sz="0" w:space="0" w:color="auto"/>
      </w:divBdr>
    </w:div>
    <w:div w:id="1771730720">
      <w:bodyDiv w:val="1"/>
      <w:marLeft w:val="0"/>
      <w:marRight w:val="0"/>
      <w:marTop w:val="0"/>
      <w:marBottom w:val="0"/>
      <w:divBdr>
        <w:top w:val="none" w:sz="0" w:space="0" w:color="auto"/>
        <w:left w:val="none" w:sz="0" w:space="0" w:color="auto"/>
        <w:bottom w:val="none" w:sz="0" w:space="0" w:color="auto"/>
        <w:right w:val="none" w:sz="0" w:space="0" w:color="auto"/>
      </w:divBdr>
    </w:div>
    <w:div w:id="1772436428">
      <w:bodyDiv w:val="1"/>
      <w:marLeft w:val="0"/>
      <w:marRight w:val="0"/>
      <w:marTop w:val="0"/>
      <w:marBottom w:val="0"/>
      <w:divBdr>
        <w:top w:val="none" w:sz="0" w:space="0" w:color="auto"/>
        <w:left w:val="none" w:sz="0" w:space="0" w:color="auto"/>
        <w:bottom w:val="none" w:sz="0" w:space="0" w:color="auto"/>
        <w:right w:val="none" w:sz="0" w:space="0" w:color="auto"/>
      </w:divBdr>
    </w:div>
    <w:div w:id="1772506607">
      <w:bodyDiv w:val="1"/>
      <w:marLeft w:val="0"/>
      <w:marRight w:val="0"/>
      <w:marTop w:val="0"/>
      <w:marBottom w:val="0"/>
      <w:divBdr>
        <w:top w:val="none" w:sz="0" w:space="0" w:color="auto"/>
        <w:left w:val="none" w:sz="0" w:space="0" w:color="auto"/>
        <w:bottom w:val="none" w:sz="0" w:space="0" w:color="auto"/>
        <w:right w:val="none" w:sz="0" w:space="0" w:color="auto"/>
      </w:divBdr>
    </w:div>
    <w:div w:id="1772822103">
      <w:bodyDiv w:val="1"/>
      <w:marLeft w:val="0"/>
      <w:marRight w:val="0"/>
      <w:marTop w:val="0"/>
      <w:marBottom w:val="0"/>
      <w:divBdr>
        <w:top w:val="none" w:sz="0" w:space="0" w:color="auto"/>
        <w:left w:val="none" w:sz="0" w:space="0" w:color="auto"/>
        <w:bottom w:val="none" w:sz="0" w:space="0" w:color="auto"/>
        <w:right w:val="none" w:sz="0" w:space="0" w:color="auto"/>
      </w:divBdr>
    </w:div>
    <w:div w:id="1772968534">
      <w:bodyDiv w:val="1"/>
      <w:marLeft w:val="0"/>
      <w:marRight w:val="0"/>
      <w:marTop w:val="0"/>
      <w:marBottom w:val="0"/>
      <w:divBdr>
        <w:top w:val="none" w:sz="0" w:space="0" w:color="auto"/>
        <w:left w:val="none" w:sz="0" w:space="0" w:color="auto"/>
        <w:bottom w:val="none" w:sz="0" w:space="0" w:color="auto"/>
        <w:right w:val="none" w:sz="0" w:space="0" w:color="auto"/>
      </w:divBdr>
    </w:div>
    <w:div w:id="1775518331">
      <w:bodyDiv w:val="1"/>
      <w:marLeft w:val="0"/>
      <w:marRight w:val="0"/>
      <w:marTop w:val="0"/>
      <w:marBottom w:val="0"/>
      <w:divBdr>
        <w:top w:val="none" w:sz="0" w:space="0" w:color="auto"/>
        <w:left w:val="none" w:sz="0" w:space="0" w:color="auto"/>
        <w:bottom w:val="none" w:sz="0" w:space="0" w:color="auto"/>
        <w:right w:val="none" w:sz="0" w:space="0" w:color="auto"/>
      </w:divBdr>
    </w:div>
    <w:div w:id="1776320085">
      <w:bodyDiv w:val="1"/>
      <w:marLeft w:val="0"/>
      <w:marRight w:val="0"/>
      <w:marTop w:val="0"/>
      <w:marBottom w:val="0"/>
      <w:divBdr>
        <w:top w:val="none" w:sz="0" w:space="0" w:color="auto"/>
        <w:left w:val="none" w:sz="0" w:space="0" w:color="auto"/>
        <w:bottom w:val="none" w:sz="0" w:space="0" w:color="auto"/>
        <w:right w:val="none" w:sz="0" w:space="0" w:color="auto"/>
      </w:divBdr>
    </w:div>
    <w:div w:id="1777208412">
      <w:bodyDiv w:val="1"/>
      <w:marLeft w:val="0"/>
      <w:marRight w:val="0"/>
      <w:marTop w:val="0"/>
      <w:marBottom w:val="0"/>
      <w:divBdr>
        <w:top w:val="none" w:sz="0" w:space="0" w:color="auto"/>
        <w:left w:val="none" w:sz="0" w:space="0" w:color="auto"/>
        <w:bottom w:val="none" w:sz="0" w:space="0" w:color="auto"/>
        <w:right w:val="none" w:sz="0" w:space="0" w:color="auto"/>
      </w:divBdr>
    </w:div>
    <w:div w:id="1778670808">
      <w:bodyDiv w:val="1"/>
      <w:marLeft w:val="0"/>
      <w:marRight w:val="0"/>
      <w:marTop w:val="0"/>
      <w:marBottom w:val="0"/>
      <w:divBdr>
        <w:top w:val="none" w:sz="0" w:space="0" w:color="auto"/>
        <w:left w:val="none" w:sz="0" w:space="0" w:color="auto"/>
        <w:bottom w:val="none" w:sz="0" w:space="0" w:color="auto"/>
        <w:right w:val="none" w:sz="0" w:space="0" w:color="auto"/>
      </w:divBdr>
    </w:div>
    <w:div w:id="1781144213">
      <w:bodyDiv w:val="1"/>
      <w:marLeft w:val="0"/>
      <w:marRight w:val="0"/>
      <w:marTop w:val="0"/>
      <w:marBottom w:val="0"/>
      <w:divBdr>
        <w:top w:val="none" w:sz="0" w:space="0" w:color="auto"/>
        <w:left w:val="none" w:sz="0" w:space="0" w:color="auto"/>
        <w:bottom w:val="none" w:sz="0" w:space="0" w:color="auto"/>
        <w:right w:val="none" w:sz="0" w:space="0" w:color="auto"/>
      </w:divBdr>
    </w:div>
    <w:div w:id="1782260937">
      <w:bodyDiv w:val="1"/>
      <w:marLeft w:val="0"/>
      <w:marRight w:val="0"/>
      <w:marTop w:val="0"/>
      <w:marBottom w:val="0"/>
      <w:divBdr>
        <w:top w:val="none" w:sz="0" w:space="0" w:color="auto"/>
        <w:left w:val="none" w:sz="0" w:space="0" w:color="auto"/>
        <w:bottom w:val="none" w:sz="0" w:space="0" w:color="auto"/>
        <w:right w:val="none" w:sz="0" w:space="0" w:color="auto"/>
      </w:divBdr>
    </w:div>
    <w:div w:id="1782841712">
      <w:bodyDiv w:val="1"/>
      <w:marLeft w:val="0"/>
      <w:marRight w:val="0"/>
      <w:marTop w:val="0"/>
      <w:marBottom w:val="0"/>
      <w:divBdr>
        <w:top w:val="none" w:sz="0" w:space="0" w:color="auto"/>
        <w:left w:val="none" w:sz="0" w:space="0" w:color="auto"/>
        <w:bottom w:val="none" w:sz="0" w:space="0" w:color="auto"/>
        <w:right w:val="none" w:sz="0" w:space="0" w:color="auto"/>
      </w:divBdr>
    </w:div>
    <w:div w:id="1787044823">
      <w:bodyDiv w:val="1"/>
      <w:marLeft w:val="0"/>
      <w:marRight w:val="0"/>
      <w:marTop w:val="0"/>
      <w:marBottom w:val="0"/>
      <w:divBdr>
        <w:top w:val="none" w:sz="0" w:space="0" w:color="auto"/>
        <w:left w:val="none" w:sz="0" w:space="0" w:color="auto"/>
        <w:bottom w:val="none" w:sz="0" w:space="0" w:color="auto"/>
        <w:right w:val="none" w:sz="0" w:space="0" w:color="auto"/>
      </w:divBdr>
    </w:div>
    <w:div w:id="1788349306">
      <w:bodyDiv w:val="1"/>
      <w:marLeft w:val="0"/>
      <w:marRight w:val="0"/>
      <w:marTop w:val="0"/>
      <w:marBottom w:val="0"/>
      <w:divBdr>
        <w:top w:val="none" w:sz="0" w:space="0" w:color="auto"/>
        <w:left w:val="none" w:sz="0" w:space="0" w:color="auto"/>
        <w:bottom w:val="none" w:sz="0" w:space="0" w:color="auto"/>
        <w:right w:val="none" w:sz="0" w:space="0" w:color="auto"/>
      </w:divBdr>
    </w:div>
    <w:div w:id="1789811180">
      <w:bodyDiv w:val="1"/>
      <w:marLeft w:val="0"/>
      <w:marRight w:val="0"/>
      <w:marTop w:val="0"/>
      <w:marBottom w:val="0"/>
      <w:divBdr>
        <w:top w:val="none" w:sz="0" w:space="0" w:color="auto"/>
        <w:left w:val="none" w:sz="0" w:space="0" w:color="auto"/>
        <w:bottom w:val="none" w:sz="0" w:space="0" w:color="auto"/>
        <w:right w:val="none" w:sz="0" w:space="0" w:color="auto"/>
      </w:divBdr>
    </w:div>
    <w:div w:id="1790276358">
      <w:bodyDiv w:val="1"/>
      <w:marLeft w:val="0"/>
      <w:marRight w:val="0"/>
      <w:marTop w:val="0"/>
      <w:marBottom w:val="0"/>
      <w:divBdr>
        <w:top w:val="none" w:sz="0" w:space="0" w:color="auto"/>
        <w:left w:val="none" w:sz="0" w:space="0" w:color="auto"/>
        <w:bottom w:val="none" w:sz="0" w:space="0" w:color="auto"/>
        <w:right w:val="none" w:sz="0" w:space="0" w:color="auto"/>
      </w:divBdr>
    </w:div>
    <w:div w:id="1790585223">
      <w:bodyDiv w:val="1"/>
      <w:marLeft w:val="0"/>
      <w:marRight w:val="0"/>
      <w:marTop w:val="0"/>
      <w:marBottom w:val="0"/>
      <w:divBdr>
        <w:top w:val="none" w:sz="0" w:space="0" w:color="auto"/>
        <w:left w:val="none" w:sz="0" w:space="0" w:color="auto"/>
        <w:bottom w:val="none" w:sz="0" w:space="0" w:color="auto"/>
        <w:right w:val="none" w:sz="0" w:space="0" w:color="auto"/>
      </w:divBdr>
    </w:div>
    <w:div w:id="1790782931">
      <w:bodyDiv w:val="1"/>
      <w:marLeft w:val="0"/>
      <w:marRight w:val="0"/>
      <w:marTop w:val="0"/>
      <w:marBottom w:val="0"/>
      <w:divBdr>
        <w:top w:val="none" w:sz="0" w:space="0" w:color="auto"/>
        <w:left w:val="none" w:sz="0" w:space="0" w:color="auto"/>
        <w:bottom w:val="none" w:sz="0" w:space="0" w:color="auto"/>
        <w:right w:val="none" w:sz="0" w:space="0" w:color="auto"/>
      </w:divBdr>
    </w:div>
    <w:div w:id="1791168024">
      <w:bodyDiv w:val="1"/>
      <w:marLeft w:val="0"/>
      <w:marRight w:val="0"/>
      <w:marTop w:val="0"/>
      <w:marBottom w:val="0"/>
      <w:divBdr>
        <w:top w:val="none" w:sz="0" w:space="0" w:color="auto"/>
        <w:left w:val="none" w:sz="0" w:space="0" w:color="auto"/>
        <w:bottom w:val="none" w:sz="0" w:space="0" w:color="auto"/>
        <w:right w:val="none" w:sz="0" w:space="0" w:color="auto"/>
      </w:divBdr>
    </w:div>
    <w:div w:id="1791439588">
      <w:bodyDiv w:val="1"/>
      <w:marLeft w:val="0"/>
      <w:marRight w:val="0"/>
      <w:marTop w:val="0"/>
      <w:marBottom w:val="0"/>
      <w:divBdr>
        <w:top w:val="none" w:sz="0" w:space="0" w:color="auto"/>
        <w:left w:val="none" w:sz="0" w:space="0" w:color="auto"/>
        <w:bottom w:val="none" w:sz="0" w:space="0" w:color="auto"/>
        <w:right w:val="none" w:sz="0" w:space="0" w:color="auto"/>
      </w:divBdr>
    </w:div>
    <w:div w:id="1794664348">
      <w:bodyDiv w:val="1"/>
      <w:marLeft w:val="0"/>
      <w:marRight w:val="0"/>
      <w:marTop w:val="0"/>
      <w:marBottom w:val="0"/>
      <w:divBdr>
        <w:top w:val="none" w:sz="0" w:space="0" w:color="auto"/>
        <w:left w:val="none" w:sz="0" w:space="0" w:color="auto"/>
        <w:bottom w:val="none" w:sz="0" w:space="0" w:color="auto"/>
        <w:right w:val="none" w:sz="0" w:space="0" w:color="auto"/>
      </w:divBdr>
    </w:div>
    <w:div w:id="1796755818">
      <w:bodyDiv w:val="1"/>
      <w:marLeft w:val="0"/>
      <w:marRight w:val="0"/>
      <w:marTop w:val="0"/>
      <w:marBottom w:val="0"/>
      <w:divBdr>
        <w:top w:val="none" w:sz="0" w:space="0" w:color="auto"/>
        <w:left w:val="none" w:sz="0" w:space="0" w:color="auto"/>
        <w:bottom w:val="none" w:sz="0" w:space="0" w:color="auto"/>
        <w:right w:val="none" w:sz="0" w:space="0" w:color="auto"/>
      </w:divBdr>
    </w:div>
    <w:div w:id="1798798498">
      <w:bodyDiv w:val="1"/>
      <w:marLeft w:val="0"/>
      <w:marRight w:val="0"/>
      <w:marTop w:val="0"/>
      <w:marBottom w:val="0"/>
      <w:divBdr>
        <w:top w:val="none" w:sz="0" w:space="0" w:color="auto"/>
        <w:left w:val="none" w:sz="0" w:space="0" w:color="auto"/>
        <w:bottom w:val="none" w:sz="0" w:space="0" w:color="auto"/>
        <w:right w:val="none" w:sz="0" w:space="0" w:color="auto"/>
      </w:divBdr>
    </w:div>
    <w:div w:id="1799225403">
      <w:bodyDiv w:val="1"/>
      <w:marLeft w:val="0"/>
      <w:marRight w:val="0"/>
      <w:marTop w:val="0"/>
      <w:marBottom w:val="0"/>
      <w:divBdr>
        <w:top w:val="none" w:sz="0" w:space="0" w:color="auto"/>
        <w:left w:val="none" w:sz="0" w:space="0" w:color="auto"/>
        <w:bottom w:val="none" w:sz="0" w:space="0" w:color="auto"/>
        <w:right w:val="none" w:sz="0" w:space="0" w:color="auto"/>
      </w:divBdr>
    </w:div>
    <w:div w:id="1800149207">
      <w:bodyDiv w:val="1"/>
      <w:marLeft w:val="0"/>
      <w:marRight w:val="0"/>
      <w:marTop w:val="0"/>
      <w:marBottom w:val="0"/>
      <w:divBdr>
        <w:top w:val="none" w:sz="0" w:space="0" w:color="auto"/>
        <w:left w:val="none" w:sz="0" w:space="0" w:color="auto"/>
        <w:bottom w:val="none" w:sz="0" w:space="0" w:color="auto"/>
        <w:right w:val="none" w:sz="0" w:space="0" w:color="auto"/>
      </w:divBdr>
    </w:div>
    <w:div w:id="1800568145">
      <w:bodyDiv w:val="1"/>
      <w:marLeft w:val="0"/>
      <w:marRight w:val="0"/>
      <w:marTop w:val="0"/>
      <w:marBottom w:val="0"/>
      <w:divBdr>
        <w:top w:val="none" w:sz="0" w:space="0" w:color="auto"/>
        <w:left w:val="none" w:sz="0" w:space="0" w:color="auto"/>
        <w:bottom w:val="none" w:sz="0" w:space="0" w:color="auto"/>
        <w:right w:val="none" w:sz="0" w:space="0" w:color="auto"/>
      </w:divBdr>
    </w:div>
    <w:div w:id="1802072093">
      <w:bodyDiv w:val="1"/>
      <w:marLeft w:val="0"/>
      <w:marRight w:val="0"/>
      <w:marTop w:val="0"/>
      <w:marBottom w:val="0"/>
      <w:divBdr>
        <w:top w:val="none" w:sz="0" w:space="0" w:color="auto"/>
        <w:left w:val="none" w:sz="0" w:space="0" w:color="auto"/>
        <w:bottom w:val="none" w:sz="0" w:space="0" w:color="auto"/>
        <w:right w:val="none" w:sz="0" w:space="0" w:color="auto"/>
      </w:divBdr>
    </w:div>
    <w:div w:id="1802338027">
      <w:bodyDiv w:val="1"/>
      <w:marLeft w:val="0"/>
      <w:marRight w:val="0"/>
      <w:marTop w:val="0"/>
      <w:marBottom w:val="0"/>
      <w:divBdr>
        <w:top w:val="none" w:sz="0" w:space="0" w:color="auto"/>
        <w:left w:val="none" w:sz="0" w:space="0" w:color="auto"/>
        <w:bottom w:val="none" w:sz="0" w:space="0" w:color="auto"/>
        <w:right w:val="none" w:sz="0" w:space="0" w:color="auto"/>
      </w:divBdr>
    </w:div>
    <w:div w:id="1802840464">
      <w:bodyDiv w:val="1"/>
      <w:marLeft w:val="0"/>
      <w:marRight w:val="0"/>
      <w:marTop w:val="0"/>
      <w:marBottom w:val="0"/>
      <w:divBdr>
        <w:top w:val="none" w:sz="0" w:space="0" w:color="auto"/>
        <w:left w:val="none" w:sz="0" w:space="0" w:color="auto"/>
        <w:bottom w:val="none" w:sz="0" w:space="0" w:color="auto"/>
        <w:right w:val="none" w:sz="0" w:space="0" w:color="auto"/>
      </w:divBdr>
    </w:div>
    <w:div w:id="1809546320">
      <w:bodyDiv w:val="1"/>
      <w:marLeft w:val="0"/>
      <w:marRight w:val="0"/>
      <w:marTop w:val="0"/>
      <w:marBottom w:val="0"/>
      <w:divBdr>
        <w:top w:val="none" w:sz="0" w:space="0" w:color="auto"/>
        <w:left w:val="none" w:sz="0" w:space="0" w:color="auto"/>
        <w:bottom w:val="none" w:sz="0" w:space="0" w:color="auto"/>
        <w:right w:val="none" w:sz="0" w:space="0" w:color="auto"/>
      </w:divBdr>
    </w:div>
    <w:div w:id="1812136395">
      <w:bodyDiv w:val="1"/>
      <w:marLeft w:val="0"/>
      <w:marRight w:val="0"/>
      <w:marTop w:val="0"/>
      <w:marBottom w:val="0"/>
      <w:divBdr>
        <w:top w:val="none" w:sz="0" w:space="0" w:color="auto"/>
        <w:left w:val="none" w:sz="0" w:space="0" w:color="auto"/>
        <w:bottom w:val="none" w:sz="0" w:space="0" w:color="auto"/>
        <w:right w:val="none" w:sz="0" w:space="0" w:color="auto"/>
      </w:divBdr>
    </w:div>
    <w:div w:id="1813407070">
      <w:bodyDiv w:val="1"/>
      <w:marLeft w:val="0"/>
      <w:marRight w:val="0"/>
      <w:marTop w:val="0"/>
      <w:marBottom w:val="0"/>
      <w:divBdr>
        <w:top w:val="none" w:sz="0" w:space="0" w:color="auto"/>
        <w:left w:val="none" w:sz="0" w:space="0" w:color="auto"/>
        <w:bottom w:val="none" w:sz="0" w:space="0" w:color="auto"/>
        <w:right w:val="none" w:sz="0" w:space="0" w:color="auto"/>
      </w:divBdr>
    </w:div>
    <w:div w:id="1814059954">
      <w:bodyDiv w:val="1"/>
      <w:marLeft w:val="0"/>
      <w:marRight w:val="0"/>
      <w:marTop w:val="0"/>
      <w:marBottom w:val="0"/>
      <w:divBdr>
        <w:top w:val="none" w:sz="0" w:space="0" w:color="auto"/>
        <w:left w:val="none" w:sz="0" w:space="0" w:color="auto"/>
        <w:bottom w:val="none" w:sz="0" w:space="0" w:color="auto"/>
        <w:right w:val="none" w:sz="0" w:space="0" w:color="auto"/>
      </w:divBdr>
    </w:div>
    <w:div w:id="1816876884">
      <w:bodyDiv w:val="1"/>
      <w:marLeft w:val="0"/>
      <w:marRight w:val="0"/>
      <w:marTop w:val="0"/>
      <w:marBottom w:val="0"/>
      <w:divBdr>
        <w:top w:val="none" w:sz="0" w:space="0" w:color="auto"/>
        <w:left w:val="none" w:sz="0" w:space="0" w:color="auto"/>
        <w:bottom w:val="none" w:sz="0" w:space="0" w:color="auto"/>
        <w:right w:val="none" w:sz="0" w:space="0" w:color="auto"/>
      </w:divBdr>
    </w:div>
    <w:div w:id="1817841161">
      <w:bodyDiv w:val="1"/>
      <w:marLeft w:val="0"/>
      <w:marRight w:val="0"/>
      <w:marTop w:val="0"/>
      <w:marBottom w:val="0"/>
      <w:divBdr>
        <w:top w:val="none" w:sz="0" w:space="0" w:color="auto"/>
        <w:left w:val="none" w:sz="0" w:space="0" w:color="auto"/>
        <w:bottom w:val="none" w:sz="0" w:space="0" w:color="auto"/>
        <w:right w:val="none" w:sz="0" w:space="0" w:color="auto"/>
      </w:divBdr>
    </w:div>
    <w:div w:id="1819177976">
      <w:bodyDiv w:val="1"/>
      <w:marLeft w:val="0"/>
      <w:marRight w:val="0"/>
      <w:marTop w:val="0"/>
      <w:marBottom w:val="0"/>
      <w:divBdr>
        <w:top w:val="none" w:sz="0" w:space="0" w:color="auto"/>
        <w:left w:val="none" w:sz="0" w:space="0" w:color="auto"/>
        <w:bottom w:val="none" w:sz="0" w:space="0" w:color="auto"/>
        <w:right w:val="none" w:sz="0" w:space="0" w:color="auto"/>
      </w:divBdr>
    </w:div>
    <w:div w:id="1819179642">
      <w:bodyDiv w:val="1"/>
      <w:marLeft w:val="0"/>
      <w:marRight w:val="0"/>
      <w:marTop w:val="0"/>
      <w:marBottom w:val="0"/>
      <w:divBdr>
        <w:top w:val="none" w:sz="0" w:space="0" w:color="auto"/>
        <w:left w:val="none" w:sz="0" w:space="0" w:color="auto"/>
        <w:bottom w:val="none" w:sz="0" w:space="0" w:color="auto"/>
        <w:right w:val="none" w:sz="0" w:space="0" w:color="auto"/>
      </w:divBdr>
    </w:div>
    <w:div w:id="1820149415">
      <w:bodyDiv w:val="1"/>
      <w:marLeft w:val="0"/>
      <w:marRight w:val="0"/>
      <w:marTop w:val="0"/>
      <w:marBottom w:val="0"/>
      <w:divBdr>
        <w:top w:val="none" w:sz="0" w:space="0" w:color="auto"/>
        <w:left w:val="none" w:sz="0" w:space="0" w:color="auto"/>
        <w:bottom w:val="none" w:sz="0" w:space="0" w:color="auto"/>
        <w:right w:val="none" w:sz="0" w:space="0" w:color="auto"/>
      </w:divBdr>
    </w:div>
    <w:div w:id="1821385603">
      <w:bodyDiv w:val="1"/>
      <w:marLeft w:val="0"/>
      <w:marRight w:val="0"/>
      <w:marTop w:val="0"/>
      <w:marBottom w:val="0"/>
      <w:divBdr>
        <w:top w:val="none" w:sz="0" w:space="0" w:color="auto"/>
        <w:left w:val="none" w:sz="0" w:space="0" w:color="auto"/>
        <w:bottom w:val="none" w:sz="0" w:space="0" w:color="auto"/>
        <w:right w:val="none" w:sz="0" w:space="0" w:color="auto"/>
      </w:divBdr>
    </w:div>
    <w:div w:id="1821531637">
      <w:bodyDiv w:val="1"/>
      <w:marLeft w:val="0"/>
      <w:marRight w:val="0"/>
      <w:marTop w:val="0"/>
      <w:marBottom w:val="0"/>
      <w:divBdr>
        <w:top w:val="none" w:sz="0" w:space="0" w:color="auto"/>
        <w:left w:val="none" w:sz="0" w:space="0" w:color="auto"/>
        <w:bottom w:val="none" w:sz="0" w:space="0" w:color="auto"/>
        <w:right w:val="none" w:sz="0" w:space="0" w:color="auto"/>
      </w:divBdr>
    </w:div>
    <w:div w:id="1828863662">
      <w:bodyDiv w:val="1"/>
      <w:marLeft w:val="0"/>
      <w:marRight w:val="0"/>
      <w:marTop w:val="0"/>
      <w:marBottom w:val="0"/>
      <w:divBdr>
        <w:top w:val="none" w:sz="0" w:space="0" w:color="auto"/>
        <w:left w:val="none" w:sz="0" w:space="0" w:color="auto"/>
        <w:bottom w:val="none" w:sz="0" w:space="0" w:color="auto"/>
        <w:right w:val="none" w:sz="0" w:space="0" w:color="auto"/>
      </w:divBdr>
    </w:div>
    <w:div w:id="1828936175">
      <w:bodyDiv w:val="1"/>
      <w:marLeft w:val="0"/>
      <w:marRight w:val="0"/>
      <w:marTop w:val="0"/>
      <w:marBottom w:val="0"/>
      <w:divBdr>
        <w:top w:val="none" w:sz="0" w:space="0" w:color="auto"/>
        <w:left w:val="none" w:sz="0" w:space="0" w:color="auto"/>
        <w:bottom w:val="none" w:sz="0" w:space="0" w:color="auto"/>
        <w:right w:val="none" w:sz="0" w:space="0" w:color="auto"/>
      </w:divBdr>
    </w:div>
    <w:div w:id="1830944918">
      <w:bodyDiv w:val="1"/>
      <w:marLeft w:val="0"/>
      <w:marRight w:val="0"/>
      <w:marTop w:val="0"/>
      <w:marBottom w:val="0"/>
      <w:divBdr>
        <w:top w:val="none" w:sz="0" w:space="0" w:color="auto"/>
        <w:left w:val="none" w:sz="0" w:space="0" w:color="auto"/>
        <w:bottom w:val="none" w:sz="0" w:space="0" w:color="auto"/>
        <w:right w:val="none" w:sz="0" w:space="0" w:color="auto"/>
      </w:divBdr>
    </w:div>
    <w:div w:id="1833569215">
      <w:bodyDiv w:val="1"/>
      <w:marLeft w:val="0"/>
      <w:marRight w:val="0"/>
      <w:marTop w:val="0"/>
      <w:marBottom w:val="0"/>
      <w:divBdr>
        <w:top w:val="none" w:sz="0" w:space="0" w:color="auto"/>
        <w:left w:val="none" w:sz="0" w:space="0" w:color="auto"/>
        <w:bottom w:val="none" w:sz="0" w:space="0" w:color="auto"/>
        <w:right w:val="none" w:sz="0" w:space="0" w:color="auto"/>
      </w:divBdr>
    </w:div>
    <w:div w:id="1834182470">
      <w:bodyDiv w:val="1"/>
      <w:marLeft w:val="0"/>
      <w:marRight w:val="0"/>
      <w:marTop w:val="0"/>
      <w:marBottom w:val="0"/>
      <w:divBdr>
        <w:top w:val="none" w:sz="0" w:space="0" w:color="auto"/>
        <w:left w:val="none" w:sz="0" w:space="0" w:color="auto"/>
        <w:bottom w:val="none" w:sz="0" w:space="0" w:color="auto"/>
        <w:right w:val="none" w:sz="0" w:space="0" w:color="auto"/>
      </w:divBdr>
    </w:div>
    <w:div w:id="1835491255">
      <w:bodyDiv w:val="1"/>
      <w:marLeft w:val="0"/>
      <w:marRight w:val="0"/>
      <w:marTop w:val="0"/>
      <w:marBottom w:val="0"/>
      <w:divBdr>
        <w:top w:val="none" w:sz="0" w:space="0" w:color="auto"/>
        <w:left w:val="none" w:sz="0" w:space="0" w:color="auto"/>
        <w:bottom w:val="none" w:sz="0" w:space="0" w:color="auto"/>
        <w:right w:val="none" w:sz="0" w:space="0" w:color="auto"/>
      </w:divBdr>
    </w:div>
    <w:div w:id="1836266849">
      <w:bodyDiv w:val="1"/>
      <w:marLeft w:val="0"/>
      <w:marRight w:val="0"/>
      <w:marTop w:val="0"/>
      <w:marBottom w:val="0"/>
      <w:divBdr>
        <w:top w:val="none" w:sz="0" w:space="0" w:color="auto"/>
        <w:left w:val="none" w:sz="0" w:space="0" w:color="auto"/>
        <w:bottom w:val="none" w:sz="0" w:space="0" w:color="auto"/>
        <w:right w:val="none" w:sz="0" w:space="0" w:color="auto"/>
      </w:divBdr>
    </w:div>
    <w:div w:id="1837528304">
      <w:bodyDiv w:val="1"/>
      <w:marLeft w:val="0"/>
      <w:marRight w:val="0"/>
      <w:marTop w:val="0"/>
      <w:marBottom w:val="0"/>
      <w:divBdr>
        <w:top w:val="none" w:sz="0" w:space="0" w:color="auto"/>
        <w:left w:val="none" w:sz="0" w:space="0" w:color="auto"/>
        <w:bottom w:val="none" w:sz="0" w:space="0" w:color="auto"/>
        <w:right w:val="none" w:sz="0" w:space="0" w:color="auto"/>
      </w:divBdr>
    </w:div>
    <w:div w:id="1838575599">
      <w:bodyDiv w:val="1"/>
      <w:marLeft w:val="0"/>
      <w:marRight w:val="0"/>
      <w:marTop w:val="0"/>
      <w:marBottom w:val="0"/>
      <w:divBdr>
        <w:top w:val="none" w:sz="0" w:space="0" w:color="auto"/>
        <w:left w:val="none" w:sz="0" w:space="0" w:color="auto"/>
        <w:bottom w:val="none" w:sz="0" w:space="0" w:color="auto"/>
        <w:right w:val="none" w:sz="0" w:space="0" w:color="auto"/>
      </w:divBdr>
    </w:div>
    <w:div w:id="1840729208">
      <w:bodyDiv w:val="1"/>
      <w:marLeft w:val="0"/>
      <w:marRight w:val="0"/>
      <w:marTop w:val="0"/>
      <w:marBottom w:val="0"/>
      <w:divBdr>
        <w:top w:val="none" w:sz="0" w:space="0" w:color="auto"/>
        <w:left w:val="none" w:sz="0" w:space="0" w:color="auto"/>
        <w:bottom w:val="none" w:sz="0" w:space="0" w:color="auto"/>
        <w:right w:val="none" w:sz="0" w:space="0" w:color="auto"/>
      </w:divBdr>
    </w:div>
    <w:div w:id="1840847756">
      <w:bodyDiv w:val="1"/>
      <w:marLeft w:val="0"/>
      <w:marRight w:val="0"/>
      <w:marTop w:val="0"/>
      <w:marBottom w:val="0"/>
      <w:divBdr>
        <w:top w:val="none" w:sz="0" w:space="0" w:color="auto"/>
        <w:left w:val="none" w:sz="0" w:space="0" w:color="auto"/>
        <w:bottom w:val="none" w:sz="0" w:space="0" w:color="auto"/>
        <w:right w:val="none" w:sz="0" w:space="0" w:color="auto"/>
      </w:divBdr>
    </w:div>
    <w:div w:id="1844541331">
      <w:bodyDiv w:val="1"/>
      <w:marLeft w:val="0"/>
      <w:marRight w:val="0"/>
      <w:marTop w:val="0"/>
      <w:marBottom w:val="0"/>
      <w:divBdr>
        <w:top w:val="none" w:sz="0" w:space="0" w:color="auto"/>
        <w:left w:val="none" w:sz="0" w:space="0" w:color="auto"/>
        <w:bottom w:val="none" w:sz="0" w:space="0" w:color="auto"/>
        <w:right w:val="none" w:sz="0" w:space="0" w:color="auto"/>
      </w:divBdr>
    </w:div>
    <w:div w:id="1844928743">
      <w:bodyDiv w:val="1"/>
      <w:marLeft w:val="0"/>
      <w:marRight w:val="0"/>
      <w:marTop w:val="0"/>
      <w:marBottom w:val="0"/>
      <w:divBdr>
        <w:top w:val="none" w:sz="0" w:space="0" w:color="auto"/>
        <w:left w:val="none" w:sz="0" w:space="0" w:color="auto"/>
        <w:bottom w:val="none" w:sz="0" w:space="0" w:color="auto"/>
        <w:right w:val="none" w:sz="0" w:space="0" w:color="auto"/>
      </w:divBdr>
    </w:div>
    <w:div w:id="1846746716">
      <w:bodyDiv w:val="1"/>
      <w:marLeft w:val="0"/>
      <w:marRight w:val="0"/>
      <w:marTop w:val="0"/>
      <w:marBottom w:val="0"/>
      <w:divBdr>
        <w:top w:val="none" w:sz="0" w:space="0" w:color="auto"/>
        <w:left w:val="none" w:sz="0" w:space="0" w:color="auto"/>
        <w:bottom w:val="none" w:sz="0" w:space="0" w:color="auto"/>
        <w:right w:val="none" w:sz="0" w:space="0" w:color="auto"/>
      </w:divBdr>
    </w:div>
    <w:div w:id="1852063350">
      <w:bodyDiv w:val="1"/>
      <w:marLeft w:val="0"/>
      <w:marRight w:val="0"/>
      <w:marTop w:val="0"/>
      <w:marBottom w:val="0"/>
      <w:divBdr>
        <w:top w:val="none" w:sz="0" w:space="0" w:color="auto"/>
        <w:left w:val="none" w:sz="0" w:space="0" w:color="auto"/>
        <w:bottom w:val="none" w:sz="0" w:space="0" w:color="auto"/>
        <w:right w:val="none" w:sz="0" w:space="0" w:color="auto"/>
      </w:divBdr>
    </w:div>
    <w:div w:id="1852140928">
      <w:bodyDiv w:val="1"/>
      <w:marLeft w:val="0"/>
      <w:marRight w:val="0"/>
      <w:marTop w:val="0"/>
      <w:marBottom w:val="0"/>
      <w:divBdr>
        <w:top w:val="none" w:sz="0" w:space="0" w:color="auto"/>
        <w:left w:val="none" w:sz="0" w:space="0" w:color="auto"/>
        <w:bottom w:val="none" w:sz="0" w:space="0" w:color="auto"/>
        <w:right w:val="none" w:sz="0" w:space="0" w:color="auto"/>
      </w:divBdr>
    </w:div>
    <w:div w:id="1852327996">
      <w:bodyDiv w:val="1"/>
      <w:marLeft w:val="0"/>
      <w:marRight w:val="0"/>
      <w:marTop w:val="0"/>
      <w:marBottom w:val="0"/>
      <w:divBdr>
        <w:top w:val="none" w:sz="0" w:space="0" w:color="auto"/>
        <w:left w:val="none" w:sz="0" w:space="0" w:color="auto"/>
        <w:bottom w:val="none" w:sz="0" w:space="0" w:color="auto"/>
        <w:right w:val="none" w:sz="0" w:space="0" w:color="auto"/>
      </w:divBdr>
    </w:div>
    <w:div w:id="1853061481">
      <w:bodyDiv w:val="1"/>
      <w:marLeft w:val="0"/>
      <w:marRight w:val="0"/>
      <w:marTop w:val="0"/>
      <w:marBottom w:val="0"/>
      <w:divBdr>
        <w:top w:val="none" w:sz="0" w:space="0" w:color="auto"/>
        <w:left w:val="none" w:sz="0" w:space="0" w:color="auto"/>
        <w:bottom w:val="none" w:sz="0" w:space="0" w:color="auto"/>
        <w:right w:val="none" w:sz="0" w:space="0" w:color="auto"/>
      </w:divBdr>
    </w:div>
    <w:div w:id="1853449363">
      <w:bodyDiv w:val="1"/>
      <w:marLeft w:val="0"/>
      <w:marRight w:val="0"/>
      <w:marTop w:val="0"/>
      <w:marBottom w:val="0"/>
      <w:divBdr>
        <w:top w:val="none" w:sz="0" w:space="0" w:color="auto"/>
        <w:left w:val="none" w:sz="0" w:space="0" w:color="auto"/>
        <w:bottom w:val="none" w:sz="0" w:space="0" w:color="auto"/>
        <w:right w:val="none" w:sz="0" w:space="0" w:color="auto"/>
      </w:divBdr>
    </w:div>
    <w:div w:id="1858884352">
      <w:bodyDiv w:val="1"/>
      <w:marLeft w:val="0"/>
      <w:marRight w:val="0"/>
      <w:marTop w:val="0"/>
      <w:marBottom w:val="0"/>
      <w:divBdr>
        <w:top w:val="none" w:sz="0" w:space="0" w:color="auto"/>
        <w:left w:val="none" w:sz="0" w:space="0" w:color="auto"/>
        <w:bottom w:val="none" w:sz="0" w:space="0" w:color="auto"/>
        <w:right w:val="none" w:sz="0" w:space="0" w:color="auto"/>
      </w:divBdr>
    </w:div>
    <w:div w:id="1859078034">
      <w:bodyDiv w:val="1"/>
      <w:marLeft w:val="0"/>
      <w:marRight w:val="0"/>
      <w:marTop w:val="0"/>
      <w:marBottom w:val="0"/>
      <w:divBdr>
        <w:top w:val="none" w:sz="0" w:space="0" w:color="auto"/>
        <w:left w:val="none" w:sz="0" w:space="0" w:color="auto"/>
        <w:bottom w:val="none" w:sz="0" w:space="0" w:color="auto"/>
        <w:right w:val="none" w:sz="0" w:space="0" w:color="auto"/>
      </w:divBdr>
    </w:div>
    <w:div w:id="1860850899">
      <w:bodyDiv w:val="1"/>
      <w:marLeft w:val="0"/>
      <w:marRight w:val="0"/>
      <w:marTop w:val="0"/>
      <w:marBottom w:val="0"/>
      <w:divBdr>
        <w:top w:val="none" w:sz="0" w:space="0" w:color="auto"/>
        <w:left w:val="none" w:sz="0" w:space="0" w:color="auto"/>
        <w:bottom w:val="none" w:sz="0" w:space="0" w:color="auto"/>
        <w:right w:val="none" w:sz="0" w:space="0" w:color="auto"/>
      </w:divBdr>
    </w:div>
    <w:div w:id="1861552538">
      <w:bodyDiv w:val="1"/>
      <w:marLeft w:val="0"/>
      <w:marRight w:val="0"/>
      <w:marTop w:val="0"/>
      <w:marBottom w:val="0"/>
      <w:divBdr>
        <w:top w:val="none" w:sz="0" w:space="0" w:color="auto"/>
        <w:left w:val="none" w:sz="0" w:space="0" w:color="auto"/>
        <w:bottom w:val="none" w:sz="0" w:space="0" w:color="auto"/>
        <w:right w:val="none" w:sz="0" w:space="0" w:color="auto"/>
      </w:divBdr>
    </w:div>
    <w:div w:id="1865825030">
      <w:bodyDiv w:val="1"/>
      <w:marLeft w:val="0"/>
      <w:marRight w:val="0"/>
      <w:marTop w:val="0"/>
      <w:marBottom w:val="0"/>
      <w:divBdr>
        <w:top w:val="none" w:sz="0" w:space="0" w:color="auto"/>
        <w:left w:val="none" w:sz="0" w:space="0" w:color="auto"/>
        <w:bottom w:val="none" w:sz="0" w:space="0" w:color="auto"/>
        <w:right w:val="none" w:sz="0" w:space="0" w:color="auto"/>
      </w:divBdr>
    </w:div>
    <w:div w:id="1866365947">
      <w:bodyDiv w:val="1"/>
      <w:marLeft w:val="0"/>
      <w:marRight w:val="0"/>
      <w:marTop w:val="0"/>
      <w:marBottom w:val="0"/>
      <w:divBdr>
        <w:top w:val="none" w:sz="0" w:space="0" w:color="auto"/>
        <w:left w:val="none" w:sz="0" w:space="0" w:color="auto"/>
        <w:bottom w:val="none" w:sz="0" w:space="0" w:color="auto"/>
        <w:right w:val="none" w:sz="0" w:space="0" w:color="auto"/>
      </w:divBdr>
    </w:div>
    <w:div w:id="1872381550">
      <w:bodyDiv w:val="1"/>
      <w:marLeft w:val="0"/>
      <w:marRight w:val="0"/>
      <w:marTop w:val="0"/>
      <w:marBottom w:val="0"/>
      <w:divBdr>
        <w:top w:val="none" w:sz="0" w:space="0" w:color="auto"/>
        <w:left w:val="none" w:sz="0" w:space="0" w:color="auto"/>
        <w:bottom w:val="none" w:sz="0" w:space="0" w:color="auto"/>
        <w:right w:val="none" w:sz="0" w:space="0" w:color="auto"/>
      </w:divBdr>
    </w:div>
    <w:div w:id="1875802666">
      <w:bodyDiv w:val="1"/>
      <w:marLeft w:val="0"/>
      <w:marRight w:val="0"/>
      <w:marTop w:val="0"/>
      <w:marBottom w:val="0"/>
      <w:divBdr>
        <w:top w:val="none" w:sz="0" w:space="0" w:color="auto"/>
        <w:left w:val="none" w:sz="0" w:space="0" w:color="auto"/>
        <w:bottom w:val="none" w:sz="0" w:space="0" w:color="auto"/>
        <w:right w:val="none" w:sz="0" w:space="0" w:color="auto"/>
      </w:divBdr>
    </w:div>
    <w:div w:id="1876458905">
      <w:bodyDiv w:val="1"/>
      <w:marLeft w:val="0"/>
      <w:marRight w:val="0"/>
      <w:marTop w:val="0"/>
      <w:marBottom w:val="0"/>
      <w:divBdr>
        <w:top w:val="none" w:sz="0" w:space="0" w:color="auto"/>
        <w:left w:val="none" w:sz="0" w:space="0" w:color="auto"/>
        <w:bottom w:val="none" w:sz="0" w:space="0" w:color="auto"/>
        <w:right w:val="none" w:sz="0" w:space="0" w:color="auto"/>
      </w:divBdr>
    </w:div>
    <w:div w:id="1877769646">
      <w:bodyDiv w:val="1"/>
      <w:marLeft w:val="0"/>
      <w:marRight w:val="0"/>
      <w:marTop w:val="0"/>
      <w:marBottom w:val="0"/>
      <w:divBdr>
        <w:top w:val="none" w:sz="0" w:space="0" w:color="auto"/>
        <w:left w:val="none" w:sz="0" w:space="0" w:color="auto"/>
        <w:bottom w:val="none" w:sz="0" w:space="0" w:color="auto"/>
        <w:right w:val="none" w:sz="0" w:space="0" w:color="auto"/>
      </w:divBdr>
    </w:div>
    <w:div w:id="1878154732">
      <w:bodyDiv w:val="1"/>
      <w:marLeft w:val="0"/>
      <w:marRight w:val="0"/>
      <w:marTop w:val="0"/>
      <w:marBottom w:val="0"/>
      <w:divBdr>
        <w:top w:val="none" w:sz="0" w:space="0" w:color="auto"/>
        <w:left w:val="none" w:sz="0" w:space="0" w:color="auto"/>
        <w:bottom w:val="none" w:sz="0" w:space="0" w:color="auto"/>
        <w:right w:val="none" w:sz="0" w:space="0" w:color="auto"/>
      </w:divBdr>
    </w:div>
    <w:div w:id="1878464498">
      <w:bodyDiv w:val="1"/>
      <w:marLeft w:val="0"/>
      <w:marRight w:val="0"/>
      <w:marTop w:val="0"/>
      <w:marBottom w:val="0"/>
      <w:divBdr>
        <w:top w:val="none" w:sz="0" w:space="0" w:color="auto"/>
        <w:left w:val="none" w:sz="0" w:space="0" w:color="auto"/>
        <w:bottom w:val="none" w:sz="0" w:space="0" w:color="auto"/>
        <w:right w:val="none" w:sz="0" w:space="0" w:color="auto"/>
      </w:divBdr>
    </w:div>
    <w:div w:id="1883982525">
      <w:bodyDiv w:val="1"/>
      <w:marLeft w:val="0"/>
      <w:marRight w:val="0"/>
      <w:marTop w:val="0"/>
      <w:marBottom w:val="0"/>
      <w:divBdr>
        <w:top w:val="none" w:sz="0" w:space="0" w:color="auto"/>
        <w:left w:val="none" w:sz="0" w:space="0" w:color="auto"/>
        <w:bottom w:val="none" w:sz="0" w:space="0" w:color="auto"/>
        <w:right w:val="none" w:sz="0" w:space="0" w:color="auto"/>
      </w:divBdr>
    </w:div>
    <w:div w:id="1886022828">
      <w:bodyDiv w:val="1"/>
      <w:marLeft w:val="0"/>
      <w:marRight w:val="0"/>
      <w:marTop w:val="0"/>
      <w:marBottom w:val="0"/>
      <w:divBdr>
        <w:top w:val="none" w:sz="0" w:space="0" w:color="auto"/>
        <w:left w:val="none" w:sz="0" w:space="0" w:color="auto"/>
        <w:bottom w:val="none" w:sz="0" w:space="0" w:color="auto"/>
        <w:right w:val="none" w:sz="0" w:space="0" w:color="auto"/>
      </w:divBdr>
    </w:div>
    <w:div w:id="1886257986">
      <w:bodyDiv w:val="1"/>
      <w:marLeft w:val="0"/>
      <w:marRight w:val="0"/>
      <w:marTop w:val="0"/>
      <w:marBottom w:val="0"/>
      <w:divBdr>
        <w:top w:val="none" w:sz="0" w:space="0" w:color="auto"/>
        <w:left w:val="none" w:sz="0" w:space="0" w:color="auto"/>
        <w:bottom w:val="none" w:sz="0" w:space="0" w:color="auto"/>
        <w:right w:val="none" w:sz="0" w:space="0" w:color="auto"/>
      </w:divBdr>
    </w:div>
    <w:div w:id="1886942631">
      <w:bodyDiv w:val="1"/>
      <w:marLeft w:val="0"/>
      <w:marRight w:val="0"/>
      <w:marTop w:val="0"/>
      <w:marBottom w:val="0"/>
      <w:divBdr>
        <w:top w:val="none" w:sz="0" w:space="0" w:color="auto"/>
        <w:left w:val="none" w:sz="0" w:space="0" w:color="auto"/>
        <w:bottom w:val="none" w:sz="0" w:space="0" w:color="auto"/>
        <w:right w:val="none" w:sz="0" w:space="0" w:color="auto"/>
      </w:divBdr>
    </w:div>
    <w:div w:id="1890796924">
      <w:bodyDiv w:val="1"/>
      <w:marLeft w:val="0"/>
      <w:marRight w:val="0"/>
      <w:marTop w:val="0"/>
      <w:marBottom w:val="0"/>
      <w:divBdr>
        <w:top w:val="none" w:sz="0" w:space="0" w:color="auto"/>
        <w:left w:val="none" w:sz="0" w:space="0" w:color="auto"/>
        <w:bottom w:val="none" w:sz="0" w:space="0" w:color="auto"/>
        <w:right w:val="none" w:sz="0" w:space="0" w:color="auto"/>
      </w:divBdr>
    </w:div>
    <w:div w:id="1893343412">
      <w:bodyDiv w:val="1"/>
      <w:marLeft w:val="0"/>
      <w:marRight w:val="0"/>
      <w:marTop w:val="0"/>
      <w:marBottom w:val="0"/>
      <w:divBdr>
        <w:top w:val="none" w:sz="0" w:space="0" w:color="auto"/>
        <w:left w:val="none" w:sz="0" w:space="0" w:color="auto"/>
        <w:bottom w:val="none" w:sz="0" w:space="0" w:color="auto"/>
        <w:right w:val="none" w:sz="0" w:space="0" w:color="auto"/>
      </w:divBdr>
    </w:div>
    <w:div w:id="1894779129">
      <w:bodyDiv w:val="1"/>
      <w:marLeft w:val="0"/>
      <w:marRight w:val="0"/>
      <w:marTop w:val="0"/>
      <w:marBottom w:val="0"/>
      <w:divBdr>
        <w:top w:val="none" w:sz="0" w:space="0" w:color="auto"/>
        <w:left w:val="none" w:sz="0" w:space="0" w:color="auto"/>
        <w:bottom w:val="none" w:sz="0" w:space="0" w:color="auto"/>
        <w:right w:val="none" w:sz="0" w:space="0" w:color="auto"/>
      </w:divBdr>
    </w:div>
    <w:div w:id="1894853731">
      <w:bodyDiv w:val="1"/>
      <w:marLeft w:val="0"/>
      <w:marRight w:val="0"/>
      <w:marTop w:val="0"/>
      <w:marBottom w:val="0"/>
      <w:divBdr>
        <w:top w:val="none" w:sz="0" w:space="0" w:color="auto"/>
        <w:left w:val="none" w:sz="0" w:space="0" w:color="auto"/>
        <w:bottom w:val="none" w:sz="0" w:space="0" w:color="auto"/>
        <w:right w:val="none" w:sz="0" w:space="0" w:color="auto"/>
      </w:divBdr>
    </w:div>
    <w:div w:id="1895071246">
      <w:bodyDiv w:val="1"/>
      <w:marLeft w:val="0"/>
      <w:marRight w:val="0"/>
      <w:marTop w:val="0"/>
      <w:marBottom w:val="0"/>
      <w:divBdr>
        <w:top w:val="none" w:sz="0" w:space="0" w:color="auto"/>
        <w:left w:val="none" w:sz="0" w:space="0" w:color="auto"/>
        <w:bottom w:val="none" w:sz="0" w:space="0" w:color="auto"/>
        <w:right w:val="none" w:sz="0" w:space="0" w:color="auto"/>
      </w:divBdr>
    </w:div>
    <w:div w:id="1895967302">
      <w:bodyDiv w:val="1"/>
      <w:marLeft w:val="0"/>
      <w:marRight w:val="0"/>
      <w:marTop w:val="0"/>
      <w:marBottom w:val="0"/>
      <w:divBdr>
        <w:top w:val="none" w:sz="0" w:space="0" w:color="auto"/>
        <w:left w:val="none" w:sz="0" w:space="0" w:color="auto"/>
        <w:bottom w:val="none" w:sz="0" w:space="0" w:color="auto"/>
        <w:right w:val="none" w:sz="0" w:space="0" w:color="auto"/>
      </w:divBdr>
    </w:div>
    <w:div w:id="1896239886">
      <w:bodyDiv w:val="1"/>
      <w:marLeft w:val="0"/>
      <w:marRight w:val="0"/>
      <w:marTop w:val="0"/>
      <w:marBottom w:val="0"/>
      <w:divBdr>
        <w:top w:val="none" w:sz="0" w:space="0" w:color="auto"/>
        <w:left w:val="none" w:sz="0" w:space="0" w:color="auto"/>
        <w:bottom w:val="none" w:sz="0" w:space="0" w:color="auto"/>
        <w:right w:val="none" w:sz="0" w:space="0" w:color="auto"/>
      </w:divBdr>
    </w:div>
    <w:div w:id="1898785469">
      <w:bodyDiv w:val="1"/>
      <w:marLeft w:val="0"/>
      <w:marRight w:val="0"/>
      <w:marTop w:val="0"/>
      <w:marBottom w:val="0"/>
      <w:divBdr>
        <w:top w:val="none" w:sz="0" w:space="0" w:color="auto"/>
        <w:left w:val="none" w:sz="0" w:space="0" w:color="auto"/>
        <w:bottom w:val="none" w:sz="0" w:space="0" w:color="auto"/>
        <w:right w:val="none" w:sz="0" w:space="0" w:color="auto"/>
      </w:divBdr>
    </w:div>
    <w:div w:id="1899901191">
      <w:bodyDiv w:val="1"/>
      <w:marLeft w:val="0"/>
      <w:marRight w:val="0"/>
      <w:marTop w:val="0"/>
      <w:marBottom w:val="0"/>
      <w:divBdr>
        <w:top w:val="none" w:sz="0" w:space="0" w:color="auto"/>
        <w:left w:val="none" w:sz="0" w:space="0" w:color="auto"/>
        <w:bottom w:val="none" w:sz="0" w:space="0" w:color="auto"/>
        <w:right w:val="none" w:sz="0" w:space="0" w:color="auto"/>
      </w:divBdr>
    </w:div>
    <w:div w:id="1900941868">
      <w:bodyDiv w:val="1"/>
      <w:marLeft w:val="0"/>
      <w:marRight w:val="0"/>
      <w:marTop w:val="0"/>
      <w:marBottom w:val="0"/>
      <w:divBdr>
        <w:top w:val="none" w:sz="0" w:space="0" w:color="auto"/>
        <w:left w:val="none" w:sz="0" w:space="0" w:color="auto"/>
        <w:bottom w:val="none" w:sz="0" w:space="0" w:color="auto"/>
        <w:right w:val="none" w:sz="0" w:space="0" w:color="auto"/>
      </w:divBdr>
    </w:div>
    <w:div w:id="1902399701">
      <w:bodyDiv w:val="1"/>
      <w:marLeft w:val="0"/>
      <w:marRight w:val="0"/>
      <w:marTop w:val="0"/>
      <w:marBottom w:val="0"/>
      <w:divBdr>
        <w:top w:val="none" w:sz="0" w:space="0" w:color="auto"/>
        <w:left w:val="none" w:sz="0" w:space="0" w:color="auto"/>
        <w:bottom w:val="none" w:sz="0" w:space="0" w:color="auto"/>
        <w:right w:val="none" w:sz="0" w:space="0" w:color="auto"/>
      </w:divBdr>
    </w:div>
    <w:div w:id="1906647414">
      <w:bodyDiv w:val="1"/>
      <w:marLeft w:val="0"/>
      <w:marRight w:val="0"/>
      <w:marTop w:val="0"/>
      <w:marBottom w:val="0"/>
      <w:divBdr>
        <w:top w:val="none" w:sz="0" w:space="0" w:color="auto"/>
        <w:left w:val="none" w:sz="0" w:space="0" w:color="auto"/>
        <w:bottom w:val="none" w:sz="0" w:space="0" w:color="auto"/>
        <w:right w:val="none" w:sz="0" w:space="0" w:color="auto"/>
      </w:divBdr>
    </w:div>
    <w:div w:id="1907759450">
      <w:bodyDiv w:val="1"/>
      <w:marLeft w:val="0"/>
      <w:marRight w:val="0"/>
      <w:marTop w:val="0"/>
      <w:marBottom w:val="0"/>
      <w:divBdr>
        <w:top w:val="none" w:sz="0" w:space="0" w:color="auto"/>
        <w:left w:val="none" w:sz="0" w:space="0" w:color="auto"/>
        <w:bottom w:val="none" w:sz="0" w:space="0" w:color="auto"/>
        <w:right w:val="none" w:sz="0" w:space="0" w:color="auto"/>
      </w:divBdr>
    </w:div>
    <w:div w:id="1907765877">
      <w:bodyDiv w:val="1"/>
      <w:marLeft w:val="0"/>
      <w:marRight w:val="0"/>
      <w:marTop w:val="0"/>
      <w:marBottom w:val="0"/>
      <w:divBdr>
        <w:top w:val="none" w:sz="0" w:space="0" w:color="auto"/>
        <w:left w:val="none" w:sz="0" w:space="0" w:color="auto"/>
        <w:bottom w:val="none" w:sz="0" w:space="0" w:color="auto"/>
        <w:right w:val="none" w:sz="0" w:space="0" w:color="auto"/>
      </w:divBdr>
    </w:div>
    <w:div w:id="1909800443">
      <w:bodyDiv w:val="1"/>
      <w:marLeft w:val="0"/>
      <w:marRight w:val="0"/>
      <w:marTop w:val="0"/>
      <w:marBottom w:val="0"/>
      <w:divBdr>
        <w:top w:val="none" w:sz="0" w:space="0" w:color="auto"/>
        <w:left w:val="none" w:sz="0" w:space="0" w:color="auto"/>
        <w:bottom w:val="none" w:sz="0" w:space="0" w:color="auto"/>
        <w:right w:val="none" w:sz="0" w:space="0" w:color="auto"/>
      </w:divBdr>
    </w:div>
    <w:div w:id="1910577259">
      <w:bodyDiv w:val="1"/>
      <w:marLeft w:val="0"/>
      <w:marRight w:val="0"/>
      <w:marTop w:val="0"/>
      <w:marBottom w:val="0"/>
      <w:divBdr>
        <w:top w:val="none" w:sz="0" w:space="0" w:color="auto"/>
        <w:left w:val="none" w:sz="0" w:space="0" w:color="auto"/>
        <w:bottom w:val="none" w:sz="0" w:space="0" w:color="auto"/>
        <w:right w:val="none" w:sz="0" w:space="0" w:color="auto"/>
      </w:divBdr>
    </w:div>
    <w:div w:id="1914124766">
      <w:bodyDiv w:val="1"/>
      <w:marLeft w:val="0"/>
      <w:marRight w:val="0"/>
      <w:marTop w:val="0"/>
      <w:marBottom w:val="0"/>
      <w:divBdr>
        <w:top w:val="none" w:sz="0" w:space="0" w:color="auto"/>
        <w:left w:val="none" w:sz="0" w:space="0" w:color="auto"/>
        <w:bottom w:val="none" w:sz="0" w:space="0" w:color="auto"/>
        <w:right w:val="none" w:sz="0" w:space="0" w:color="auto"/>
      </w:divBdr>
    </w:div>
    <w:div w:id="1914267518">
      <w:bodyDiv w:val="1"/>
      <w:marLeft w:val="0"/>
      <w:marRight w:val="0"/>
      <w:marTop w:val="0"/>
      <w:marBottom w:val="0"/>
      <w:divBdr>
        <w:top w:val="none" w:sz="0" w:space="0" w:color="auto"/>
        <w:left w:val="none" w:sz="0" w:space="0" w:color="auto"/>
        <w:bottom w:val="none" w:sz="0" w:space="0" w:color="auto"/>
        <w:right w:val="none" w:sz="0" w:space="0" w:color="auto"/>
      </w:divBdr>
    </w:div>
    <w:div w:id="1914855587">
      <w:bodyDiv w:val="1"/>
      <w:marLeft w:val="0"/>
      <w:marRight w:val="0"/>
      <w:marTop w:val="0"/>
      <w:marBottom w:val="0"/>
      <w:divBdr>
        <w:top w:val="none" w:sz="0" w:space="0" w:color="auto"/>
        <w:left w:val="none" w:sz="0" w:space="0" w:color="auto"/>
        <w:bottom w:val="none" w:sz="0" w:space="0" w:color="auto"/>
        <w:right w:val="none" w:sz="0" w:space="0" w:color="auto"/>
      </w:divBdr>
    </w:div>
    <w:div w:id="1915893078">
      <w:bodyDiv w:val="1"/>
      <w:marLeft w:val="0"/>
      <w:marRight w:val="0"/>
      <w:marTop w:val="0"/>
      <w:marBottom w:val="0"/>
      <w:divBdr>
        <w:top w:val="none" w:sz="0" w:space="0" w:color="auto"/>
        <w:left w:val="none" w:sz="0" w:space="0" w:color="auto"/>
        <w:bottom w:val="none" w:sz="0" w:space="0" w:color="auto"/>
        <w:right w:val="none" w:sz="0" w:space="0" w:color="auto"/>
      </w:divBdr>
    </w:div>
    <w:div w:id="1917393326">
      <w:bodyDiv w:val="1"/>
      <w:marLeft w:val="0"/>
      <w:marRight w:val="0"/>
      <w:marTop w:val="0"/>
      <w:marBottom w:val="0"/>
      <w:divBdr>
        <w:top w:val="none" w:sz="0" w:space="0" w:color="auto"/>
        <w:left w:val="none" w:sz="0" w:space="0" w:color="auto"/>
        <w:bottom w:val="none" w:sz="0" w:space="0" w:color="auto"/>
        <w:right w:val="none" w:sz="0" w:space="0" w:color="auto"/>
      </w:divBdr>
    </w:div>
    <w:div w:id="1919896932">
      <w:bodyDiv w:val="1"/>
      <w:marLeft w:val="0"/>
      <w:marRight w:val="0"/>
      <w:marTop w:val="0"/>
      <w:marBottom w:val="0"/>
      <w:divBdr>
        <w:top w:val="none" w:sz="0" w:space="0" w:color="auto"/>
        <w:left w:val="none" w:sz="0" w:space="0" w:color="auto"/>
        <w:bottom w:val="none" w:sz="0" w:space="0" w:color="auto"/>
        <w:right w:val="none" w:sz="0" w:space="0" w:color="auto"/>
      </w:divBdr>
    </w:div>
    <w:div w:id="1920751074">
      <w:bodyDiv w:val="1"/>
      <w:marLeft w:val="0"/>
      <w:marRight w:val="0"/>
      <w:marTop w:val="0"/>
      <w:marBottom w:val="0"/>
      <w:divBdr>
        <w:top w:val="none" w:sz="0" w:space="0" w:color="auto"/>
        <w:left w:val="none" w:sz="0" w:space="0" w:color="auto"/>
        <w:bottom w:val="none" w:sz="0" w:space="0" w:color="auto"/>
        <w:right w:val="none" w:sz="0" w:space="0" w:color="auto"/>
      </w:divBdr>
    </w:div>
    <w:div w:id="1924685714">
      <w:bodyDiv w:val="1"/>
      <w:marLeft w:val="0"/>
      <w:marRight w:val="0"/>
      <w:marTop w:val="0"/>
      <w:marBottom w:val="0"/>
      <w:divBdr>
        <w:top w:val="none" w:sz="0" w:space="0" w:color="auto"/>
        <w:left w:val="none" w:sz="0" w:space="0" w:color="auto"/>
        <w:bottom w:val="none" w:sz="0" w:space="0" w:color="auto"/>
        <w:right w:val="none" w:sz="0" w:space="0" w:color="auto"/>
      </w:divBdr>
    </w:div>
    <w:div w:id="1925607725">
      <w:bodyDiv w:val="1"/>
      <w:marLeft w:val="0"/>
      <w:marRight w:val="0"/>
      <w:marTop w:val="0"/>
      <w:marBottom w:val="0"/>
      <w:divBdr>
        <w:top w:val="none" w:sz="0" w:space="0" w:color="auto"/>
        <w:left w:val="none" w:sz="0" w:space="0" w:color="auto"/>
        <w:bottom w:val="none" w:sz="0" w:space="0" w:color="auto"/>
        <w:right w:val="none" w:sz="0" w:space="0" w:color="auto"/>
      </w:divBdr>
    </w:div>
    <w:div w:id="1926380066">
      <w:bodyDiv w:val="1"/>
      <w:marLeft w:val="0"/>
      <w:marRight w:val="0"/>
      <w:marTop w:val="0"/>
      <w:marBottom w:val="0"/>
      <w:divBdr>
        <w:top w:val="none" w:sz="0" w:space="0" w:color="auto"/>
        <w:left w:val="none" w:sz="0" w:space="0" w:color="auto"/>
        <w:bottom w:val="none" w:sz="0" w:space="0" w:color="auto"/>
        <w:right w:val="none" w:sz="0" w:space="0" w:color="auto"/>
      </w:divBdr>
    </w:div>
    <w:div w:id="1927379972">
      <w:bodyDiv w:val="1"/>
      <w:marLeft w:val="0"/>
      <w:marRight w:val="0"/>
      <w:marTop w:val="0"/>
      <w:marBottom w:val="0"/>
      <w:divBdr>
        <w:top w:val="none" w:sz="0" w:space="0" w:color="auto"/>
        <w:left w:val="none" w:sz="0" w:space="0" w:color="auto"/>
        <w:bottom w:val="none" w:sz="0" w:space="0" w:color="auto"/>
        <w:right w:val="none" w:sz="0" w:space="0" w:color="auto"/>
      </w:divBdr>
    </w:div>
    <w:div w:id="1929918552">
      <w:bodyDiv w:val="1"/>
      <w:marLeft w:val="0"/>
      <w:marRight w:val="0"/>
      <w:marTop w:val="0"/>
      <w:marBottom w:val="0"/>
      <w:divBdr>
        <w:top w:val="none" w:sz="0" w:space="0" w:color="auto"/>
        <w:left w:val="none" w:sz="0" w:space="0" w:color="auto"/>
        <w:bottom w:val="none" w:sz="0" w:space="0" w:color="auto"/>
        <w:right w:val="none" w:sz="0" w:space="0" w:color="auto"/>
      </w:divBdr>
    </w:div>
    <w:div w:id="1930507289">
      <w:bodyDiv w:val="1"/>
      <w:marLeft w:val="0"/>
      <w:marRight w:val="0"/>
      <w:marTop w:val="0"/>
      <w:marBottom w:val="0"/>
      <w:divBdr>
        <w:top w:val="none" w:sz="0" w:space="0" w:color="auto"/>
        <w:left w:val="none" w:sz="0" w:space="0" w:color="auto"/>
        <w:bottom w:val="none" w:sz="0" w:space="0" w:color="auto"/>
        <w:right w:val="none" w:sz="0" w:space="0" w:color="auto"/>
      </w:divBdr>
    </w:div>
    <w:div w:id="1932809772">
      <w:bodyDiv w:val="1"/>
      <w:marLeft w:val="0"/>
      <w:marRight w:val="0"/>
      <w:marTop w:val="0"/>
      <w:marBottom w:val="0"/>
      <w:divBdr>
        <w:top w:val="none" w:sz="0" w:space="0" w:color="auto"/>
        <w:left w:val="none" w:sz="0" w:space="0" w:color="auto"/>
        <w:bottom w:val="none" w:sz="0" w:space="0" w:color="auto"/>
        <w:right w:val="none" w:sz="0" w:space="0" w:color="auto"/>
      </w:divBdr>
    </w:div>
    <w:div w:id="1933316528">
      <w:bodyDiv w:val="1"/>
      <w:marLeft w:val="0"/>
      <w:marRight w:val="0"/>
      <w:marTop w:val="0"/>
      <w:marBottom w:val="0"/>
      <w:divBdr>
        <w:top w:val="none" w:sz="0" w:space="0" w:color="auto"/>
        <w:left w:val="none" w:sz="0" w:space="0" w:color="auto"/>
        <w:bottom w:val="none" w:sz="0" w:space="0" w:color="auto"/>
        <w:right w:val="none" w:sz="0" w:space="0" w:color="auto"/>
      </w:divBdr>
    </w:div>
    <w:div w:id="1935240099">
      <w:bodyDiv w:val="1"/>
      <w:marLeft w:val="0"/>
      <w:marRight w:val="0"/>
      <w:marTop w:val="0"/>
      <w:marBottom w:val="0"/>
      <w:divBdr>
        <w:top w:val="none" w:sz="0" w:space="0" w:color="auto"/>
        <w:left w:val="none" w:sz="0" w:space="0" w:color="auto"/>
        <w:bottom w:val="none" w:sz="0" w:space="0" w:color="auto"/>
        <w:right w:val="none" w:sz="0" w:space="0" w:color="auto"/>
      </w:divBdr>
    </w:div>
    <w:div w:id="1935891140">
      <w:bodyDiv w:val="1"/>
      <w:marLeft w:val="0"/>
      <w:marRight w:val="0"/>
      <w:marTop w:val="0"/>
      <w:marBottom w:val="0"/>
      <w:divBdr>
        <w:top w:val="none" w:sz="0" w:space="0" w:color="auto"/>
        <w:left w:val="none" w:sz="0" w:space="0" w:color="auto"/>
        <w:bottom w:val="none" w:sz="0" w:space="0" w:color="auto"/>
        <w:right w:val="none" w:sz="0" w:space="0" w:color="auto"/>
      </w:divBdr>
    </w:div>
    <w:div w:id="1936358275">
      <w:bodyDiv w:val="1"/>
      <w:marLeft w:val="0"/>
      <w:marRight w:val="0"/>
      <w:marTop w:val="0"/>
      <w:marBottom w:val="0"/>
      <w:divBdr>
        <w:top w:val="none" w:sz="0" w:space="0" w:color="auto"/>
        <w:left w:val="none" w:sz="0" w:space="0" w:color="auto"/>
        <w:bottom w:val="none" w:sz="0" w:space="0" w:color="auto"/>
        <w:right w:val="none" w:sz="0" w:space="0" w:color="auto"/>
      </w:divBdr>
    </w:div>
    <w:div w:id="1937403325">
      <w:bodyDiv w:val="1"/>
      <w:marLeft w:val="0"/>
      <w:marRight w:val="0"/>
      <w:marTop w:val="0"/>
      <w:marBottom w:val="0"/>
      <w:divBdr>
        <w:top w:val="none" w:sz="0" w:space="0" w:color="auto"/>
        <w:left w:val="none" w:sz="0" w:space="0" w:color="auto"/>
        <w:bottom w:val="none" w:sz="0" w:space="0" w:color="auto"/>
        <w:right w:val="none" w:sz="0" w:space="0" w:color="auto"/>
      </w:divBdr>
    </w:div>
    <w:div w:id="1940485051">
      <w:bodyDiv w:val="1"/>
      <w:marLeft w:val="0"/>
      <w:marRight w:val="0"/>
      <w:marTop w:val="0"/>
      <w:marBottom w:val="0"/>
      <w:divBdr>
        <w:top w:val="none" w:sz="0" w:space="0" w:color="auto"/>
        <w:left w:val="none" w:sz="0" w:space="0" w:color="auto"/>
        <w:bottom w:val="none" w:sz="0" w:space="0" w:color="auto"/>
        <w:right w:val="none" w:sz="0" w:space="0" w:color="auto"/>
      </w:divBdr>
    </w:div>
    <w:div w:id="1940796745">
      <w:bodyDiv w:val="1"/>
      <w:marLeft w:val="0"/>
      <w:marRight w:val="0"/>
      <w:marTop w:val="0"/>
      <w:marBottom w:val="0"/>
      <w:divBdr>
        <w:top w:val="none" w:sz="0" w:space="0" w:color="auto"/>
        <w:left w:val="none" w:sz="0" w:space="0" w:color="auto"/>
        <w:bottom w:val="none" w:sz="0" w:space="0" w:color="auto"/>
        <w:right w:val="none" w:sz="0" w:space="0" w:color="auto"/>
      </w:divBdr>
    </w:div>
    <w:div w:id="1941185434">
      <w:bodyDiv w:val="1"/>
      <w:marLeft w:val="0"/>
      <w:marRight w:val="0"/>
      <w:marTop w:val="0"/>
      <w:marBottom w:val="0"/>
      <w:divBdr>
        <w:top w:val="none" w:sz="0" w:space="0" w:color="auto"/>
        <w:left w:val="none" w:sz="0" w:space="0" w:color="auto"/>
        <w:bottom w:val="none" w:sz="0" w:space="0" w:color="auto"/>
        <w:right w:val="none" w:sz="0" w:space="0" w:color="auto"/>
      </w:divBdr>
    </w:div>
    <w:div w:id="1941835617">
      <w:bodyDiv w:val="1"/>
      <w:marLeft w:val="0"/>
      <w:marRight w:val="0"/>
      <w:marTop w:val="0"/>
      <w:marBottom w:val="0"/>
      <w:divBdr>
        <w:top w:val="none" w:sz="0" w:space="0" w:color="auto"/>
        <w:left w:val="none" w:sz="0" w:space="0" w:color="auto"/>
        <w:bottom w:val="none" w:sz="0" w:space="0" w:color="auto"/>
        <w:right w:val="none" w:sz="0" w:space="0" w:color="auto"/>
      </w:divBdr>
    </w:div>
    <w:div w:id="1943564151">
      <w:bodyDiv w:val="1"/>
      <w:marLeft w:val="0"/>
      <w:marRight w:val="0"/>
      <w:marTop w:val="0"/>
      <w:marBottom w:val="0"/>
      <w:divBdr>
        <w:top w:val="none" w:sz="0" w:space="0" w:color="auto"/>
        <w:left w:val="none" w:sz="0" w:space="0" w:color="auto"/>
        <w:bottom w:val="none" w:sz="0" w:space="0" w:color="auto"/>
        <w:right w:val="none" w:sz="0" w:space="0" w:color="auto"/>
      </w:divBdr>
    </w:div>
    <w:div w:id="1944800577">
      <w:bodyDiv w:val="1"/>
      <w:marLeft w:val="0"/>
      <w:marRight w:val="0"/>
      <w:marTop w:val="0"/>
      <w:marBottom w:val="0"/>
      <w:divBdr>
        <w:top w:val="none" w:sz="0" w:space="0" w:color="auto"/>
        <w:left w:val="none" w:sz="0" w:space="0" w:color="auto"/>
        <w:bottom w:val="none" w:sz="0" w:space="0" w:color="auto"/>
        <w:right w:val="none" w:sz="0" w:space="0" w:color="auto"/>
      </w:divBdr>
    </w:div>
    <w:div w:id="1945726964">
      <w:bodyDiv w:val="1"/>
      <w:marLeft w:val="0"/>
      <w:marRight w:val="0"/>
      <w:marTop w:val="0"/>
      <w:marBottom w:val="0"/>
      <w:divBdr>
        <w:top w:val="none" w:sz="0" w:space="0" w:color="auto"/>
        <w:left w:val="none" w:sz="0" w:space="0" w:color="auto"/>
        <w:bottom w:val="none" w:sz="0" w:space="0" w:color="auto"/>
        <w:right w:val="none" w:sz="0" w:space="0" w:color="auto"/>
      </w:divBdr>
    </w:div>
    <w:div w:id="1947926616">
      <w:bodyDiv w:val="1"/>
      <w:marLeft w:val="0"/>
      <w:marRight w:val="0"/>
      <w:marTop w:val="0"/>
      <w:marBottom w:val="0"/>
      <w:divBdr>
        <w:top w:val="none" w:sz="0" w:space="0" w:color="auto"/>
        <w:left w:val="none" w:sz="0" w:space="0" w:color="auto"/>
        <w:bottom w:val="none" w:sz="0" w:space="0" w:color="auto"/>
        <w:right w:val="none" w:sz="0" w:space="0" w:color="auto"/>
      </w:divBdr>
    </w:div>
    <w:div w:id="1948611731">
      <w:bodyDiv w:val="1"/>
      <w:marLeft w:val="0"/>
      <w:marRight w:val="0"/>
      <w:marTop w:val="0"/>
      <w:marBottom w:val="0"/>
      <w:divBdr>
        <w:top w:val="none" w:sz="0" w:space="0" w:color="auto"/>
        <w:left w:val="none" w:sz="0" w:space="0" w:color="auto"/>
        <w:bottom w:val="none" w:sz="0" w:space="0" w:color="auto"/>
        <w:right w:val="none" w:sz="0" w:space="0" w:color="auto"/>
      </w:divBdr>
    </w:div>
    <w:div w:id="1950770763">
      <w:bodyDiv w:val="1"/>
      <w:marLeft w:val="0"/>
      <w:marRight w:val="0"/>
      <w:marTop w:val="0"/>
      <w:marBottom w:val="0"/>
      <w:divBdr>
        <w:top w:val="none" w:sz="0" w:space="0" w:color="auto"/>
        <w:left w:val="none" w:sz="0" w:space="0" w:color="auto"/>
        <w:bottom w:val="none" w:sz="0" w:space="0" w:color="auto"/>
        <w:right w:val="none" w:sz="0" w:space="0" w:color="auto"/>
      </w:divBdr>
    </w:div>
    <w:div w:id="1951475979">
      <w:bodyDiv w:val="1"/>
      <w:marLeft w:val="0"/>
      <w:marRight w:val="0"/>
      <w:marTop w:val="0"/>
      <w:marBottom w:val="0"/>
      <w:divBdr>
        <w:top w:val="none" w:sz="0" w:space="0" w:color="auto"/>
        <w:left w:val="none" w:sz="0" w:space="0" w:color="auto"/>
        <w:bottom w:val="none" w:sz="0" w:space="0" w:color="auto"/>
        <w:right w:val="none" w:sz="0" w:space="0" w:color="auto"/>
      </w:divBdr>
    </w:div>
    <w:div w:id="1953586874">
      <w:bodyDiv w:val="1"/>
      <w:marLeft w:val="0"/>
      <w:marRight w:val="0"/>
      <w:marTop w:val="0"/>
      <w:marBottom w:val="0"/>
      <w:divBdr>
        <w:top w:val="none" w:sz="0" w:space="0" w:color="auto"/>
        <w:left w:val="none" w:sz="0" w:space="0" w:color="auto"/>
        <w:bottom w:val="none" w:sz="0" w:space="0" w:color="auto"/>
        <w:right w:val="none" w:sz="0" w:space="0" w:color="auto"/>
      </w:divBdr>
    </w:div>
    <w:div w:id="1953977742">
      <w:bodyDiv w:val="1"/>
      <w:marLeft w:val="0"/>
      <w:marRight w:val="0"/>
      <w:marTop w:val="0"/>
      <w:marBottom w:val="0"/>
      <w:divBdr>
        <w:top w:val="none" w:sz="0" w:space="0" w:color="auto"/>
        <w:left w:val="none" w:sz="0" w:space="0" w:color="auto"/>
        <w:bottom w:val="none" w:sz="0" w:space="0" w:color="auto"/>
        <w:right w:val="none" w:sz="0" w:space="0" w:color="auto"/>
      </w:divBdr>
    </w:div>
    <w:div w:id="1954826095">
      <w:bodyDiv w:val="1"/>
      <w:marLeft w:val="0"/>
      <w:marRight w:val="0"/>
      <w:marTop w:val="0"/>
      <w:marBottom w:val="0"/>
      <w:divBdr>
        <w:top w:val="none" w:sz="0" w:space="0" w:color="auto"/>
        <w:left w:val="none" w:sz="0" w:space="0" w:color="auto"/>
        <w:bottom w:val="none" w:sz="0" w:space="0" w:color="auto"/>
        <w:right w:val="none" w:sz="0" w:space="0" w:color="auto"/>
      </w:divBdr>
    </w:div>
    <w:div w:id="1956329319">
      <w:bodyDiv w:val="1"/>
      <w:marLeft w:val="0"/>
      <w:marRight w:val="0"/>
      <w:marTop w:val="0"/>
      <w:marBottom w:val="0"/>
      <w:divBdr>
        <w:top w:val="none" w:sz="0" w:space="0" w:color="auto"/>
        <w:left w:val="none" w:sz="0" w:space="0" w:color="auto"/>
        <w:bottom w:val="none" w:sz="0" w:space="0" w:color="auto"/>
        <w:right w:val="none" w:sz="0" w:space="0" w:color="auto"/>
      </w:divBdr>
    </w:div>
    <w:div w:id="1959411713">
      <w:bodyDiv w:val="1"/>
      <w:marLeft w:val="0"/>
      <w:marRight w:val="0"/>
      <w:marTop w:val="0"/>
      <w:marBottom w:val="0"/>
      <w:divBdr>
        <w:top w:val="none" w:sz="0" w:space="0" w:color="auto"/>
        <w:left w:val="none" w:sz="0" w:space="0" w:color="auto"/>
        <w:bottom w:val="none" w:sz="0" w:space="0" w:color="auto"/>
        <w:right w:val="none" w:sz="0" w:space="0" w:color="auto"/>
      </w:divBdr>
    </w:div>
    <w:div w:id="1961179156">
      <w:bodyDiv w:val="1"/>
      <w:marLeft w:val="0"/>
      <w:marRight w:val="0"/>
      <w:marTop w:val="0"/>
      <w:marBottom w:val="0"/>
      <w:divBdr>
        <w:top w:val="none" w:sz="0" w:space="0" w:color="auto"/>
        <w:left w:val="none" w:sz="0" w:space="0" w:color="auto"/>
        <w:bottom w:val="none" w:sz="0" w:space="0" w:color="auto"/>
        <w:right w:val="none" w:sz="0" w:space="0" w:color="auto"/>
      </w:divBdr>
    </w:div>
    <w:div w:id="1967155869">
      <w:bodyDiv w:val="1"/>
      <w:marLeft w:val="0"/>
      <w:marRight w:val="0"/>
      <w:marTop w:val="0"/>
      <w:marBottom w:val="0"/>
      <w:divBdr>
        <w:top w:val="none" w:sz="0" w:space="0" w:color="auto"/>
        <w:left w:val="none" w:sz="0" w:space="0" w:color="auto"/>
        <w:bottom w:val="none" w:sz="0" w:space="0" w:color="auto"/>
        <w:right w:val="none" w:sz="0" w:space="0" w:color="auto"/>
      </w:divBdr>
    </w:div>
    <w:div w:id="1967662748">
      <w:bodyDiv w:val="1"/>
      <w:marLeft w:val="0"/>
      <w:marRight w:val="0"/>
      <w:marTop w:val="0"/>
      <w:marBottom w:val="0"/>
      <w:divBdr>
        <w:top w:val="none" w:sz="0" w:space="0" w:color="auto"/>
        <w:left w:val="none" w:sz="0" w:space="0" w:color="auto"/>
        <w:bottom w:val="none" w:sz="0" w:space="0" w:color="auto"/>
        <w:right w:val="none" w:sz="0" w:space="0" w:color="auto"/>
      </w:divBdr>
    </w:div>
    <w:div w:id="1968004264">
      <w:bodyDiv w:val="1"/>
      <w:marLeft w:val="0"/>
      <w:marRight w:val="0"/>
      <w:marTop w:val="0"/>
      <w:marBottom w:val="0"/>
      <w:divBdr>
        <w:top w:val="none" w:sz="0" w:space="0" w:color="auto"/>
        <w:left w:val="none" w:sz="0" w:space="0" w:color="auto"/>
        <w:bottom w:val="none" w:sz="0" w:space="0" w:color="auto"/>
        <w:right w:val="none" w:sz="0" w:space="0" w:color="auto"/>
      </w:divBdr>
    </w:div>
    <w:div w:id="1969823133">
      <w:bodyDiv w:val="1"/>
      <w:marLeft w:val="0"/>
      <w:marRight w:val="0"/>
      <w:marTop w:val="0"/>
      <w:marBottom w:val="0"/>
      <w:divBdr>
        <w:top w:val="none" w:sz="0" w:space="0" w:color="auto"/>
        <w:left w:val="none" w:sz="0" w:space="0" w:color="auto"/>
        <w:bottom w:val="none" w:sz="0" w:space="0" w:color="auto"/>
        <w:right w:val="none" w:sz="0" w:space="0" w:color="auto"/>
      </w:divBdr>
    </w:div>
    <w:div w:id="1970428517">
      <w:bodyDiv w:val="1"/>
      <w:marLeft w:val="0"/>
      <w:marRight w:val="0"/>
      <w:marTop w:val="0"/>
      <w:marBottom w:val="0"/>
      <w:divBdr>
        <w:top w:val="none" w:sz="0" w:space="0" w:color="auto"/>
        <w:left w:val="none" w:sz="0" w:space="0" w:color="auto"/>
        <w:bottom w:val="none" w:sz="0" w:space="0" w:color="auto"/>
        <w:right w:val="none" w:sz="0" w:space="0" w:color="auto"/>
      </w:divBdr>
    </w:div>
    <w:div w:id="1971398918">
      <w:bodyDiv w:val="1"/>
      <w:marLeft w:val="0"/>
      <w:marRight w:val="0"/>
      <w:marTop w:val="0"/>
      <w:marBottom w:val="0"/>
      <w:divBdr>
        <w:top w:val="none" w:sz="0" w:space="0" w:color="auto"/>
        <w:left w:val="none" w:sz="0" w:space="0" w:color="auto"/>
        <w:bottom w:val="none" w:sz="0" w:space="0" w:color="auto"/>
        <w:right w:val="none" w:sz="0" w:space="0" w:color="auto"/>
      </w:divBdr>
    </w:div>
    <w:div w:id="1979607383">
      <w:bodyDiv w:val="1"/>
      <w:marLeft w:val="0"/>
      <w:marRight w:val="0"/>
      <w:marTop w:val="0"/>
      <w:marBottom w:val="0"/>
      <w:divBdr>
        <w:top w:val="none" w:sz="0" w:space="0" w:color="auto"/>
        <w:left w:val="none" w:sz="0" w:space="0" w:color="auto"/>
        <w:bottom w:val="none" w:sz="0" w:space="0" w:color="auto"/>
        <w:right w:val="none" w:sz="0" w:space="0" w:color="auto"/>
      </w:divBdr>
    </w:div>
    <w:div w:id="1981373361">
      <w:bodyDiv w:val="1"/>
      <w:marLeft w:val="0"/>
      <w:marRight w:val="0"/>
      <w:marTop w:val="0"/>
      <w:marBottom w:val="0"/>
      <w:divBdr>
        <w:top w:val="none" w:sz="0" w:space="0" w:color="auto"/>
        <w:left w:val="none" w:sz="0" w:space="0" w:color="auto"/>
        <w:bottom w:val="none" w:sz="0" w:space="0" w:color="auto"/>
        <w:right w:val="none" w:sz="0" w:space="0" w:color="auto"/>
      </w:divBdr>
    </w:div>
    <w:div w:id="1981811610">
      <w:bodyDiv w:val="1"/>
      <w:marLeft w:val="0"/>
      <w:marRight w:val="0"/>
      <w:marTop w:val="0"/>
      <w:marBottom w:val="0"/>
      <w:divBdr>
        <w:top w:val="none" w:sz="0" w:space="0" w:color="auto"/>
        <w:left w:val="none" w:sz="0" w:space="0" w:color="auto"/>
        <w:bottom w:val="none" w:sz="0" w:space="0" w:color="auto"/>
        <w:right w:val="none" w:sz="0" w:space="0" w:color="auto"/>
      </w:divBdr>
    </w:div>
    <w:div w:id="1982297387">
      <w:bodyDiv w:val="1"/>
      <w:marLeft w:val="0"/>
      <w:marRight w:val="0"/>
      <w:marTop w:val="0"/>
      <w:marBottom w:val="0"/>
      <w:divBdr>
        <w:top w:val="none" w:sz="0" w:space="0" w:color="auto"/>
        <w:left w:val="none" w:sz="0" w:space="0" w:color="auto"/>
        <w:bottom w:val="none" w:sz="0" w:space="0" w:color="auto"/>
        <w:right w:val="none" w:sz="0" w:space="0" w:color="auto"/>
      </w:divBdr>
    </w:div>
    <w:div w:id="1982999314">
      <w:bodyDiv w:val="1"/>
      <w:marLeft w:val="0"/>
      <w:marRight w:val="0"/>
      <w:marTop w:val="0"/>
      <w:marBottom w:val="0"/>
      <w:divBdr>
        <w:top w:val="none" w:sz="0" w:space="0" w:color="auto"/>
        <w:left w:val="none" w:sz="0" w:space="0" w:color="auto"/>
        <w:bottom w:val="none" w:sz="0" w:space="0" w:color="auto"/>
        <w:right w:val="none" w:sz="0" w:space="0" w:color="auto"/>
      </w:divBdr>
    </w:div>
    <w:div w:id="1985116199">
      <w:bodyDiv w:val="1"/>
      <w:marLeft w:val="0"/>
      <w:marRight w:val="0"/>
      <w:marTop w:val="0"/>
      <w:marBottom w:val="0"/>
      <w:divBdr>
        <w:top w:val="none" w:sz="0" w:space="0" w:color="auto"/>
        <w:left w:val="none" w:sz="0" w:space="0" w:color="auto"/>
        <w:bottom w:val="none" w:sz="0" w:space="0" w:color="auto"/>
        <w:right w:val="none" w:sz="0" w:space="0" w:color="auto"/>
      </w:divBdr>
    </w:div>
    <w:div w:id="1986396595">
      <w:bodyDiv w:val="1"/>
      <w:marLeft w:val="0"/>
      <w:marRight w:val="0"/>
      <w:marTop w:val="0"/>
      <w:marBottom w:val="0"/>
      <w:divBdr>
        <w:top w:val="none" w:sz="0" w:space="0" w:color="auto"/>
        <w:left w:val="none" w:sz="0" w:space="0" w:color="auto"/>
        <w:bottom w:val="none" w:sz="0" w:space="0" w:color="auto"/>
        <w:right w:val="none" w:sz="0" w:space="0" w:color="auto"/>
      </w:divBdr>
    </w:div>
    <w:div w:id="1987665739">
      <w:bodyDiv w:val="1"/>
      <w:marLeft w:val="0"/>
      <w:marRight w:val="0"/>
      <w:marTop w:val="0"/>
      <w:marBottom w:val="0"/>
      <w:divBdr>
        <w:top w:val="none" w:sz="0" w:space="0" w:color="auto"/>
        <w:left w:val="none" w:sz="0" w:space="0" w:color="auto"/>
        <w:bottom w:val="none" w:sz="0" w:space="0" w:color="auto"/>
        <w:right w:val="none" w:sz="0" w:space="0" w:color="auto"/>
      </w:divBdr>
    </w:div>
    <w:div w:id="1988588355">
      <w:bodyDiv w:val="1"/>
      <w:marLeft w:val="0"/>
      <w:marRight w:val="0"/>
      <w:marTop w:val="0"/>
      <w:marBottom w:val="0"/>
      <w:divBdr>
        <w:top w:val="none" w:sz="0" w:space="0" w:color="auto"/>
        <w:left w:val="none" w:sz="0" w:space="0" w:color="auto"/>
        <w:bottom w:val="none" w:sz="0" w:space="0" w:color="auto"/>
        <w:right w:val="none" w:sz="0" w:space="0" w:color="auto"/>
      </w:divBdr>
    </w:div>
    <w:div w:id="1990133789">
      <w:bodyDiv w:val="1"/>
      <w:marLeft w:val="0"/>
      <w:marRight w:val="0"/>
      <w:marTop w:val="0"/>
      <w:marBottom w:val="0"/>
      <w:divBdr>
        <w:top w:val="none" w:sz="0" w:space="0" w:color="auto"/>
        <w:left w:val="none" w:sz="0" w:space="0" w:color="auto"/>
        <w:bottom w:val="none" w:sz="0" w:space="0" w:color="auto"/>
        <w:right w:val="none" w:sz="0" w:space="0" w:color="auto"/>
      </w:divBdr>
    </w:div>
    <w:div w:id="1990864560">
      <w:bodyDiv w:val="1"/>
      <w:marLeft w:val="0"/>
      <w:marRight w:val="0"/>
      <w:marTop w:val="0"/>
      <w:marBottom w:val="0"/>
      <w:divBdr>
        <w:top w:val="none" w:sz="0" w:space="0" w:color="auto"/>
        <w:left w:val="none" w:sz="0" w:space="0" w:color="auto"/>
        <w:bottom w:val="none" w:sz="0" w:space="0" w:color="auto"/>
        <w:right w:val="none" w:sz="0" w:space="0" w:color="auto"/>
      </w:divBdr>
    </w:div>
    <w:div w:id="1994867899">
      <w:bodyDiv w:val="1"/>
      <w:marLeft w:val="0"/>
      <w:marRight w:val="0"/>
      <w:marTop w:val="0"/>
      <w:marBottom w:val="0"/>
      <w:divBdr>
        <w:top w:val="none" w:sz="0" w:space="0" w:color="auto"/>
        <w:left w:val="none" w:sz="0" w:space="0" w:color="auto"/>
        <w:bottom w:val="none" w:sz="0" w:space="0" w:color="auto"/>
        <w:right w:val="none" w:sz="0" w:space="0" w:color="auto"/>
      </w:divBdr>
    </w:div>
    <w:div w:id="1995251983">
      <w:bodyDiv w:val="1"/>
      <w:marLeft w:val="0"/>
      <w:marRight w:val="0"/>
      <w:marTop w:val="0"/>
      <w:marBottom w:val="0"/>
      <w:divBdr>
        <w:top w:val="none" w:sz="0" w:space="0" w:color="auto"/>
        <w:left w:val="none" w:sz="0" w:space="0" w:color="auto"/>
        <w:bottom w:val="none" w:sz="0" w:space="0" w:color="auto"/>
        <w:right w:val="none" w:sz="0" w:space="0" w:color="auto"/>
      </w:divBdr>
    </w:div>
    <w:div w:id="1995379158">
      <w:bodyDiv w:val="1"/>
      <w:marLeft w:val="0"/>
      <w:marRight w:val="0"/>
      <w:marTop w:val="0"/>
      <w:marBottom w:val="0"/>
      <w:divBdr>
        <w:top w:val="none" w:sz="0" w:space="0" w:color="auto"/>
        <w:left w:val="none" w:sz="0" w:space="0" w:color="auto"/>
        <w:bottom w:val="none" w:sz="0" w:space="0" w:color="auto"/>
        <w:right w:val="none" w:sz="0" w:space="0" w:color="auto"/>
      </w:divBdr>
    </w:div>
    <w:div w:id="1995721597">
      <w:bodyDiv w:val="1"/>
      <w:marLeft w:val="0"/>
      <w:marRight w:val="0"/>
      <w:marTop w:val="0"/>
      <w:marBottom w:val="0"/>
      <w:divBdr>
        <w:top w:val="none" w:sz="0" w:space="0" w:color="auto"/>
        <w:left w:val="none" w:sz="0" w:space="0" w:color="auto"/>
        <w:bottom w:val="none" w:sz="0" w:space="0" w:color="auto"/>
        <w:right w:val="none" w:sz="0" w:space="0" w:color="auto"/>
      </w:divBdr>
    </w:div>
    <w:div w:id="1996569545">
      <w:bodyDiv w:val="1"/>
      <w:marLeft w:val="0"/>
      <w:marRight w:val="0"/>
      <w:marTop w:val="0"/>
      <w:marBottom w:val="0"/>
      <w:divBdr>
        <w:top w:val="none" w:sz="0" w:space="0" w:color="auto"/>
        <w:left w:val="none" w:sz="0" w:space="0" w:color="auto"/>
        <w:bottom w:val="none" w:sz="0" w:space="0" w:color="auto"/>
        <w:right w:val="none" w:sz="0" w:space="0" w:color="auto"/>
      </w:divBdr>
    </w:div>
    <w:div w:id="1998149302">
      <w:bodyDiv w:val="1"/>
      <w:marLeft w:val="0"/>
      <w:marRight w:val="0"/>
      <w:marTop w:val="0"/>
      <w:marBottom w:val="0"/>
      <w:divBdr>
        <w:top w:val="none" w:sz="0" w:space="0" w:color="auto"/>
        <w:left w:val="none" w:sz="0" w:space="0" w:color="auto"/>
        <w:bottom w:val="none" w:sz="0" w:space="0" w:color="auto"/>
        <w:right w:val="none" w:sz="0" w:space="0" w:color="auto"/>
      </w:divBdr>
    </w:div>
    <w:div w:id="1999796441">
      <w:bodyDiv w:val="1"/>
      <w:marLeft w:val="0"/>
      <w:marRight w:val="0"/>
      <w:marTop w:val="0"/>
      <w:marBottom w:val="0"/>
      <w:divBdr>
        <w:top w:val="none" w:sz="0" w:space="0" w:color="auto"/>
        <w:left w:val="none" w:sz="0" w:space="0" w:color="auto"/>
        <w:bottom w:val="none" w:sz="0" w:space="0" w:color="auto"/>
        <w:right w:val="none" w:sz="0" w:space="0" w:color="auto"/>
      </w:divBdr>
    </w:div>
    <w:div w:id="2000302014">
      <w:bodyDiv w:val="1"/>
      <w:marLeft w:val="0"/>
      <w:marRight w:val="0"/>
      <w:marTop w:val="0"/>
      <w:marBottom w:val="0"/>
      <w:divBdr>
        <w:top w:val="none" w:sz="0" w:space="0" w:color="auto"/>
        <w:left w:val="none" w:sz="0" w:space="0" w:color="auto"/>
        <w:bottom w:val="none" w:sz="0" w:space="0" w:color="auto"/>
        <w:right w:val="none" w:sz="0" w:space="0" w:color="auto"/>
      </w:divBdr>
    </w:div>
    <w:div w:id="2002156184">
      <w:bodyDiv w:val="1"/>
      <w:marLeft w:val="0"/>
      <w:marRight w:val="0"/>
      <w:marTop w:val="0"/>
      <w:marBottom w:val="0"/>
      <w:divBdr>
        <w:top w:val="none" w:sz="0" w:space="0" w:color="auto"/>
        <w:left w:val="none" w:sz="0" w:space="0" w:color="auto"/>
        <w:bottom w:val="none" w:sz="0" w:space="0" w:color="auto"/>
        <w:right w:val="none" w:sz="0" w:space="0" w:color="auto"/>
      </w:divBdr>
    </w:div>
    <w:div w:id="2003659418">
      <w:bodyDiv w:val="1"/>
      <w:marLeft w:val="0"/>
      <w:marRight w:val="0"/>
      <w:marTop w:val="0"/>
      <w:marBottom w:val="0"/>
      <w:divBdr>
        <w:top w:val="none" w:sz="0" w:space="0" w:color="auto"/>
        <w:left w:val="none" w:sz="0" w:space="0" w:color="auto"/>
        <w:bottom w:val="none" w:sz="0" w:space="0" w:color="auto"/>
        <w:right w:val="none" w:sz="0" w:space="0" w:color="auto"/>
      </w:divBdr>
    </w:div>
    <w:div w:id="2003896204">
      <w:bodyDiv w:val="1"/>
      <w:marLeft w:val="0"/>
      <w:marRight w:val="0"/>
      <w:marTop w:val="0"/>
      <w:marBottom w:val="0"/>
      <w:divBdr>
        <w:top w:val="none" w:sz="0" w:space="0" w:color="auto"/>
        <w:left w:val="none" w:sz="0" w:space="0" w:color="auto"/>
        <w:bottom w:val="none" w:sz="0" w:space="0" w:color="auto"/>
        <w:right w:val="none" w:sz="0" w:space="0" w:color="auto"/>
      </w:divBdr>
    </w:div>
    <w:div w:id="2004506006">
      <w:bodyDiv w:val="1"/>
      <w:marLeft w:val="0"/>
      <w:marRight w:val="0"/>
      <w:marTop w:val="0"/>
      <w:marBottom w:val="0"/>
      <w:divBdr>
        <w:top w:val="none" w:sz="0" w:space="0" w:color="auto"/>
        <w:left w:val="none" w:sz="0" w:space="0" w:color="auto"/>
        <w:bottom w:val="none" w:sz="0" w:space="0" w:color="auto"/>
        <w:right w:val="none" w:sz="0" w:space="0" w:color="auto"/>
      </w:divBdr>
    </w:div>
    <w:div w:id="2004697858">
      <w:bodyDiv w:val="1"/>
      <w:marLeft w:val="0"/>
      <w:marRight w:val="0"/>
      <w:marTop w:val="0"/>
      <w:marBottom w:val="0"/>
      <w:divBdr>
        <w:top w:val="none" w:sz="0" w:space="0" w:color="auto"/>
        <w:left w:val="none" w:sz="0" w:space="0" w:color="auto"/>
        <w:bottom w:val="none" w:sz="0" w:space="0" w:color="auto"/>
        <w:right w:val="none" w:sz="0" w:space="0" w:color="auto"/>
      </w:divBdr>
    </w:div>
    <w:div w:id="2007126982">
      <w:bodyDiv w:val="1"/>
      <w:marLeft w:val="0"/>
      <w:marRight w:val="0"/>
      <w:marTop w:val="0"/>
      <w:marBottom w:val="0"/>
      <w:divBdr>
        <w:top w:val="none" w:sz="0" w:space="0" w:color="auto"/>
        <w:left w:val="none" w:sz="0" w:space="0" w:color="auto"/>
        <w:bottom w:val="none" w:sz="0" w:space="0" w:color="auto"/>
        <w:right w:val="none" w:sz="0" w:space="0" w:color="auto"/>
      </w:divBdr>
    </w:div>
    <w:div w:id="2010329938">
      <w:bodyDiv w:val="1"/>
      <w:marLeft w:val="0"/>
      <w:marRight w:val="0"/>
      <w:marTop w:val="0"/>
      <w:marBottom w:val="0"/>
      <w:divBdr>
        <w:top w:val="none" w:sz="0" w:space="0" w:color="auto"/>
        <w:left w:val="none" w:sz="0" w:space="0" w:color="auto"/>
        <w:bottom w:val="none" w:sz="0" w:space="0" w:color="auto"/>
        <w:right w:val="none" w:sz="0" w:space="0" w:color="auto"/>
      </w:divBdr>
    </w:div>
    <w:div w:id="2010517531">
      <w:bodyDiv w:val="1"/>
      <w:marLeft w:val="0"/>
      <w:marRight w:val="0"/>
      <w:marTop w:val="0"/>
      <w:marBottom w:val="0"/>
      <w:divBdr>
        <w:top w:val="none" w:sz="0" w:space="0" w:color="auto"/>
        <w:left w:val="none" w:sz="0" w:space="0" w:color="auto"/>
        <w:bottom w:val="none" w:sz="0" w:space="0" w:color="auto"/>
        <w:right w:val="none" w:sz="0" w:space="0" w:color="auto"/>
      </w:divBdr>
    </w:div>
    <w:div w:id="2011060604">
      <w:bodyDiv w:val="1"/>
      <w:marLeft w:val="0"/>
      <w:marRight w:val="0"/>
      <w:marTop w:val="0"/>
      <w:marBottom w:val="0"/>
      <w:divBdr>
        <w:top w:val="none" w:sz="0" w:space="0" w:color="auto"/>
        <w:left w:val="none" w:sz="0" w:space="0" w:color="auto"/>
        <w:bottom w:val="none" w:sz="0" w:space="0" w:color="auto"/>
        <w:right w:val="none" w:sz="0" w:space="0" w:color="auto"/>
      </w:divBdr>
    </w:div>
    <w:div w:id="2012878274">
      <w:bodyDiv w:val="1"/>
      <w:marLeft w:val="0"/>
      <w:marRight w:val="0"/>
      <w:marTop w:val="0"/>
      <w:marBottom w:val="0"/>
      <w:divBdr>
        <w:top w:val="none" w:sz="0" w:space="0" w:color="auto"/>
        <w:left w:val="none" w:sz="0" w:space="0" w:color="auto"/>
        <w:bottom w:val="none" w:sz="0" w:space="0" w:color="auto"/>
        <w:right w:val="none" w:sz="0" w:space="0" w:color="auto"/>
      </w:divBdr>
    </w:div>
    <w:div w:id="2013137731">
      <w:bodyDiv w:val="1"/>
      <w:marLeft w:val="0"/>
      <w:marRight w:val="0"/>
      <w:marTop w:val="0"/>
      <w:marBottom w:val="0"/>
      <w:divBdr>
        <w:top w:val="none" w:sz="0" w:space="0" w:color="auto"/>
        <w:left w:val="none" w:sz="0" w:space="0" w:color="auto"/>
        <w:bottom w:val="none" w:sz="0" w:space="0" w:color="auto"/>
        <w:right w:val="none" w:sz="0" w:space="0" w:color="auto"/>
      </w:divBdr>
    </w:div>
    <w:div w:id="2013412429">
      <w:bodyDiv w:val="1"/>
      <w:marLeft w:val="0"/>
      <w:marRight w:val="0"/>
      <w:marTop w:val="0"/>
      <w:marBottom w:val="0"/>
      <w:divBdr>
        <w:top w:val="none" w:sz="0" w:space="0" w:color="auto"/>
        <w:left w:val="none" w:sz="0" w:space="0" w:color="auto"/>
        <w:bottom w:val="none" w:sz="0" w:space="0" w:color="auto"/>
        <w:right w:val="none" w:sz="0" w:space="0" w:color="auto"/>
      </w:divBdr>
    </w:div>
    <w:div w:id="2016228071">
      <w:bodyDiv w:val="1"/>
      <w:marLeft w:val="0"/>
      <w:marRight w:val="0"/>
      <w:marTop w:val="0"/>
      <w:marBottom w:val="0"/>
      <w:divBdr>
        <w:top w:val="none" w:sz="0" w:space="0" w:color="auto"/>
        <w:left w:val="none" w:sz="0" w:space="0" w:color="auto"/>
        <w:bottom w:val="none" w:sz="0" w:space="0" w:color="auto"/>
        <w:right w:val="none" w:sz="0" w:space="0" w:color="auto"/>
      </w:divBdr>
    </w:div>
    <w:div w:id="2017688176">
      <w:bodyDiv w:val="1"/>
      <w:marLeft w:val="0"/>
      <w:marRight w:val="0"/>
      <w:marTop w:val="0"/>
      <w:marBottom w:val="0"/>
      <w:divBdr>
        <w:top w:val="none" w:sz="0" w:space="0" w:color="auto"/>
        <w:left w:val="none" w:sz="0" w:space="0" w:color="auto"/>
        <w:bottom w:val="none" w:sz="0" w:space="0" w:color="auto"/>
        <w:right w:val="none" w:sz="0" w:space="0" w:color="auto"/>
      </w:divBdr>
    </w:div>
    <w:div w:id="2018344299">
      <w:bodyDiv w:val="1"/>
      <w:marLeft w:val="0"/>
      <w:marRight w:val="0"/>
      <w:marTop w:val="0"/>
      <w:marBottom w:val="0"/>
      <w:divBdr>
        <w:top w:val="none" w:sz="0" w:space="0" w:color="auto"/>
        <w:left w:val="none" w:sz="0" w:space="0" w:color="auto"/>
        <w:bottom w:val="none" w:sz="0" w:space="0" w:color="auto"/>
        <w:right w:val="none" w:sz="0" w:space="0" w:color="auto"/>
      </w:divBdr>
    </w:div>
    <w:div w:id="2021930463">
      <w:bodyDiv w:val="1"/>
      <w:marLeft w:val="0"/>
      <w:marRight w:val="0"/>
      <w:marTop w:val="0"/>
      <w:marBottom w:val="0"/>
      <w:divBdr>
        <w:top w:val="none" w:sz="0" w:space="0" w:color="auto"/>
        <w:left w:val="none" w:sz="0" w:space="0" w:color="auto"/>
        <w:bottom w:val="none" w:sz="0" w:space="0" w:color="auto"/>
        <w:right w:val="none" w:sz="0" w:space="0" w:color="auto"/>
      </w:divBdr>
    </w:div>
    <w:div w:id="2023630888">
      <w:bodyDiv w:val="1"/>
      <w:marLeft w:val="0"/>
      <w:marRight w:val="0"/>
      <w:marTop w:val="0"/>
      <w:marBottom w:val="0"/>
      <w:divBdr>
        <w:top w:val="none" w:sz="0" w:space="0" w:color="auto"/>
        <w:left w:val="none" w:sz="0" w:space="0" w:color="auto"/>
        <w:bottom w:val="none" w:sz="0" w:space="0" w:color="auto"/>
        <w:right w:val="none" w:sz="0" w:space="0" w:color="auto"/>
      </w:divBdr>
    </w:div>
    <w:div w:id="2023697208">
      <w:bodyDiv w:val="1"/>
      <w:marLeft w:val="0"/>
      <w:marRight w:val="0"/>
      <w:marTop w:val="0"/>
      <w:marBottom w:val="0"/>
      <w:divBdr>
        <w:top w:val="none" w:sz="0" w:space="0" w:color="auto"/>
        <w:left w:val="none" w:sz="0" w:space="0" w:color="auto"/>
        <w:bottom w:val="none" w:sz="0" w:space="0" w:color="auto"/>
        <w:right w:val="none" w:sz="0" w:space="0" w:color="auto"/>
      </w:divBdr>
    </w:div>
    <w:div w:id="2023967498">
      <w:bodyDiv w:val="1"/>
      <w:marLeft w:val="0"/>
      <w:marRight w:val="0"/>
      <w:marTop w:val="0"/>
      <w:marBottom w:val="0"/>
      <w:divBdr>
        <w:top w:val="none" w:sz="0" w:space="0" w:color="auto"/>
        <w:left w:val="none" w:sz="0" w:space="0" w:color="auto"/>
        <w:bottom w:val="none" w:sz="0" w:space="0" w:color="auto"/>
        <w:right w:val="none" w:sz="0" w:space="0" w:color="auto"/>
      </w:divBdr>
    </w:div>
    <w:div w:id="2025280256">
      <w:bodyDiv w:val="1"/>
      <w:marLeft w:val="0"/>
      <w:marRight w:val="0"/>
      <w:marTop w:val="0"/>
      <w:marBottom w:val="0"/>
      <w:divBdr>
        <w:top w:val="none" w:sz="0" w:space="0" w:color="auto"/>
        <w:left w:val="none" w:sz="0" w:space="0" w:color="auto"/>
        <w:bottom w:val="none" w:sz="0" w:space="0" w:color="auto"/>
        <w:right w:val="none" w:sz="0" w:space="0" w:color="auto"/>
      </w:divBdr>
    </w:div>
    <w:div w:id="2025352438">
      <w:bodyDiv w:val="1"/>
      <w:marLeft w:val="0"/>
      <w:marRight w:val="0"/>
      <w:marTop w:val="0"/>
      <w:marBottom w:val="0"/>
      <w:divBdr>
        <w:top w:val="none" w:sz="0" w:space="0" w:color="auto"/>
        <w:left w:val="none" w:sz="0" w:space="0" w:color="auto"/>
        <w:bottom w:val="none" w:sz="0" w:space="0" w:color="auto"/>
        <w:right w:val="none" w:sz="0" w:space="0" w:color="auto"/>
      </w:divBdr>
    </w:div>
    <w:div w:id="2025549698">
      <w:bodyDiv w:val="1"/>
      <w:marLeft w:val="0"/>
      <w:marRight w:val="0"/>
      <w:marTop w:val="0"/>
      <w:marBottom w:val="0"/>
      <w:divBdr>
        <w:top w:val="none" w:sz="0" w:space="0" w:color="auto"/>
        <w:left w:val="none" w:sz="0" w:space="0" w:color="auto"/>
        <w:bottom w:val="none" w:sz="0" w:space="0" w:color="auto"/>
        <w:right w:val="none" w:sz="0" w:space="0" w:color="auto"/>
      </w:divBdr>
    </w:div>
    <w:div w:id="2029284968">
      <w:bodyDiv w:val="1"/>
      <w:marLeft w:val="0"/>
      <w:marRight w:val="0"/>
      <w:marTop w:val="0"/>
      <w:marBottom w:val="0"/>
      <w:divBdr>
        <w:top w:val="none" w:sz="0" w:space="0" w:color="auto"/>
        <w:left w:val="none" w:sz="0" w:space="0" w:color="auto"/>
        <w:bottom w:val="none" w:sz="0" w:space="0" w:color="auto"/>
        <w:right w:val="none" w:sz="0" w:space="0" w:color="auto"/>
      </w:divBdr>
    </w:div>
    <w:div w:id="2033145137">
      <w:bodyDiv w:val="1"/>
      <w:marLeft w:val="0"/>
      <w:marRight w:val="0"/>
      <w:marTop w:val="0"/>
      <w:marBottom w:val="0"/>
      <w:divBdr>
        <w:top w:val="none" w:sz="0" w:space="0" w:color="auto"/>
        <w:left w:val="none" w:sz="0" w:space="0" w:color="auto"/>
        <w:bottom w:val="none" w:sz="0" w:space="0" w:color="auto"/>
        <w:right w:val="none" w:sz="0" w:space="0" w:color="auto"/>
      </w:divBdr>
    </w:div>
    <w:div w:id="2033527454">
      <w:bodyDiv w:val="1"/>
      <w:marLeft w:val="0"/>
      <w:marRight w:val="0"/>
      <w:marTop w:val="0"/>
      <w:marBottom w:val="0"/>
      <w:divBdr>
        <w:top w:val="none" w:sz="0" w:space="0" w:color="auto"/>
        <w:left w:val="none" w:sz="0" w:space="0" w:color="auto"/>
        <w:bottom w:val="none" w:sz="0" w:space="0" w:color="auto"/>
        <w:right w:val="none" w:sz="0" w:space="0" w:color="auto"/>
      </w:divBdr>
    </w:div>
    <w:div w:id="2034530581">
      <w:bodyDiv w:val="1"/>
      <w:marLeft w:val="0"/>
      <w:marRight w:val="0"/>
      <w:marTop w:val="0"/>
      <w:marBottom w:val="0"/>
      <w:divBdr>
        <w:top w:val="none" w:sz="0" w:space="0" w:color="auto"/>
        <w:left w:val="none" w:sz="0" w:space="0" w:color="auto"/>
        <w:bottom w:val="none" w:sz="0" w:space="0" w:color="auto"/>
        <w:right w:val="none" w:sz="0" w:space="0" w:color="auto"/>
      </w:divBdr>
    </w:div>
    <w:div w:id="2036736769">
      <w:bodyDiv w:val="1"/>
      <w:marLeft w:val="0"/>
      <w:marRight w:val="0"/>
      <w:marTop w:val="0"/>
      <w:marBottom w:val="0"/>
      <w:divBdr>
        <w:top w:val="none" w:sz="0" w:space="0" w:color="auto"/>
        <w:left w:val="none" w:sz="0" w:space="0" w:color="auto"/>
        <w:bottom w:val="none" w:sz="0" w:space="0" w:color="auto"/>
        <w:right w:val="none" w:sz="0" w:space="0" w:color="auto"/>
      </w:divBdr>
    </w:div>
    <w:div w:id="2037540129">
      <w:bodyDiv w:val="1"/>
      <w:marLeft w:val="0"/>
      <w:marRight w:val="0"/>
      <w:marTop w:val="0"/>
      <w:marBottom w:val="0"/>
      <w:divBdr>
        <w:top w:val="none" w:sz="0" w:space="0" w:color="auto"/>
        <w:left w:val="none" w:sz="0" w:space="0" w:color="auto"/>
        <w:bottom w:val="none" w:sz="0" w:space="0" w:color="auto"/>
        <w:right w:val="none" w:sz="0" w:space="0" w:color="auto"/>
      </w:divBdr>
    </w:div>
    <w:div w:id="2039308180">
      <w:bodyDiv w:val="1"/>
      <w:marLeft w:val="0"/>
      <w:marRight w:val="0"/>
      <w:marTop w:val="0"/>
      <w:marBottom w:val="0"/>
      <w:divBdr>
        <w:top w:val="none" w:sz="0" w:space="0" w:color="auto"/>
        <w:left w:val="none" w:sz="0" w:space="0" w:color="auto"/>
        <w:bottom w:val="none" w:sz="0" w:space="0" w:color="auto"/>
        <w:right w:val="none" w:sz="0" w:space="0" w:color="auto"/>
      </w:divBdr>
    </w:div>
    <w:div w:id="2039310187">
      <w:bodyDiv w:val="1"/>
      <w:marLeft w:val="0"/>
      <w:marRight w:val="0"/>
      <w:marTop w:val="0"/>
      <w:marBottom w:val="0"/>
      <w:divBdr>
        <w:top w:val="none" w:sz="0" w:space="0" w:color="auto"/>
        <w:left w:val="none" w:sz="0" w:space="0" w:color="auto"/>
        <w:bottom w:val="none" w:sz="0" w:space="0" w:color="auto"/>
        <w:right w:val="none" w:sz="0" w:space="0" w:color="auto"/>
      </w:divBdr>
    </w:div>
    <w:div w:id="2040351350">
      <w:bodyDiv w:val="1"/>
      <w:marLeft w:val="0"/>
      <w:marRight w:val="0"/>
      <w:marTop w:val="0"/>
      <w:marBottom w:val="0"/>
      <w:divBdr>
        <w:top w:val="none" w:sz="0" w:space="0" w:color="auto"/>
        <w:left w:val="none" w:sz="0" w:space="0" w:color="auto"/>
        <w:bottom w:val="none" w:sz="0" w:space="0" w:color="auto"/>
        <w:right w:val="none" w:sz="0" w:space="0" w:color="auto"/>
      </w:divBdr>
    </w:div>
    <w:div w:id="2041854399">
      <w:bodyDiv w:val="1"/>
      <w:marLeft w:val="0"/>
      <w:marRight w:val="0"/>
      <w:marTop w:val="0"/>
      <w:marBottom w:val="0"/>
      <w:divBdr>
        <w:top w:val="none" w:sz="0" w:space="0" w:color="auto"/>
        <w:left w:val="none" w:sz="0" w:space="0" w:color="auto"/>
        <w:bottom w:val="none" w:sz="0" w:space="0" w:color="auto"/>
        <w:right w:val="none" w:sz="0" w:space="0" w:color="auto"/>
      </w:divBdr>
    </w:div>
    <w:div w:id="2042318994">
      <w:bodyDiv w:val="1"/>
      <w:marLeft w:val="0"/>
      <w:marRight w:val="0"/>
      <w:marTop w:val="0"/>
      <w:marBottom w:val="0"/>
      <w:divBdr>
        <w:top w:val="none" w:sz="0" w:space="0" w:color="auto"/>
        <w:left w:val="none" w:sz="0" w:space="0" w:color="auto"/>
        <w:bottom w:val="none" w:sz="0" w:space="0" w:color="auto"/>
        <w:right w:val="none" w:sz="0" w:space="0" w:color="auto"/>
      </w:divBdr>
    </w:div>
    <w:div w:id="2042899084">
      <w:bodyDiv w:val="1"/>
      <w:marLeft w:val="0"/>
      <w:marRight w:val="0"/>
      <w:marTop w:val="0"/>
      <w:marBottom w:val="0"/>
      <w:divBdr>
        <w:top w:val="none" w:sz="0" w:space="0" w:color="auto"/>
        <w:left w:val="none" w:sz="0" w:space="0" w:color="auto"/>
        <w:bottom w:val="none" w:sz="0" w:space="0" w:color="auto"/>
        <w:right w:val="none" w:sz="0" w:space="0" w:color="auto"/>
      </w:divBdr>
    </w:div>
    <w:div w:id="2043283785">
      <w:bodyDiv w:val="1"/>
      <w:marLeft w:val="0"/>
      <w:marRight w:val="0"/>
      <w:marTop w:val="0"/>
      <w:marBottom w:val="0"/>
      <w:divBdr>
        <w:top w:val="none" w:sz="0" w:space="0" w:color="auto"/>
        <w:left w:val="none" w:sz="0" w:space="0" w:color="auto"/>
        <w:bottom w:val="none" w:sz="0" w:space="0" w:color="auto"/>
        <w:right w:val="none" w:sz="0" w:space="0" w:color="auto"/>
      </w:divBdr>
    </w:div>
    <w:div w:id="2043749497">
      <w:bodyDiv w:val="1"/>
      <w:marLeft w:val="0"/>
      <w:marRight w:val="0"/>
      <w:marTop w:val="0"/>
      <w:marBottom w:val="0"/>
      <w:divBdr>
        <w:top w:val="none" w:sz="0" w:space="0" w:color="auto"/>
        <w:left w:val="none" w:sz="0" w:space="0" w:color="auto"/>
        <w:bottom w:val="none" w:sz="0" w:space="0" w:color="auto"/>
        <w:right w:val="none" w:sz="0" w:space="0" w:color="auto"/>
      </w:divBdr>
    </w:div>
    <w:div w:id="2044817241">
      <w:bodyDiv w:val="1"/>
      <w:marLeft w:val="0"/>
      <w:marRight w:val="0"/>
      <w:marTop w:val="0"/>
      <w:marBottom w:val="0"/>
      <w:divBdr>
        <w:top w:val="none" w:sz="0" w:space="0" w:color="auto"/>
        <w:left w:val="none" w:sz="0" w:space="0" w:color="auto"/>
        <w:bottom w:val="none" w:sz="0" w:space="0" w:color="auto"/>
        <w:right w:val="none" w:sz="0" w:space="0" w:color="auto"/>
      </w:divBdr>
    </w:div>
    <w:div w:id="2045517532">
      <w:bodyDiv w:val="1"/>
      <w:marLeft w:val="0"/>
      <w:marRight w:val="0"/>
      <w:marTop w:val="0"/>
      <w:marBottom w:val="0"/>
      <w:divBdr>
        <w:top w:val="none" w:sz="0" w:space="0" w:color="auto"/>
        <w:left w:val="none" w:sz="0" w:space="0" w:color="auto"/>
        <w:bottom w:val="none" w:sz="0" w:space="0" w:color="auto"/>
        <w:right w:val="none" w:sz="0" w:space="0" w:color="auto"/>
      </w:divBdr>
    </w:div>
    <w:div w:id="2045867202">
      <w:bodyDiv w:val="1"/>
      <w:marLeft w:val="0"/>
      <w:marRight w:val="0"/>
      <w:marTop w:val="0"/>
      <w:marBottom w:val="0"/>
      <w:divBdr>
        <w:top w:val="none" w:sz="0" w:space="0" w:color="auto"/>
        <w:left w:val="none" w:sz="0" w:space="0" w:color="auto"/>
        <w:bottom w:val="none" w:sz="0" w:space="0" w:color="auto"/>
        <w:right w:val="none" w:sz="0" w:space="0" w:color="auto"/>
      </w:divBdr>
    </w:div>
    <w:div w:id="2048144754">
      <w:bodyDiv w:val="1"/>
      <w:marLeft w:val="0"/>
      <w:marRight w:val="0"/>
      <w:marTop w:val="0"/>
      <w:marBottom w:val="0"/>
      <w:divBdr>
        <w:top w:val="none" w:sz="0" w:space="0" w:color="auto"/>
        <w:left w:val="none" w:sz="0" w:space="0" w:color="auto"/>
        <w:bottom w:val="none" w:sz="0" w:space="0" w:color="auto"/>
        <w:right w:val="none" w:sz="0" w:space="0" w:color="auto"/>
      </w:divBdr>
    </w:div>
    <w:div w:id="2048215967">
      <w:bodyDiv w:val="1"/>
      <w:marLeft w:val="0"/>
      <w:marRight w:val="0"/>
      <w:marTop w:val="0"/>
      <w:marBottom w:val="0"/>
      <w:divBdr>
        <w:top w:val="none" w:sz="0" w:space="0" w:color="auto"/>
        <w:left w:val="none" w:sz="0" w:space="0" w:color="auto"/>
        <w:bottom w:val="none" w:sz="0" w:space="0" w:color="auto"/>
        <w:right w:val="none" w:sz="0" w:space="0" w:color="auto"/>
      </w:divBdr>
    </w:div>
    <w:div w:id="2048796053">
      <w:bodyDiv w:val="1"/>
      <w:marLeft w:val="0"/>
      <w:marRight w:val="0"/>
      <w:marTop w:val="0"/>
      <w:marBottom w:val="0"/>
      <w:divBdr>
        <w:top w:val="none" w:sz="0" w:space="0" w:color="auto"/>
        <w:left w:val="none" w:sz="0" w:space="0" w:color="auto"/>
        <w:bottom w:val="none" w:sz="0" w:space="0" w:color="auto"/>
        <w:right w:val="none" w:sz="0" w:space="0" w:color="auto"/>
      </w:divBdr>
    </w:div>
    <w:div w:id="2050493037">
      <w:bodyDiv w:val="1"/>
      <w:marLeft w:val="0"/>
      <w:marRight w:val="0"/>
      <w:marTop w:val="0"/>
      <w:marBottom w:val="0"/>
      <w:divBdr>
        <w:top w:val="none" w:sz="0" w:space="0" w:color="auto"/>
        <w:left w:val="none" w:sz="0" w:space="0" w:color="auto"/>
        <w:bottom w:val="none" w:sz="0" w:space="0" w:color="auto"/>
        <w:right w:val="none" w:sz="0" w:space="0" w:color="auto"/>
      </w:divBdr>
    </w:div>
    <w:div w:id="2051413213">
      <w:bodyDiv w:val="1"/>
      <w:marLeft w:val="0"/>
      <w:marRight w:val="0"/>
      <w:marTop w:val="0"/>
      <w:marBottom w:val="0"/>
      <w:divBdr>
        <w:top w:val="none" w:sz="0" w:space="0" w:color="auto"/>
        <w:left w:val="none" w:sz="0" w:space="0" w:color="auto"/>
        <w:bottom w:val="none" w:sz="0" w:space="0" w:color="auto"/>
        <w:right w:val="none" w:sz="0" w:space="0" w:color="auto"/>
      </w:divBdr>
    </w:div>
    <w:div w:id="2051413728">
      <w:bodyDiv w:val="1"/>
      <w:marLeft w:val="0"/>
      <w:marRight w:val="0"/>
      <w:marTop w:val="0"/>
      <w:marBottom w:val="0"/>
      <w:divBdr>
        <w:top w:val="none" w:sz="0" w:space="0" w:color="auto"/>
        <w:left w:val="none" w:sz="0" w:space="0" w:color="auto"/>
        <w:bottom w:val="none" w:sz="0" w:space="0" w:color="auto"/>
        <w:right w:val="none" w:sz="0" w:space="0" w:color="auto"/>
      </w:divBdr>
    </w:div>
    <w:div w:id="2051494132">
      <w:bodyDiv w:val="1"/>
      <w:marLeft w:val="0"/>
      <w:marRight w:val="0"/>
      <w:marTop w:val="0"/>
      <w:marBottom w:val="0"/>
      <w:divBdr>
        <w:top w:val="none" w:sz="0" w:space="0" w:color="auto"/>
        <w:left w:val="none" w:sz="0" w:space="0" w:color="auto"/>
        <w:bottom w:val="none" w:sz="0" w:space="0" w:color="auto"/>
        <w:right w:val="none" w:sz="0" w:space="0" w:color="auto"/>
      </w:divBdr>
    </w:div>
    <w:div w:id="2058427421">
      <w:bodyDiv w:val="1"/>
      <w:marLeft w:val="0"/>
      <w:marRight w:val="0"/>
      <w:marTop w:val="0"/>
      <w:marBottom w:val="0"/>
      <w:divBdr>
        <w:top w:val="none" w:sz="0" w:space="0" w:color="auto"/>
        <w:left w:val="none" w:sz="0" w:space="0" w:color="auto"/>
        <w:bottom w:val="none" w:sz="0" w:space="0" w:color="auto"/>
        <w:right w:val="none" w:sz="0" w:space="0" w:color="auto"/>
      </w:divBdr>
    </w:div>
    <w:div w:id="2059626953">
      <w:bodyDiv w:val="1"/>
      <w:marLeft w:val="0"/>
      <w:marRight w:val="0"/>
      <w:marTop w:val="0"/>
      <w:marBottom w:val="0"/>
      <w:divBdr>
        <w:top w:val="none" w:sz="0" w:space="0" w:color="auto"/>
        <w:left w:val="none" w:sz="0" w:space="0" w:color="auto"/>
        <w:bottom w:val="none" w:sz="0" w:space="0" w:color="auto"/>
        <w:right w:val="none" w:sz="0" w:space="0" w:color="auto"/>
      </w:divBdr>
    </w:div>
    <w:div w:id="2059694925">
      <w:bodyDiv w:val="1"/>
      <w:marLeft w:val="0"/>
      <w:marRight w:val="0"/>
      <w:marTop w:val="0"/>
      <w:marBottom w:val="0"/>
      <w:divBdr>
        <w:top w:val="none" w:sz="0" w:space="0" w:color="auto"/>
        <w:left w:val="none" w:sz="0" w:space="0" w:color="auto"/>
        <w:bottom w:val="none" w:sz="0" w:space="0" w:color="auto"/>
        <w:right w:val="none" w:sz="0" w:space="0" w:color="auto"/>
      </w:divBdr>
    </w:div>
    <w:div w:id="2061898866">
      <w:bodyDiv w:val="1"/>
      <w:marLeft w:val="0"/>
      <w:marRight w:val="0"/>
      <w:marTop w:val="0"/>
      <w:marBottom w:val="0"/>
      <w:divBdr>
        <w:top w:val="none" w:sz="0" w:space="0" w:color="auto"/>
        <w:left w:val="none" w:sz="0" w:space="0" w:color="auto"/>
        <w:bottom w:val="none" w:sz="0" w:space="0" w:color="auto"/>
        <w:right w:val="none" w:sz="0" w:space="0" w:color="auto"/>
      </w:divBdr>
    </w:div>
    <w:div w:id="2062943923">
      <w:bodyDiv w:val="1"/>
      <w:marLeft w:val="0"/>
      <w:marRight w:val="0"/>
      <w:marTop w:val="0"/>
      <w:marBottom w:val="0"/>
      <w:divBdr>
        <w:top w:val="none" w:sz="0" w:space="0" w:color="auto"/>
        <w:left w:val="none" w:sz="0" w:space="0" w:color="auto"/>
        <w:bottom w:val="none" w:sz="0" w:space="0" w:color="auto"/>
        <w:right w:val="none" w:sz="0" w:space="0" w:color="auto"/>
      </w:divBdr>
    </w:div>
    <w:div w:id="2063358958">
      <w:bodyDiv w:val="1"/>
      <w:marLeft w:val="0"/>
      <w:marRight w:val="0"/>
      <w:marTop w:val="0"/>
      <w:marBottom w:val="0"/>
      <w:divBdr>
        <w:top w:val="none" w:sz="0" w:space="0" w:color="auto"/>
        <w:left w:val="none" w:sz="0" w:space="0" w:color="auto"/>
        <w:bottom w:val="none" w:sz="0" w:space="0" w:color="auto"/>
        <w:right w:val="none" w:sz="0" w:space="0" w:color="auto"/>
      </w:divBdr>
    </w:div>
    <w:div w:id="2064018670">
      <w:bodyDiv w:val="1"/>
      <w:marLeft w:val="0"/>
      <w:marRight w:val="0"/>
      <w:marTop w:val="0"/>
      <w:marBottom w:val="0"/>
      <w:divBdr>
        <w:top w:val="none" w:sz="0" w:space="0" w:color="auto"/>
        <w:left w:val="none" w:sz="0" w:space="0" w:color="auto"/>
        <w:bottom w:val="none" w:sz="0" w:space="0" w:color="auto"/>
        <w:right w:val="none" w:sz="0" w:space="0" w:color="auto"/>
      </w:divBdr>
    </w:div>
    <w:div w:id="2065641930">
      <w:bodyDiv w:val="1"/>
      <w:marLeft w:val="0"/>
      <w:marRight w:val="0"/>
      <w:marTop w:val="0"/>
      <w:marBottom w:val="0"/>
      <w:divBdr>
        <w:top w:val="none" w:sz="0" w:space="0" w:color="auto"/>
        <w:left w:val="none" w:sz="0" w:space="0" w:color="auto"/>
        <w:bottom w:val="none" w:sz="0" w:space="0" w:color="auto"/>
        <w:right w:val="none" w:sz="0" w:space="0" w:color="auto"/>
      </w:divBdr>
    </w:div>
    <w:div w:id="2066366974">
      <w:bodyDiv w:val="1"/>
      <w:marLeft w:val="0"/>
      <w:marRight w:val="0"/>
      <w:marTop w:val="0"/>
      <w:marBottom w:val="0"/>
      <w:divBdr>
        <w:top w:val="none" w:sz="0" w:space="0" w:color="auto"/>
        <w:left w:val="none" w:sz="0" w:space="0" w:color="auto"/>
        <w:bottom w:val="none" w:sz="0" w:space="0" w:color="auto"/>
        <w:right w:val="none" w:sz="0" w:space="0" w:color="auto"/>
      </w:divBdr>
    </w:div>
    <w:div w:id="2069068465">
      <w:bodyDiv w:val="1"/>
      <w:marLeft w:val="0"/>
      <w:marRight w:val="0"/>
      <w:marTop w:val="0"/>
      <w:marBottom w:val="0"/>
      <w:divBdr>
        <w:top w:val="none" w:sz="0" w:space="0" w:color="auto"/>
        <w:left w:val="none" w:sz="0" w:space="0" w:color="auto"/>
        <w:bottom w:val="none" w:sz="0" w:space="0" w:color="auto"/>
        <w:right w:val="none" w:sz="0" w:space="0" w:color="auto"/>
      </w:divBdr>
    </w:div>
    <w:div w:id="2070151905">
      <w:bodyDiv w:val="1"/>
      <w:marLeft w:val="0"/>
      <w:marRight w:val="0"/>
      <w:marTop w:val="0"/>
      <w:marBottom w:val="0"/>
      <w:divBdr>
        <w:top w:val="none" w:sz="0" w:space="0" w:color="auto"/>
        <w:left w:val="none" w:sz="0" w:space="0" w:color="auto"/>
        <w:bottom w:val="none" w:sz="0" w:space="0" w:color="auto"/>
        <w:right w:val="none" w:sz="0" w:space="0" w:color="auto"/>
      </w:divBdr>
    </w:div>
    <w:div w:id="2071145944">
      <w:bodyDiv w:val="1"/>
      <w:marLeft w:val="0"/>
      <w:marRight w:val="0"/>
      <w:marTop w:val="0"/>
      <w:marBottom w:val="0"/>
      <w:divBdr>
        <w:top w:val="none" w:sz="0" w:space="0" w:color="auto"/>
        <w:left w:val="none" w:sz="0" w:space="0" w:color="auto"/>
        <w:bottom w:val="none" w:sz="0" w:space="0" w:color="auto"/>
        <w:right w:val="none" w:sz="0" w:space="0" w:color="auto"/>
      </w:divBdr>
    </w:div>
    <w:div w:id="2071266890">
      <w:bodyDiv w:val="1"/>
      <w:marLeft w:val="0"/>
      <w:marRight w:val="0"/>
      <w:marTop w:val="0"/>
      <w:marBottom w:val="0"/>
      <w:divBdr>
        <w:top w:val="none" w:sz="0" w:space="0" w:color="auto"/>
        <w:left w:val="none" w:sz="0" w:space="0" w:color="auto"/>
        <w:bottom w:val="none" w:sz="0" w:space="0" w:color="auto"/>
        <w:right w:val="none" w:sz="0" w:space="0" w:color="auto"/>
      </w:divBdr>
    </w:div>
    <w:div w:id="2077433707">
      <w:bodyDiv w:val="1"/>
      <w:marLeft w:val="0"/>
      <w:marRight w:val="0"/>
      <w:marTop w:val="0"/>
      <w:marBottom w:val="0"/>
      <w:divBdr>
        <w:top w:val="none" w:sz="0" w:space="0" w:color="auto"/>
        <w:left w:val="none" w:sz="0" w:space="0" w:color="auto"/>
        <w:bottom w:val="none" w:sz="0" w:space="0" w:color="auto"/>
        <w:right w:val="none" w:sz="0" w:space="0" w:color="auto"/>
      </w:divBdr>
    </w:div>
    <w:div w:id="2078743326">
      <w:bodyDiv w:val="1"/>
      <w:marLeft w:val="0"/>
      <w:marRight w:val="0"/>
      <w:marTop w:val="0"/>
      <w:marBottom w:val="0"/>
      <w:divBdr>
        <w:top w:val="none" w:sz="0" w:space="0" w:color="auto"/>
        <w:left w:val="none" w:sz="0" w:space="0" w:color="auto"/>
        <w:bottom w:val="none" w:sz="0" w:space="0" w:color="auto"/>
        <w:right w:val="none" w:sz="0" w:space="0" w:color="auto"/>
      </w:divBdr>
    </w:div>
    <w:div w:id="2079745764">
      <w:bodyDiv w:val="1"/>
      <w:marLeft w:val="0"/>
      <w:marRight w:val="0"/>
      <w:marTop w:val="0"/>
      <w:marBottom w:val="0"/>
      <w:divBdr>
        <w:top w:val="none" w:sz="0" w:space="0" w:color="auto"/>
        <w:left w:val="none" w:sz="0" w:space="0" w:color="auto"/>
        <w:bottom w:val="none" w:sz="0" w:space="0" w:color="auto"/>
        <w:right w:val="none" w:sz="0" w:space="0" w:color="auto"/>
      </w:divBdr>
    </w:div>
    <w:div w:id="2079937528">
      <w:bodyDiv w:val="1"/>
      <w:marLeft w:val="0"/>
      <w:marRight w:val="0"/>
      <w:marTop w:val="0"/>
      <w:marBottom w:val="0"/>
      <w:divBdr>
        <w:top w:val="none" w:sz="0" w:space="0" w:color="auto"/>
        <w:left w:val="none" w:sz="0" w:space="0" w:color="auto"/>
        <w:bottom w:val="none" w:sz="0" w:space="0" w:color="auto"/>
        <w:right w:val="none" w:sz="0" w:space="0" w:color="auto"/>
      </w:divBdr>
    </w:div>
    <w:div w:id="2080202513">
      <w:bodyDiv w:val="1"/>
      <w:marLeft w:val="0"/>
      <w:marRight w:val="0"/>
      <w:marTop w:val="0"/>
      <w:marBottom w:val="0"/>
      <w:divBdr>
        <w:top w:val="none" w:sz="0" w:space="0" w:color="auto"/>
        <w:left w:val="none" w:sz="0" w:space="0" w:color="auto"/>
        <w:bottom w:val="none" w:sz="0" w:space="0" w:color="auto"/>
        <w:right w:val="none" w:sz="0" w:space="0" w:color="auto"/>
      </w:divBdr>
    </w:div>
    <w:div w:id="2083066518">
      <w:bodyDiv w:val="1"/>
      <w:marLeft w:val="0"/>
      <w:marRight w:val="0"/>
      <w:marTop w:val="0"/>
      <w:marBottom w:val="0"/>
      <w:divBdr>
        <w:top w:val="none" w:sz="0" w:space="0" w:color="auto"/>
        <w:left w:val="none" w:sz="0" w:space="0" w:color="auto"/>
        <w:bottom w:val="none" w:sz="0" w:space="0" w:color="auto"/>
        <w:right w:val="none" w:sz="0" w:space="0" w:color="auto"/>
      </w:divBdr>
    </w:div>
    <w:div w:id="2083940259">
      <w:bodyDiv w:val="1"/>
      <w:marLeft w:val="0"/>
      <w:marRight w:val="0"/>
      <w:marTop w:val="0"/>
      <w:marBottom w:val="0"/>
      <w:divBdr>
        <w:top w:val="none" w:sz="0" w:space="0" w:color="auto"/>
        <w:left w:val="none" w:sz="0" w:space="0" w:color="auto"/>
        <w:bottom w:val="none" w:sz="0" w:space="0" w:color="auto"/>
        <w:right w:val="none" w:sz="0" w:space="0" w:color="auto"/>
      </w:divBdr>
    </w:div>
    <w:div w:id="2085683960">
      <w:bodyDiv w:val="1"/>
      <w:marLeft w:val="0"/>
      <w:marRight w:val="0"/>
      <w:marTop w:val="0"/>
      <w:marBottom w:val="0"/>
      <w:divBdr>
        <w:top w:val="none" w:sz="0" w:space="0" w:color="auto"/>
        <w:left w:val="none" w:sz="0" w:space="0" w:color="auto"/>
        <w:bottom w:val="none" w:sz="0" w:space="0" w:color="auto"/>
        <w:right w:val="none" w:sz="0" w:space="0" w:color="auto"/>
      </w:divBdr>
    </w:div>
    <w:div w:id="2085830071">
      <w:bodyDiv w:val="1"/>
      <w:marLeft w:val="0"/>
      <w:marRight w:val="0"/>
      <w:marTop w:val="0"/>
      <w:marBottom w:val="0"/>
      <w:divBdr>
        <w:top w:val="none" w:sz="0" w:space="0" w:color="auto"/>
        <w:left w:val="none" w:sz="0" w:space="0" w:color="auto"/>
        <w:bottom w:val="none" w:sz="0" w:space="0" w:color="auto"/>
        <w:right w:val="none" w:sz="0" w:space="0" w:color="auto"/>
      </w:divBdr>
    </w:div>
    <w:div w:id="2088767433">
      <w:bodyDiv w:val="1"/>
      <w:marLeft w:val="0"/>
      <w:marRight w:val="0"/>
      <w:marTop w:val="0"/>
      <w:marBottom w:val="0"/>
      <w:divBdr>
        <w:top w:val="none" w:sz="0" w:space="0" w:color="auto"/>
        <w:left w:val="none" w:sz="0" w:space="0" w:color="auto"/>
        <w:bottom w:val="none" w:sz="0" w:space="0" w:color="auto"/>
        <w:right w:val="none" w:sz="0" w:space="0" w:color="auto"/>
      </w:divBdr>
    </w:div>
    <w:div w:id="2090999669">
      <w:bodyDiv w:val="1"/>
      <w:marLeft w:val="0"/>
      <w:marRight w:val="0"/>
      <w:marTop w:val="0"/>
      <w:marBottom w:val="0"/>
      <w:divBdr>
        <w:top w:val="none" w:sz="0" w:space="0" w:color="auto"/>
        <w:left w:val="none" w:sz="0" w:space="0" w:color="auto"/>
        <w:bottom w:val="none" w:sz="0" w:space="0" w:color="auto"/>
        <w:right w:val="none" w:sz="0" w:space="0" w:color="auto"/>
      </w:divBdr>
    </w:div>
    <w:div w:id="2091652345">
      <w:bodyDiv w:val="1"/>
      <w:marLeft w:val="0"/>
      <w:marRight w:val="0"/>
      <w:marTop w:val="0"/>
      <w:marBottom w:val="0"/>
      <w:divBdr>
        <w:top w:val="none" w:sz="0" w:space="0" w:color="auto"/>
        <w:left w:val="none" w:sz="0" w:space="0" w:color="auto"/>
        <w:bottom w:val="none" w:sz="0" w:space="0" w:color="auto"/>
        <w:right w:val="none" w:sz="0" w:space="0" w:color="auto"/>
      </w:divBdr>
    </w:div>
    <w:div w:id="2092504635">
      <w:bodyDiv w:val="1"/>
      <w:marLeft w:val="0"/>
      <w:marRight w:val="0"/>
      <w:marTop w:val="0"/>
      <w:marBottom w:val="0"/>
      <w:divBdr>
        <w:top w:val="none" w:sz="0" w:space="0" w:color="auto"/>
        <w:left w:val="none" w:sz="0" w:space="0" w:color="auto"/>
        <w:bottom w:val="none" w:sz="0" w:space="0" w:color="auto"/>
        <w:right w:val="none" w:sz="0" w:space="0" w:color="auto"/>
      </w:divBdr>
    </w:div>
    <w:div w:id="2093428837">
      <w:bodyDiv w:val="1"/>
      <w:marLeft w:val="0"/>
      <w:marRight w:val="0"/>
      <w:marTop w:val="0"/>
      <w:marBottom w:val="0"/>
      <w:divBdr>
        <w:top w:val="none" w:sz="0" w:space="0" w:color="auto"/>
        <w:left w:val="none" w:sz="0" w:space="0" w:color="auto"/>
        <w:bottom w:val="none" w:sz="0" w:space="0" w:color="auto"/>
        <w:right w:val="none" w:sz="0" w:space="0" w:color="auto"/>
      </w:divBdr>
    </w:div>
    <w:div w:id="2096053630">
      <w:bodyDiv w:val="1"/>
      <w:marLeft w:val="0"/>
      <w:marRight w:val="0"/>
      <w:marTop w:val="0"/>
      <w:marBottom w:val="0"/>
      <w:divBdr>
        <w:top w:val="none" w:sz="0" w:space="0" w:color="auto"/>
        <w:left w:val="none" w:sz="0" w:space="0" w:color="auto"/>
        <w:bottom w:val="none" w:sz="0" w:space="0" w:color="auto"/>
        <w:right w:val="none" w:sz="0" w:space="0" w:color="auto"/>
      </w:divBdr>
    </w:div>
    <w:div w:id="2096054074">
      <w:bodyDiv w:val="1"/>
      <w:marLeft w:val="0"/>
      <w:marRight w:val="0"/>
      <w:marTop w:val="0"/>
      <w:marBottom w:val="0"/>
      <w:divBdr>
        <w:top w:val="none" w:sz="0" w:space="0" w:color="auto"/>
        <w:left w:val="none" w:sz="0" w:space="0" w:color="auto"/>
        <w:bottom w:val="none" w:sz="0" w:space="0" w:color="auto"/>
        <w:right w:val="none" w:sz="0" w:space="0" w:color="auto"/>
      </w:divBdr>
    </w:div>
    <w:div w:id="2097554475">
      <w:bodyDiv w:val="1"/>
      <w:marLeft w:val="0"/>
      <w:marRight w:val="0"/>
      <w:marTop w:val="0"/>
      <w:marBottom w:val="0"/>
      <w:divBdr>
        <w:top w:val="none" w:sz="0" w:space="0" w:color="auto"/>
        <w:left w:val="none" w:sz="0" w:space="0" w:color="auto"/>
        <w:bottom w:val="none" w:sz="0" w:space="0" w:color="auto"/>
        <w:right w:val="none" w:sz="0" w:space="0" w:color="auto"/>
      </w:divBdr>
    </w:div>
    <w:div w:id="2100783756">
      <w:bodyDiv w:val="1"/>
      <w:marLeft w:val="0"/>
      <w:marRight w:val="0"/>
      <w:marTop w:val="0"/>
      <w:marBottom w:val="0"/>
      <w:divBdr>
        <w:top w:val="none" w:sz="0" w:space="0" w:color="auto"/>
        <w:left w:val="none" w:sz="0" w:space="0" w:color="auto"/>
        <w:bottom w:val="none" w:sz="0" w:space="0" w:color="auto"/>
        <w:right w:val="none" w:sz="0" w:space="0" w:color="auto"/>
      </w:divBdr>
    </w:div>
    <w:div w:id="2101759167">
      <w:bodyDiv w:val="1"/>
      <w:marLeft w:val="0"/>
      <w:marRight w:val="0"/>
      <w:marTop w:val="0"/>
      <w:marBottom w:val="0"/>
      <w:divBdr>
        <w:top w:val="none" w:sz="0" w:space="0" w:color="auto"/>
        <w:left w:val="none" w:sz="0" w:space="0" w:color="auto"/>
        <w:bottom w:val="none" w:sz="0" w:space="0" w:color="auto"/>
        <w:right w:val="none" w:sz="0" w:space="0" w:color="auto"/>
      </w:divBdr>
    </w:div>
    <w:div w:id="2112242298">
      <w:bodyDiv w:val="1"/>
      <w:marLeft w:val="0"/>
      <w:marRight w:val="0"/>
      <w:marTop w:val="0"/>
      <w:marBottom w:val="0"/>
      <w:divBdr>
        <w:top w:val="none" w:sz="0" w:space="0" w:color="auto"/>
        <w:left w:val="none" w:sz="0" w:space="0" w:color="auto"/>
        <w:bottom w:val="none" w:sz="0" w:space="0" w:color="auto"/>
        <w:right w:val="none" w:sz="0" w:space="0" w:color="auto"/>
      </w:divBdr>
    </w:div>
    <w:div w:id="2114401837">
      <w:bodyDiv w:val="1"/>
      <w:marLeft w:val="0"/>
      <w:marRight w:val="0"/>
      <w:marTop w:val="0"/>
      <w:marBottom w:val="0"/>
      <w:divBdr>
        <w:top w:val="none" w:sz="0" w:space="0" w:color="auto"/>
        <w:left w:val="none" w:sz="0" w:space="0" w:color="auto"/>
        <w:bottom w:val="none" w:sz="0" w:space="0" w:color="auto"/>
        <w:right w:val="none" w:sz="0" w:space="0" w:color="auto"/>
      </w:divBdr>
    </w:div>
    <w:div w:id="2116053530">
      <w:bodyDiv w:val="1"/>
      <w:marLeft w:val="0"/>
      <w:marRight w:val="0"/>
      <w:marTop w:val="0"/>
      <w:marBottom w:val="0"/>
      <w:divBdr>
        <w:top w:val="none" w:sz="0" w:space="0" w:color="auto"/>
        <w:left w:val="none" w:sz="0" w:space="0" w:color="auto"/>
        <w:bottom w:val="none" w:sz="0" w:space="0" w:color="auto"/>
        <w:right w:val="none" w:sz="0" w:space="0" w:color="auto"/>
      </w:divBdr>
    </w:div>
    <w:div w:id="2116904155">
      <w:bodyDiv w:val="1"/>
      <w:marLeft w:val="0"/>
      <w:marRight w:val="0"/>
      <w:marTop w:val="0"/>
      <w:marBottom w:val="0"/>
      <w:divBdr>
        <w:top w:val="none" w:sz="0" w:space="0" w:color="auto"/>
        <w:left w:val="none" w:sz="0" w:space="0" w:color="auto"/>
        <w:bottom w:val="none" w:sz="0" w:space="0" w:color="auto"/>
        <w:right w:val="none" w:sz="0" w:space="0" w:color="auto"/>
      </w:divBdr>
    </w:div>
    <w:div w:id="2118938548">
      <w:bodyDiv w:val="1"/>
      <w:marLeft w:val="0"/>
      <w:marRight w:val="0"/>
      <w:marTop w:val="0"/>
      <w:marBottom w:val="0"/>
      <w:divBdr>
        <w:top w:val="none" w:sz="0" w:space="0" w:color="auto"/>
        <w:left w:val="none" w:sz="0" w:space="0" w:color="auto"/>
        <w:bottom w:val="none" w:sz="0" w:space="0" w:color="auto"/>
        <w:right w:val="none" w:sz="0" w:space="0" w:color="auto"/>
      </w:divBdr>
    </w:div>
    <w:div w:id="2119835459">
      <w:bodyDiv w:val="1"/>
      <w:marLeft w:val="0"/>
      <w:marRight w:val="0"/>
      <w:marTop w:val="0"/>
      <w:marBottom w:val="0"/>
      <w:divBdr>
        <w:top w:val="none" w:sz="0" w:space="0" w:color="auto"/>
        <w:left w:val="none" w:sz="0" w:space="0" w:color="auto"/>
        <w:bottom w:val="none" w:sz="0" w:space="0" w:color="auto"/>
        <w:right w:val="none" w:sz="0" w:space="0" w:color="auto"/>
      </w:divBdr>
    </w:div>
    <w:div w:id="2120756693">
      <w:bodyDiv w:val="1"/>
      <w:marLeft w:val="0"/>
      <w:marRight w:val="0"/>
      <w:marTop w:val="0"/>
      <w:marBottom w:val="0"/>
      <w:divBdr>
        <w:top w:val="none" w:sz="0" w:space="0" w:color="auto"/>
        <w:left w:val="none" w:sz="0" w:space="0" w:color="auto"/>
        <w:bottom w:val="none" w:sz="0" w:space="0" w:color="auto"/>
        <w:right w:val="none" w:sz="0" w:space="0" w:color="auto"/>
      </w:divBdr>
    </w:div>
    <w:div w:id="2120878522">
      <w:bodyDiv w:val="1"/>
      <w:marLeft w:val="0"/>
      <w:marRight w:val="0"/>
      <w:marTop w:val="0"/>
      <w:marBottom w:val="0"/>
      <w:divBdr>
        <w:top w:val="none" w:sz="0" w:space="0" w:color="auto"/>
        <w:left w:val="none" w:sz="0" w:space="0" w:color="auto"/>
        <w:bottom w:val="none" w:sz="0" w:space="0" w:color="auto"/>
        <w:right w:val="none" w:sz="0" w:space="0" w:color="auto"/>
      </w:divBdr>
    </w:div>
    <w:div w:id="2121534382">
      <w:bodyDiv w:val="1"/>
      <w:marLeft w:val="0"/>
      <w:marRight w:val="0"/>
      <w:marTop w:val="0"/>
      <w:marBottom w:val="0"/>
      <w:divBdr>
        <w:top w:val="none" w:sz="0" w:space="0" w:color="auto"/>
        <w:left w:val="none" w:sz="0" w:space="0" w:color="auto"/>
        <w:bottom w:val="none" w:sz="0" w:space="0" w:color="auto"/>
        <w:right w:val="none" w:sz="0" w:space="0" w:color="auto"/>
      </w:divBdr>
    </w:div>
    <w:div w:id="2123305043">
      <w:bodyDiv w:val="1"/>
      <w:marLeft w:val="0"/>
      <w:marRight w:val="0"/>
      <w:marTop w:val="0"/>
      <w:marBottom w:val="0"/>
      <w:divBdr>
        <w:top w:val="none" w:sz="0" w:space="0" w:color="auto"/>
        <w:left w:val="none" w:sz="0" w:space="0" w:color="auto"/>
        <w:bottom w:val="none" w:sz="0" w:space="0" w:color="auto"/>
        <w:right w:val="none" w:sz="0" w:space="0" w:color="auto"/>
      </w:divBdr>
    </w:div>
    <w:div w:id="2125878658">
      <w:bodyDiv w:val="1"/>
      <w:marLeft w:val="0"/>
      <w:marRight w:val="0"/>
      <w:marTop w:val="0"/>
      <w:marBottom w:val="0"/>
      <w:divBdr>
        <w:top w:val="none" w:sz="0" w:space="0" w:color="auto"/>
        <w:left w:val="none" w:sz="0" w:space="0" w:color="auto"/>
        <w:bottom w:val="none" w:sz="0" w:space="0" w:color="auto"/>
        <w:right w:val="none" w:sz="0" w:space="0" w:color="auto"/>
      </w:divBdr>
    </w:div>
    <w:div w:id="2127187976">
      <w:bodyDiv w:val="1"/>
      <w:marLeft w:val="0"/>
      <w:marRight w:val="0"/>
      <w:marTop w:val="0"/>
      <w:marBottom w:val="0"/>
      <w:divBdr>
        <w:top w:val="none" w:sz="0" w:space="0" w:color="auto"/>
        <w:left w:val="none" w:sz="0" w:space="0" w:color="auto"/>
        <w:bottom w:val="none" w:sz="0" w:space="0" w:color="auto"/>
        <w:right w:val="none" w:sz="0" w:space="0" w:color="auto"/>
      </w:divBdr>
    </w:div>
    <w:div w:id="2127649184">
      <w:bodyDiv w:val="1"/>
      <w:marLeft w:val="0"/>
      <w:marRight w:val="0"/>
      <w:marTop w:val="0"/>
      <w:marBottom w:val="0"/>
      <w:divBdr>
        <w:top w:val="none" w:sz="0" w:space="0" w:color="auto"/>
        <w:left w:val="none" w:sz="0" w:space="0" w:color="auto"/>
        <w:bottom w:val="none" w:sz="0" w:space="0" w:color="auto"/>
        <w:right w:val="none" w:sz="0" w:space="0" w:color="auto"/>
      </w:divBdr>
    </w:div>
    <w:div w:id="2127845840">
      <w:bodyDiv w:val="1"/>
      <w:marLeft w:val="0"/>
      <w:marRight w:val="0"/>
      <w:marTop w:val="0"/>
      <w:marBottom w:val="0"/>
      <w:divBdr>
        <w:top w:val="none" w:sz="0" w:space="0" w:color="auto"/>
        <w:left w:val="none" w:sz="0" w:space="0" w:color="auto"/>
        <w:bottom w:val="none" w:sz="0" w:space="0" w:color="auto"/>
        <w:right w:val="none" w:sz="0" w:space="0" w:color="auto"/>
      </w:divBdr>
    </w:div>
    <w:div w:id="2129624025">
      <w:bodyDiv w:val="1"/>
      <w:marLeft w:val="0"/>
      <w:marRight w:val="0"/>
      <w:marTop w:val="0"/>
      <w:marBottom w:val="0"/>
      <w:divBdr>
        <w:top w:val="none" w:sz="0" w:space="0" w:color="auto"/>
        <w:left w:val="none" w:sz="0" w:space="0" w:color="auto"/>
        <w:bottom w:val="none" w:sz="0" w:space="0" w:color="auto"/>
        <w:right w:val="none" w:sz="0" w:space="0" w:color="auto"/>
      </w:divBdr>
    </w:div>
    <w:div w:id="2130582659">
      <w:bodyDiv w:val="1"/>
      <w:marLeft w:val="0"/>
      <w:marRight w:val="0"/>
      <w:marTop w:val="0"/>
      <w:marBottom w:val="0"/>
      <w:divBdr>
        <w:top w:val="none" w:sz="0" w:space="0" w:color="auto"/>
        <w:left w:val="none" w:sz="0" w:space="0" w:color="auto"/>
        <w:bottom w:val="none" w:sz="0" w:space="0" w:color="auto"/>
        <w:right w:val="none" w:sz="0" w:space="0" w:color="auto"/>
      </w:divBdr>
    </w:div>
    <w:div w:id="2130738600">
      <w:bodyDiv w:val="1"/>
      <w:marLeft w:val="0"/>
      <w:marRight w:val="0"/>
      <w:marTop w:val="0"/>
      <w:marBottom w:val="0"/>
      <w:divBdr>
        <w:top w:val="none" w:sz="0" w:space="0" w:color="auto"/>
        <w:left w:val="none" w:sz="0" w:space="0" w:color="auto"/>
        <w:bottom w:val="none" w:sz="0" w:space="0" w:color="auto"/>
        <w:right w:val="none" w:sz="0" w:space="0" w:color="auto"/>
      </w:divBdr>
    </w:div>
    <w:div w:id="2130859404">
      <w:bodyDiv w:val="1"/>
      <w:marLeft w:val="0"/>
      <w:marRight w:val="0"/>
      <w:marTop w:val="0"/>
      <w:marBottom w:val="0"/>
      <w:divBdr>
        <w:top w:val="none" w:sz="0" w:space="0" w:color="auto"/>
        <w:left w:val="none" w:sz="0" w:space="0" w:color="auto"/>
        <w:bottom w:val="none" w:sz="0" w:space="0" w:color="auto"/>
        <w:right w:val="none" w:sz="0" w:space="0" w:color="auto"/>
      </w:divBdr>
    </w:div>
    <w:div w:id="2130929970">
      <w:bodyDiv w:val="1"/>
      <w:marLeft w:val="0"/>
      <w:marRight w:val="0"/>
      <w:marTop w:val="0"/>
      <w:marBottom w:val="0"/>
      <w:divBdr>
        <w:top w:val="none" w:sz="0" w:space="0" w:color="auto"/>
        <w:left w:val="none" w:sz="0" w:space="0" w:color="auto"/>
        <w:bottom w:val="none" w:sz="0" w:space="0" w:color="auto"/>
        <w:right w:val="none" w:sz="0" w:space="0" w:color="auto"/>
      </w:divBdr>
    </w:div>
    <w:div w:id="2131046009">
      <w:bodyDiv w:val="1"/>
      <w:marLeft w:val="0"/>
      <w:marRight w:val="0"/>
      <w:marTop w:val="0"/>
      <w:marBottom w:val="0"/>
      <w:divBdr>
        <w:top w:val="none" w:sz="0" w:space="0" w:color="auto"/>
        <w:left w:val="none" w:sz="0" w:space="0" w:color="auto"/>
        <w:bottom w:val="none" w:sz="0" w:space="0" w:color="auto"/>
        <w:right w:val="none" w:sz="0" w:space="0" w:color="auto"/>
      </w:divBdr>
    </w:div>
    <w:div w:id="2139761914">
      <w:bodyDiv w:val="1"/>
      <w:marLeft w:val="0"/>
      <w:marRight w:val="0"/>
      <w:marTop w:val="0"/>
      <w:marBottom w:val="0"/>
      <w:divBdr>
        <w:top w:val="none" w:sz="0" w:space="0" w:color="auto"/>
        <w:left w:val="none" w:sz="0" w:space="0" w:color="auto"/>
        <w:bottom w:val="none" w:sz="0" w:space="0" w:color="auto"/>
        <w:right w:val="none" w:sz="0" w:space="0" w:color="auto"/>
      </w:divBdr>
    </w:div>
    <w:div w:id="2142115924">
      <w:bodyDiv w:val="1"/>
      <w:marLeft w:val="0"/>
      <w:marRight w:val="0"/>
      <w:marTop w:val="0"/>
      <w:marBottom w:val="0"/>
      <w:divBdr>
        <w:top w:val="none" w:sz="0" w:space="0" w:color="auto"/>
        <w:left w:val="none" w:sz="0" w:space="0" w:color="auto"/>
        <w:bottom w:val="none" w:sz="0" w:space="0" w:color="auto"/>
        <w:right w:val="none" w:sz="0" w:space="0" w:color="auto"/>
      </w:divBdr>
    </w:div>
    <w:div w:id="2142378041">
      <w:bodyDiv w:val="1"/>
      <w:marLeft w:val="0"/>
      <w:marRight w:val="0"/>
      <w:marTop w:val="0"/>
      <w:marBottom w:val="0"/>
      <w:divBdr>
        <w:top w:val="none" w:sz="0" w:space="0" w:color="auto"/>
        <w:left w:val="none" w:sz="0" w:space="0" w:color="auto"/>
        <w:bottom w:val="none" w:sz="0" w:space="0" w:color="auto"/>
        <w:right w:val="none" w:sz="0" w:space="0" w:color="auto"/>
      </w:divBdr>
    </w:div>
    <w:div w:id="2143375930">
      <w:bodyDiv w:val="1"/>
      <w:marLeft w:val="0"/>
      <w:marRight w:val="0"/>
      <w:marTop w:val="0"/>
      <w:marBottom w:val="0"/>
      <w:divBdr>
        <w:top w:val="none" w:sz="0" w:space="0" w:color="auto"/>
        <w:left w:val="none" w:sz="0" w:space="0" w:color="auto"/>
        <w:bottom w:val="none" w:sz="0" w:space="0" w:color="auto"/>
        <w:right w:val="none" w:sz="0" w:space="0" w:color="auto"/>
      </w:divBdr>
    </w:div>
    <w:div w:id="2144032708">
      <w:bodyDiv w:val="1"/>
      <w:marLeft w:val="0"/>
      <w:marRight w:val="0"/>
      <w:marTop w:val="0"/>
      <w:marBottom w:val="0"/>
      <w:divBdr>
        <w:top w:val="none" w:sz="0" w:space="0" w:color="auto"/>
        <w:left w:val="none" w:sz="0" w:space="0" w:color="auto"/>
        <w:bottom w:val="none" w:sz="0" w:space="0" w:color="auto"/>
        <w:right w:val="none" w:sz="0" w:space="0" w:color="auto"/>
      </w:divBdr>
    </w:div>
    <w:div w:id="2144731914">
      <w:bodyDiv w:val="1"/>
      <w:marLeft w:val="0"/>
      <w:marRight w:val="0"/>
      <w:marTop w:val="0"/>
      <w:marBottom w:val="0"/>
      <w:divBdr>
        <w:top w:val="none" w:sz="0" w:space="0" w:color="auto"/>
        <w:left w:val="none" w:sz="0" w:space="0" w:color="auto"/>
        <w:bottom w:val="none" w:sz="0" w:space="0" w:color="auto"/>
        <w:right w:val="none" w:sz="0" w:space="0" w:color="auto"/>
      </w:divBdr>
    </w:div>
    <w:div w:id="2146003306">
      <w:bodyDiv w:val="1"/>
      <w:marLeft w:val="0"/>
      <w:marRight w:val="0"/>
      <w:marTop w:val="0"/>
      <w:marBottom w:val="0"/>
      <w:divBdr>
        <w:top w:val="none" w:sz="0" w:space="0" w:color="auto"/>
        <w:left w:val="none" w:sz="0" w:space="0" w:color="auto"/>
        <w:bottom w:val="none" w:sz="0" w:space="0" w:color="auto"/>
        <w:right w:val="none" w:sz="0" w:space="0" w:color="auto"/>
      </w:divBdr>
    </w:div>
    <w:div w:id="2146774294">
      <w:bodyDiv w:val="1"/>
      <w:marLeft w:val="0"/>
      <w:marRight w:val="0"/>
      <w:marTop w:val="0"/>
      <w:marBottom w:val="0"/>
      <w:divBdr>
        <w:top w:val="none" w:sz="0" w:space="0" w:color="auto"/>
        <w:left w:val="none" w:sz="0" w:space="0" w:color="auto"/>
        <w:bottom w:val="none" w:sz="0" w:space="0" w:color="auto"/>
        <w:right w:val="none" w:sz="0" w:space="0" w:color="auto"/>
      </w:divBdr>
    </w:div>
    <w:div w:id="2146971609">
      <w:bodyDiv w:val="1"/>
      <w:marLeft w:val="0"/>
      <w:marRight w:val="0"/>
      <w:marTop w:val="0"/>
      <w:marBottom w:val="0"/>
      <w:divBdr>
        <w:top w:val="none" w:sz="0" w:space="0" w:color="auto"/>
        <w:left w:val="none" w:sz="0" w:space="0" w:color="auto"/>
        <w:bottom w:val="none" w:sz="0" w:space="0" w:color="auto"/>
        <w:right w:val="none" w:sz="0" w:space="0" w:color="auto"/>
      </w:divBdr>
    </w:div>
    <w:div w:id="2147237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tiff"/><Relationship Id="rId20" Type="http://schemas.openxmlformats.org/officeDocument/2006/relationships/image" Target="media/image6.png"/><Relationship Id="rId29" Type="http://schemas.openxmlformats.org/officeDocument/2006/relationships/image" Target="media/image13.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80.emf"/><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comments" Target="comments.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mailto:steven.dundas@oregonstate.edu" TargetMode="External"/><Relationship Id="rId14" Type="http://schemas.openxmlformats.org/officeDocument/2006/relationships/footer" Target="footer1.xml"/><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mailto:alowemac@hawaii.edu"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3.png"/><Relationship Id="rId25" Type="http://schemas.openxmlformats.org/officeDocument/2006/relationships/chart" Target="charts/chart1.xml"/><Relationship Id="rId33" Type="http://schemas.openxmlformats.org/officeDocument/2006/relationships/image" Target="media/image17.png"/><Relationship Id="rId38"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[Book3.xlsx]Sheet2!PivotTable3</c:name>
    <c:fmtId val="-1"/>
  </c:pivotSource>
  <c:chart>
    <c:autoTitleDeleted val="0"/>
    <c:pivotFmts>
      <c:pivotFmt>
        <c:idx val="0"/>
        <c:spPr>
          <a:solidFill>
            <a:schemeClr val="accent1"/>
          </a:solidFill>
          <a:ln w="28575" cap="rnd">
            <a:solidFill>
              <a:srgbClr val="94165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rgbClr val="FFC000"/>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rgbClr val="009193"/>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rgbClr val="94165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rgbClr val="FFC000"/>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rgbClr val="009193"/>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rgbClr val="94165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rgbClr val="FFC000"/>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rgbClr val="009193"/>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2454707584628845"/>
          <c:y val="6.0520063857997131E-2"/>
          <c:w val="0.83528956978203817"/>
          <c:h val="0.82490752157829839"/>
        </c:manualLayout>
      </c:layout>
      <c:lineChart>
        <c:grouping val="standard"/>
        <c:varyColors val="0"/>
        <c:ser>
          <c:idx val="0"/>
          <c:order val="0"/>
          <c:tx>
            <c:strRef>
              <c:f>Sheet2!$B$3:$B$4</c:f>
              <c:strCache>
                <c:ptCount val="1"/>
                <c:pt idx="0">
                  <c:v>High Engagement</c:v>
                </c:pt>
              </c:strCache>
            </c:strRef>
          </c:tx>
          <c:spPr>
            <a:ln w="28575" cap="rnd">
              <a:solidFill>
                <a:srgbClr val="941651"/>
              </a:solidFill>
              <a:round/>
            </a:ln>
            <a:effectLst/>
          </c:spPr>
          <c:marker>
            <c:symbol val="none"/>
          </c:marker>
          <c:cat>
            <c:strRef>
              <c:f>Sheet2!$A$5:$A$32</c:f>
              <c:strCache>
                <c:ptCount val="27"/>
                <c:pt idx="0">
                  <c:v>1993</c:v>
                </c:pt>
                <c:pt idx="1">
                  <c:v>1994</c:v>
                </c:pt>
                <c:pt idx="2">
                  <c:v>1995</c:v>
                </c:pt>
                <c:pt idx="3">
                  <c:v>1996</c:v>
                </c:pt>
                <c:pt idx="4">
                  <c:v>1997</c:v>
                </c:pt>
                <c:pt idx="5">
                  <c:v>1998</c:v>
                </c:pt>
                <c:pt idx="6">
                  <c:v>1999</c:v>
                </c:pt>
                <c:pt idx="7">
                  <c:v>2000</c:v>
                </c:pt>
                <c:pt idx="8">
                  <c:v>2001</c:v>
                </c:pt>
                <c:pt idx="9">
                  <c:v>2002</c:v>
                </c:pt>
                <c:pt idx="10">
                  <c:v>2003</c:v>
                </c:pt>
                <c:pt idx="11">
                  <c:v>2004</c:v>
                </c:pt>
                <c:pt idx="12">
                  <c:v>2005</c:v>
                </c:pt>
                <c:pt idx="13">
                  <c:v>2006</c:v>
                </c:pt>
                <c:pt idx="14">
                  <c:v>2007</c:v>
                </c:pt>
                <c:pt idx="15">
                  <c:v>2008</c:v>
                </c:pt>
                <c:pt idx="16">
                  <c:v>2009</c:v>
                </c:pt>
                <c:pt idx="17">
                  <c:v>2010</c:v>
                </c:pt>
                <c:pt idx="18">
                  <c:v>2011</c:v>
                </c:pt>
                <c:pt idx="19">
                  <c:v>2012</c:v>
                </c:pt>
                <c:pt idx="20">
                  <c:v>2013</c:v>
                </c:pt>
                <c:pt idx="21">
                  <c:v>2014</c:v>
                </c:pt>
                <c:pt idx="22">
                  <c:v>2015</c:v>
                </c:pt>
                <c:pt idx="23">
                  <c:v>2016</c:v>
                </c:pt>
                <c:pt idx="24">
                  <c:v>2017</c:v>
                </c:pt>
                <c:pt idx="25">
                  <c:v>2018</c:v>
                </c:pt>
                <c:pt idx="26">
                  <c:v>2019</c:v>
                </c:pt>
              </c:strCache>
            </c:strRef>
          </c:cat>
          <c:val>
            <c:numRef>
              <c:f>Sheet2!$B$5:$B$32</c:f>
              <c:numCache>
                <c:formatCode>General</c:formatCode>
                <c:ptCount val="27"/>
                <c:pt idx="0">
                  <c:v>3116112.5</c:v>
                </c:pt>
                <c:pt idx="1">
                  <c:v>3116494</c:v>
                </c:pt>
                <c:pt idx="2">
                  <c:v>3194284</c:v>
                </c:pt>
                <c:pt idx="3">
                  <c:v>3272104</c:v>
                </c:pt>
                <c:pt idx="4">
                  <c:v>3057752</c:v>
                </c:pt>
                <c:pt idx="5">
                  <c:v>3013590</c:v>
                </c:pt>
                <c:pt idx="6">
                  <c:v>2971635.5</c:v>
                </c:pt>
                <c:pt idx="7">
                  <c:v>2916625.5</c:v>
                </c:pt>
                <c:pt idx="8">
                  <c:v>2793255</c:v>
                </c:pt>
                <c:pt idx="9">
                  <c:v>2977206</c:v>
                </c:pt>
                <c:pt idx="10">
                  <c:v>2918728</c:v>
                </c:pt>
                <c:pt idx="11">
                  <c:v>2979126.5</c:v>
                </c:pt>
                <c:pt idx="12">
                  <c:v>2945404.5</c:v>
                </c:pt>
                <c:pt idx="13">
                  <c:v>2904997</c:v>
                </c:pt>
                <c:pt idx="14">
                  <c:v>3080354.5</c:v>
                </c:pt>
                <c:pt idx="15">
                  <c:v>3060834</c:v>
                </c:pt>
                <c:pt idx="16">
                  <c:v>3236437</c:v>
                </c:pt>
                <c:pt idx="17">
                  <c:v>3283690</c:v>
                </c:pt>
                <c:pt idx="18">
                  <c:v>3388449</c:v>
                </c:pt>
                <c:pt idx="19">
                  <c:v>3413505.5</c:v>
                </c:pt>
                <c:pt idx="20">
                  <c:v>3249289</c:v>
                </c:pt>
                <c:pt idx="21">
                  <c:v>3536169</c:v>
                </c:pt>
                <c:pt idx="22">
                  <c:v>3899531.5</c:v>
                </c:pt>
                <c:pt idx="23">
                  <c:v>4661997.5</c:v>
                </c:pt>
                <c:pt idx="24">
                  <c:v>4420851</c:v>
                </c:pt>
                <c:pt idx="25">
                  <c:v>4164734.5</c:v>
                </c:pt>
                <c:pt idx="26">
                  <c:v>4455564.5</c:v>
                </c:pt>
              </c:numCache>
            </c:numRef>
          </c:val>
          <c:smooth val="0"/>
          <c:extLst>
            <c:ext xmlns:c16="http://schemas.microsoft.com/office/drawing/2014/chart" uri="{C3380CC4-5D6E-409C-BE32-E72D297353CC}">
              <c16:uniqueId val="{00000000-757B-443F-8F08-3F928E4EBFD6}"/>
            </c:ext>
          </c:extLst>
        </c:ser>
        <c:ser>
          <c:idx val="1"/>
          <c:order val="1"/>
          <c:tx>
            <c:strRef>
              <c:f>Sheet2!$C$3:$C$4</c:f>
              <c:strCache>
                <c:ptCount val="1"/>
                <c:pt idx="0">
                  <c:v>Mid Engagment</c:v>
                </c:pt>
              </c:strCache>
            </c:strRef>
          </c:tx>
          <c:spPr>
            <a:ln w="28575" cap="rnd">
              <a:solidFill>
                <a:srgbClr val="FF9300"/>
              </a:solidFill>
              <a:round/>
            </a:ln>
            <a:effectLst/>
          </c:spPr>
          <c:marker>
            <c:symbol val="none"/>
          </c:marker>
          <c:cat>
            <c:strRef>
              <c:f>Sheet2!$A$5:$A$32</c:f>
              <c:strCache>
                <c:ptCount val="27"/>
                <c:pt idx="0">
                  <c:v>1993</c:v>
                </c:pt>
                <c:pt idx="1">
                  <c:v>1994</c:v>
                </c:pt>
                <c:pt idx="2">
                  <c:v>1995</c:v>
                </c:pt>
                <c:pt idx="3">
                  <c:v>1996</c:v>
                </c:pt>
                <c:pt idx="4">
                  <c:v>1997</c:v>
                </c:pt>
                <c:pt idx="5">
                  <c:v>1998</c:v>
                </c:pt>
                <c:pt idx="6">
                  <c:v>1999</c:v>
                </c:pt>
                <c:pt idx="7">
                  <c:v>2000</c:v>
                </c:pt>
                <c:pt idx="8">
                  <c:v>2001</c:v>
                </c:pt>
                <c:pt idx="9">
                  <c:v>2002</c:v>
                </c:pt>
                <c:pt idx="10">
                  <c:v>2003</c:v>
                </c:pt>
                <c:pt idx="11">
                  <c:v>2004</c:v>
                </c:pt>
                <c:pt idx="12">
                  <c:v>2005</c:v>
                </c:pt>
                <c:pt idx="13">
                  <c:v>2006</c:v>
                </c:pt>
                <c:pt idx="14">
                  <c:v>2007</c:v>
                </c:pt>
                <c:pt idx="15">
                  <c:v>2008</c:v>
                </c:pt>
                <c:pt idx="16">
                  <c:v>2009</c:v>
                </c:pt>
                <c:pt idx="17">
                  <c:v>2010</c:v>
                </c:pt>
                <c:pt idx="18">
                  <c:v>2011</c:v>
                </c:pt>
                <c:pt idx="19">
                  <c:v>2012</c:v>
                </c:pt>
                <c:pt idx="20">
                  <c:v>2013</c:v>
                </c:pt>
                <c:pt idx="21">
                  <c:v>2014</c:v>
                </c:pt>
                <c:pt idx="22">
                  <c:v>2015</c:v>
                </c:pt>
                <c:pt idx="23">
                  <c:v>2016</c:v>
                </c:pt>
                <c:pt idx="24">
                  <c:v>2017</c:v>
                </c:pt>
                <c:pt idx="25">
                  <c:v>2018</c:v>
                </c:pt>
                <c:pt idx="26">
                  <c:v>2019</c:v>
                </c:pt>
              </c:strCache>
            </c:strRef>
          </c:cat>
          <c:val>
            <c:numRef>
              <c:f>Sheet2!$C$5:$C$32</c:f>
              <c:numCache>
                <c:formatCode>General</c:formatCode>
                <c:ptCount val="27"/>
                <c:pt idx="0">
                  <c:v>2068280.5</c:v>
                </c:pt>
                <c:pt idx="1">
                  <c:v>2055702.5</c:v>
                </c:pt>
                <c:pt idx="2">
                  <c:v>2104879.8125</c:v>
                </c:pt>
                <c:pt idx="3">
                  <c:v>2080663</c:v>
                </c:pt>
                <c:pt idx="4">
                  <c:v>2184749.3125</c:v>
                </c:pt>
                <c:pt idx="5">
                  <c:v>2165286.4375</c:v>
                </c:pt>
                <c:pt idx="6">
                  <c:v>2175094.6875</c:v>
                </c:pt>
                <c:pt idx="7">
                  <c:v>2133964.125</c:v>
                </c:pt>
                <c:pt idx="8">
                  <c:v>2039573.5</c:v>
                </c:pt>
                <c:pt idx="9">
                  <c:v>2042047.375</c:v>
                </c:pt>
                <c:pt idx="10">
                  <c:v>2007287.5</c:v>
                </c:pt>
                <c:pt idx="11">
                  <c:v>1999896.0625</c:v>
                </c:pt>
                <c:pt idx="12">
                  <c:v>2030618.625</c:v>
                </c:pt>
                <c:pt idx="13">
                  <c:v>1957088</c:v>
                </c:pt>
                <c:pt idx="14">
                  <c:v>2029657.6875</c:v>
                </c:pt>
                <c:pt idx="15">
                  <c:v>1993312.1875</c:v>
                </c:pt>
                <c:pt idx="16">
                  <c:v>2072123.4375</c:v>
                </c:pt>
                <c:pt idx="17">
                  <c:v>2098161.75</c:v>
                </c:pt>
                <c:pt idx="18">
                  <c:v>2039677.0625</c:v>
                </c:pt>
                <c:pt idx="19">
                  <c:v>2143420.625</c:v>
                </c:pt>
                <c:pt idx="20">
                  <c:v>2113247.4375</c:v>
                </c:pt>
                <c:pt idx="21">
                  <c:v>2284816</c:v>
                </c:pt>
                <c:pt idx="22">
                  <c:v>2499387.3125</c:v>
                </c:pt>
                <c:pt idx="23">
                  <c:v>2747384.75</c:v>
                </c:pt>
                <c:pt idx="24">
                  <c:v>2842369.1875</c:v>
                </c:pt>
                <c:pt idx="25">
                  <c:v>2849979.4375</c:v>
                </c:pt>
                <c:pt idx="26">
                  <c:v>2937823.25</c:v>
                </c:pt>
              </c:numCache>
            </c:numRef>
          </c:val>
          <c:smooth val="0"/>
          <c:extLst>
            <c:ext xmlns:c16="http://schemas.microsoft.com/office/drawing/2014/chart" uri="{C3380CC4-5D6E-409C-BE32-E72D297353CC}">
              <c16:uniqueId val="{00000001-757B-443F-8F08-3F928E4EBFD6}"/>
            </c:ext>
          </c:extLst>
        </c:ser>
        <c:ser>
          <c:idx val="2"/>
          <c:order val="2"/>
          <c:tx>
            <c:strRef>
              <c:f>Sheet2!$D$3:$D$4</c:f>
              <c:strCache>
                <c:ptCount val="1"/>
                <c:pt idx="0">
                  <c:v>Low Engagement</c:v>
                </c:pt>
              </c:strCache>
            </c:strRef>
          </c:tx>
          <c:spPr>
            <a:ln w="28575" cap="rnd">
              <a:solidFill>
                <a:srgbClr val="009193"/>
              </a:solidFill>
              <a:round/>
            </a:ln>
            <a:effectLst/>
          </c:spPr>
          <c:marker>
            <c:symbol val="none"/>
          </c:marker>
          <c:cat>
            <c:strRef>
              <c:f>Sheet2!$A$5:$A$32</c:f>
              <c:strCache>
                <c:ptCount val="27"/>
                <c:pt idx="0">
                  <c:v>1993</c:v>
                </c:pt>
                <c:pt idx="1">
                  <c:v>1994</c:v>
                </c:pt>
                <c:pt idx="2">
                  <c:v>1995</c:v>
                </c:pt>
                <c:pt idx="3">
                  <c:v>1996</c:v>
                </c:pt>
                <c:pt idx="4">
                  <c:v>1997</c:v>
                </c:pt>
                <c:pt idx="5">
                  <c:v>1998</c:v>
                </c:pt>
                <c:pt idx="6">
                  <c:v>1999</c:v>
                </c:pt>
                <c:pt idx="7">
                  <c:v>2000</c:v>
                </c:pt>
                <c:pt idx="8">
                  <c:v>2001</c:v>
                </c:pt>
                <c:pt idx="9">
                  <c:v>2002</c:v>
                </c:pt>
                <c:pt idx="10">
                  <c:v>2003</c:v>
                </c:pt>
                <c:pt idx="11">
                  <c:v>2004</c:v>
                </c:pt>
                <c:pt idx="12">
                  <c:v>2005</c:v>
                </c:pt>
                <c:pt idx="13">
                  <c:v>2006</c:v>
                </c:pt>
                <c:pt idx="14">
                  <c:v>2007</c:v>
                </c:pt>
                <c:pt idx="15">
                  <c:v>2008</c:v>
                </c:pt>
                <c:pt idx="16">
                  <c:v>2009</c:v>
                </c:pt>
                <c:pt idx="17">
                  <c:v>2010</c:v>
                </c:pt>
                <c:pt idx="18">
                  <c:v>2011</c:v>
                </c:pt>
                <c:pt idx="19">
                  <c:v>2012</c:v>
                </c:pt>
                <c:pt idx="20">
                  <c:v>2013</c:v>
                </c:pt>
                <c:pt idx="21">
                  <c:v>2014</c:v>
                </c:pt>
                <c:pt idx="22">
                  <c:v>2015</c:v>
                </c:pt>
                <c:pt idx="23">
                  <c:v>2016</c:v>
                </c:pt>
                <c:pt idx="24">
                  <c:v>2017</c:v>
                </c:pt>
                <c:pt idx="25">
                  <c:v>2018</c:v>
                </c:pt>
                <c:pt idx="26">
                  <c:v>2019</c:v>
                </c:pt>
              </c:strCache>
            </c:strRef>
          </c:cat>
          <c:val>
            <c:numRef>
              <c:f>Sheet2!$D$5:$D$32</c:f>
              <c:numCache>
                <c:formatCode>General</c:formatCode>
                <c:ptCount val="27"/>
                <c:pt idx="0">
                  <c:v>982686.40909090906</c:v>
                </c:pt>
                <c:pt idx="1">
                  <c:v>1035301.6818181818</c:v>
                </c:pt>
                <c:pt idx="2">
                  <c:v>1029148.4545454546</c:v>
                </c:pt>
                <c:pt idx="3">
                  <c:v>991989.13636363635</c:v>
                </c:pt>
                <c:pt idx="4">
                  <c:v>994858.27272727271</c:v>
                </c:pt>
                <c:pt idx="5">
                  <c:v>996021.77272727271</c:v>
                </c:pt>
                <c:pt idx="6">
                  <c:v>949171.31818181823</c:v>
                </c:pt>
                <c:pt idx="7">
                  <c:v>917674.31818181823</c:v>
                </c:pt>
                <c:pt idx="8">
                  <c:v>907666.81818181823</c:v>
                </c:pt>
                <c:pt idx="9">
                  <c:v>919985.68181818177</c:v>
                </c:pt>
                <c:pt idx="10">
                  <c:v>903696.54545454541</c:v>
                </c:pt>
                <c:pt idx="11">
                  <c:v>892753.95454545459</c:v>
                </c:pt>
                <c:pt idx="12">
                  <c:v>849034.04545454541</c:v>
                </c:pt>
                <c:pt idx="13">
                  <c:v>767124.36363636365</c:v>
                </c:pt>
                <c:pt idx="14">
                  <c:v>801662.90909090906</c:v>
                </c:pt>
                <c:pt idx="15">
                  <c:v>798962.22727272729</c:v>
                </c:pt>
                <c:pt idx="16">
                  <c:v>828406.45454545459</c:v>
                </c:pt>
                <c:pt idx="17">
                  <c:v>868907.45454545459</c:v>
                </c:pt>
                <c:pt idx="18">
                  <c:v>818508.68181818177</c:v>
                </c:pt>
                <c:pt idx="19">
                  <c:v>828868.68181818177</c:v>
                </c:pt>
                <c:pt idx="20">
                  <c:v>798152.31818181823</c:v>
                </c:pt>
                <c:pt idx="21">
                  <c:v>867383.31818181823</c:v>
                </c:pt>
                <c:pt idx="22">
                  <c:v>954037.54545454541</c:v>
                </c:pt>
                <c:pt idx="23">
                  <c:v>1037490.9545454546</c:v>
                </c:pt>
                <c:pt idx="24">
                  <c:v>1047214.6818181818</c:v>
                </c:pt>
                <c:pt idx="25">
                  <c:v>1030859.9545454546</c:v>
                </c:pt>
                <c:pt idx="26">
                  <c:v>1041765.3636363636</c:v>
                </c:pt>
              </c:numCache>
            </c:numRef>
          </c:val>
          <c:smooth val="0"/>
          <c:extLst>
            <c:ext xmlns:c16="http://schemas.microsoft.com/office/drawing/2014/chart" uri="{C3380CC4-5D6E-409C-BE32-E72D297353CC}">
              <c16:uniqueId val="{00000002-757B-443F-8F08-3F928E4EBFD6}"/>
            </c:ext>
          </c:extLst>
        </c:ser>
        <c:dLbls>
          <c:showLegendKey val="0"/>
          <c:showVal val="0"/>
          <c:showCatName val="0"/>
          <c:showSerName val="0"/>
          <c:showPercent val="0"/>
          <c:showBubbleSize val="0"/>
        </c:dLbls>
        <c:smooth val="0"/>
        <c:axId val="1206354991"/>
        <c:axId val="1206302223"/>
      </c:lineChart>
      <c:catAx>
        <c:axId val="12063549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Times" pitchFamily="2" charset="0"/>
                <a:ea typeface="+mn-ea"/>
                <a:cs typeface="+mn-cs"/>
              </a:defRPr>
            </a:pPr>
            <a:endParaRPr lang="en-US"/>
          </a:p>
        </c:txPr>
        <c:crossAx val="1206302223"/>
        <c:crosses val="autoZero"/>
        <c:auto val="1"/>
        <c:lblAlgn val="ctr"/>
        <c:lblOffset val="100"/>
        <c:noMultiLvlLbl val="0"/>
      </c:catAx>
      <c:valAx>
        <c:axId val="1206302223"/>
        <c:scaling>
          <c:orientation val="minMax"/>
        </c:scaling>
        <c:delete val="0"/>
        <c:axPos val="l"/>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pitchFamily="2" charset="0"/>
                    <a:ea typeface="+mn-ea"/>
                    <a:cs typeface="+mn-cs"/>
                  </a:defRPr>
                </a:pPr>
                <a:r>
                  <a:rPr lang="en-US" sz="1200">
                    <a:latin typeface="Times" pitchFamily="2" charset="0"/>
                  </a:rPr>
                  <a:t>Average Annual Visits (Millions)</a:t>
                </a:r>
              </a:p>
            </c:rich>
          </c:tx>
          <c:layout>
            <c:manualLayout>
              <c:xMode val="edge"/>
              <c:yMode val="edge"/>
              <c:x val="1.2461975906857797E-2"/>
              <c:y val="0.244768749456056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pitchFamily="2" charset="0"/>
                  <a:ea typeface="+mn-ea"/>
                  <a:cs typeface="+mn-cs"/>
                </a:defRPr>
              </a:pPr>
              <a:endParaRPr lang="en-US"/>
            </a:p>
          </c:txPr>
        </c:title>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pitchFamily="2" charset="0"/>
                <a:ea typeface="+mn-ea"/>
                <a:cs typeface="+mn-cs"/>
              </a:defRPr>
            </a:pPr>
            <a:endParaRPr lang="en-US"/>
          </a:p>
        </c:txPr>
        <c:crossAx val="1206354991"/>
        <c:crosses val="autoZero"/>
        <c:crossBetween val="between"/>
        <c:dispUnits>
          <c:builtInUnit val="millions"/>
        </c:dispUnits>
      </c:valAx>
      <c:spPr>
        <a:noFill/>
        <a:ln>
          <a:noFill/>
        </a:ln>
        <a:effectLst/>
      </c:spPr>
    </c:plotArea>
    <c:legend>
      <c:legendPos val="r"/>
      <c:layout>
        <c:manualLayout>
          <c:xMode val="edge"/>
          <c:yMode val="edge"/>
          <c:x val="0.15070445521232922"/>
          <c:y val="0.77204340179127096"/>
          <c:w val="0.25746180765865806"/>
          <c:h val="0.11181968233352275"/>
        </c:manualLayout>
      </c:layout>
      <c:overlay val="0"/>
      <c:spPr>
        <a:solidFill>
          <a:schemeClr val="bg1"/>
        </a:solidFill>
        <a:ln>
          <a:noFill/>
        </a:ln>
        <a:effectLst/>
      </c:spPr>
      <c:txPr>
        <a:bodyPr rot="0" spcFirstLastPara="1" vertOverflow="ellipsis" vert="horz" wrap="square" anchor="ctr" anchorCtr="1"/>
        <a:lstStyle/>
        <a:p>
          <a:pPr>
            <a:defRPr sz="900" b="0" i="0" u="none" strike="noStrike" kern="1200" baseline="0">
              <a:noFill/>
              <a:latin typeface="Times" pitchFamily="2"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0.22906</cdr:x>
      <cdr:y>0.76976</cdr:y>
    </cdr:from>
    <cdr:to>
      <cdr:x>0.36657</cdr:x>
      <cdr:y>0.91638</cdr:y>
    </cdr:to>
    <cdr:sp macro="" textlink="">
      <cdr:nvSpPr>
        <cdr:cNvPr id="2" name="Text Box 1"/>
        <cdr:cNvSpPr txBox="1"/>
      </cdr:nvSpPr>
      <cdr:spPr>
        <a:xfrm xmlns:a="http://schemas.openxmlformats.org/drawingml/2006/main">
          <a:off x="1361440" y="3555999"/>
          <a:ext cx="817316" cy="67733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latin typeface="Times New Roman" panose="02020603050405020304" pitchFamily="18" charset="0"/>
              <a:cs typeface="Times New Roman" panose="02020603050405020304" pitchFamily="18" charset="0"/>
            </a:rPr>
            <a:t>High </a:t>
          </a:r>
        </a:p>
        <a:p xmlns:a="http://schemas.openxmlformats.org/drawingml/2006/main">
          <a:r>
            <a:rPr lang="en-US" sz="1100">
              <a:latin typeface="Times New Roman" panose="02020603050405020304" pitchFamily="18" charset="0"/>
              <a:cs typeface="Times New Roman" panose="02020603050405020304" pitchFamily="18" charset="0"/>
            </a:rPr>
            <a:t>Mid</a:t>
          </a:r>
        </a:p>
        <a:p xmlns:a="http://schemas.openxmlformats.org/drawingml/2006/main">
          <a:r>
            <a:rPr lang="en-US" sz="1100">
              <a:latin typeface="Times New Roman" panose="02020603050405020304" pitchFamily="18" charset="0"/>
              <a:cs typeface="Times New Roman" panose="02020603050405020304" pitchFamily="18" charset="0"/>
            </a:rPr>
            <a:t>Low</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Nat23</b:Tag>
    <b:SourceType>InternetSite</b:SourceType>
    <b:Guid>{56357371-6554-43C8-A35C-BC4903CA6F18}</b:Guid>
    <b:Title>Deferred Maintenance and Repairs</b:Title>
    <b:Year>2023</b:Year>
    <b:Author>
      <b:Author>
        <b:NameList>
          <b:Person>
            <b:Last>Service</b:Last>
            <b:First>National</b:First>
            <b:Middle>Park</b:Middle>
          </b:Person>
        </b:NameList>
      </b:Author>
    </b:Author>
    <b:URL>https://www.nps.gov/subjects/infrastructure/maintenance-backlog.htm</b:URL>
    <b:RefOrder>6</b:RefOrder>
  </b:Source>
  <b:Source>
    <b:Tag>Rob17</b:Tag>
    <b:SourceType>InternetSite</b:SourceType>
    <b:Guid>{6255A6FC-9683-4FC4-8556-3891A9D28321}</b:Guid>
    <b:Author>
      <b:Author>
        <b:NameList>
          <b:Person>
            <b:Last>Robbins</b:Last>
            <b:First>Jim</b:First>
          </b:Person>
        </b:NameList>
      </b:Author>
    </b:Author>
    <b:Title>How A Surge in Visitors Is Overwhelming America’s National Parks</b:Title>
    <b:ProductionCompany>Yale Environment 360</b:ProductionCompany>
    <b:Year>2017</b:Year>
    <b:URL>https://e360.yale.edu/features/greenlock-a-visitor-crush-is-overwhelming-americas-national-parks</b:URL>
    <b:RefOrder>5</b:RefOrder>
  </b:Source>
  <b:Source>
    <b:Tag>Sol17</b:Tag>
    <b:SourceType>InternetSite</b:SourceType>
    <b:Guid>{06E78C5C-D28B-46EA-A6FA-C2E24DDBC13B}</b:Guid>
    <b:Author>
      <b:Author>
        <b:NameList>
          <b:Person>
            <b:Last>Solomon</b:Last>
            <b:First>Christopher</b:First>
          </b:Person>
        </b:NameList>
      </b:Author>
    </b:Author>
    <b:Title>Is Instagram Ruining the Great Outdoors?</b:Title>
    <b:ProductionCompany>Outside Magazine</b:ProductionCompany>
    <b:Year>2017</b:Year>
    <b:Month>March</b:Month>
    <b:Day>29</b:Day>
    <b:URL>https://www.outsideonline.com/2160416/instagram-ruining-great-outdoors </b:URL>
    <b:RefOrder>7</b:RefOrder>
  </b:Source>
  <b:Source>
    <b:Tag>Sim18</b:Tag>
    <b:SourceType>InternetSite</b:SourceType>
    <b:Guid>{A7AC347F-32F3-4B20-A665-13C4D9AEC10A}</b:Guid>
    <b:Title>Crisis in our National Parks: How Tourists are Loving Nature to Death</b:Title>
    <b:ProductionCompany>The Guardian</b:ProductionCompany>
    <b:Year>2018</b:Year>
    <b:Month>November</b:Month>
    <b:Day>20</b:Day>
    <b:URL>https://www.theguardian.com/environment/2018/nov/20/national-parks-america-overcrowding-crisis-tourism-visitation-solutions</b:URL>
    <b:Author>
      <b:Author>
        <b:NameList>
          <b:Person>
            <b:Last>Simmonds</b:Last>
            <b:First>Charlotte</b:First>
          </b:Person>
          <b:Person>
            <b:Last>McGiveny</b:Last>
            <b:First>Annette</b:First>
          </b:Person>
          <b:Person>
            <b:Last>Reilly</b:Last>
            <b:First> Patrick </b:First>
          </b:Person>
          <b:Person>
            <b:Last>Maffly</b:Last>
            <b:First>Brian</b:First>
          </b:Person>
          <b:Person>
            <b:Last>Wilkinson</b:Last>
            <b:First>Todd</b:First>
          </b:Person>
          <b:Person>
            <b:Last>Canon</b:Last>
            <b:First>Gabrielle</b:First>
          </b:Person>
          <b:Person>
            <b:Last>Wright</b:Last>
            <b:First>Michael</b:First>
          </b:Person>
          <b:Person>
            <b:Last>Whaley</b:Last>
            <b:First>Monte </b:First>
          </b:Person>
        </b:NameList>
      </b:Author>
    </b:Author>
    <b:RefOrder>8</b:RefOrder>
  </b:Source>
  <b:Source>
    <b:Tag>Heg19</b:Tag>
    <b:SourceType>InternetSite</b:SourceType>
    <b:Guid>{15E1F51A-16E2-4499-8EAC-6E10EDD8F0E9}</b:Guid>
    <b:Author>
      <b:Author>
        <b:NameList>
          <b:Person>
            <b:Last>Hegyi</b:Last>
            <b:First>Nate</b:First>
          </b:Person>
        </b:NameList>
      </b:Author>
    </b:Author>
    <b:Title>Instagramming Crowds Pack National Parks</b:Title>
    <b:ProductionCompany>NPR</b:ProductionCompany>
    <b:Year>2019</b:Year>
    <b:Month>May</b:Month>
    <b:Day>28</b:Day>
    <b:URL>https://www.npr.org/2019/05/28/726658317/instagramming-crowds-pack-national-parks</b:URL>
    <b:RefOrder>9</b:RefOrder>
  </b:Source>
  <b:Source>
    <b:Tag>Low</b:Tag>
    <b:SourceType>JournalArticle</b:SourceType>
    <b:Guid>{09EDBD6A-51F3-424E-B567-6048B23F3D60}</b:Guid>
    <b:Author>
      <b:Author>
        <b:NameList>
          <b:Person>
            <b:Last>Lowe Mackenzie</b:Last>
            <b:First>Ashley</b:First>
          </b:Person>
          <b:Person>
            <b:Last>Dundas</b:Last>
            <b:First>Steven</b:First>
          </b:Person>
          <b:Person>
            <b:Last>Zhao</b:Last>
            <b:First>Bo</b:First>
          </b:Person>
        </b:NameList>
      </b:Author>
    </b:Author>
    <b:Title>The Instagram Effect? Is Social Media Influencing Visitation to Public Land?</b:Title>
    <b:JournalName>Land Economics</b:JournalName>
    <b:RefOrder>11</b:RefOrder>
  </b:Source>
  <b:Source>
    <b:Tag>Cla62</b:Tag>
    <b:SourceType>JournalArticle</b:SourceType>
    <b:Guid>{335CBB99-CE07-47FD-9763-85C42A4A8AEC}</b:Guid>
    <b:Author>
      <b:Author>
        <b:NameList>
          <b:Person>
            <b:Last>Clawson</b:Last>
            <b:First>Marion</b:First>
          </b:Person>
        </b:NameList>
      </b:Author>
    </b:Author>
    <b:Title>Implications of recreational needs for highway improvements</b:Title>
    <b:JournalName>Highway Research Board Bulletin</b:JournalName>
    <b:Year>1962</b:Year>
    <b:Pages>31-38</b:Pages>
    <b:Volume>311</b:Volume>
    <b:RefOrder>1</b:RefOrder>
  </b:Source>
  <b:Source>
    <b:Tag>Ste14</b:Tag>
    <b:SourceType>JournalArticle</b:SourceType>
    <b:Guid>{1FD5233B-DA39-4E5D-8155-EA8873F5941F}</b:Guid>
    <b:Author>
      <b:Author>
        <b:NameList>
          <b:Person>
            <b:Last>Stevens</b:Last>
            <b:First>Thomas</b:First>
          </b:Person>
          <b:Person>
            <b:Last>More</b:Last>
            <b:First>Thomas</b:First>
          </b:Person>
          <b:Person>
            <b:Last>Markowski-Lindsay</b:Last>
            <b:First>Marla </b:First>
          </b:Person>
        </b:NameList>
      </b:Author>
    </b:Author>
    <b:Title>Declining National Park Visitation: An Economic Analysis</b:Title>
    <b:JournalName>Journal of Leisure Research </b:JournalName>
    <b:Year>2014</b:Year>
    <b:Pages>153-164</b:Pages>
    <b:Volume>46</b:Volume>
    <b:Issue>2</b:Issue>
    <b:RefOrder>2</b:RefOrder>
  </b:Source>
  <b:Source>
    <b:Tag>Lak19</b:Tag>
    <b:SourceType>InternetSite</b:SourceType>
    <b:Guid>{7316907A-93CD-4FD5-8002-35865C276D02}</b:Guid>
    <b:Author>
      <b:Author>
        <b:NameList>
          <b:Person>
            <b:Last>Lake</b:Last>
            <b:First>Zoe</b:First>
          </b:Person>
          <b:Person>
            <b:Last>Rulli</b:Last>
            <b:First>Maggie</b:First>
          </b:Person>
        </b:NameList>
      </b:Author>
    </b:Author>
    <b:Title>National parks officials grappling with high volume as Instagram tourism booms</b:Title>
    <b:Year>2019</b:Year>
    <b:Month>July</b:Month>
    <b:Day>29</b:Day>
    <b:ProductionCompany>ABC News</b:ProductionCompany>
    <b:URL>https://abcnews.go.com/Lifestyle/instagram-tourism-booms-horseshoe-bend-national-parks-officials</b:URL>
    <b:RefOrder>10</b:RefOrder>
  </b:Source>
  <b:Source>
    <b:Tag>Woo13</b:Tag>
    <b:SourceType>JournalArticle</b:SourceType>
    <b:Guid>{66CB6939-DDFD-49F5-92B5-4CEC4C40FE4C}</b:Guid>
    <b:Author>
      <b:Author>
        <b:NameList>
          <b:Person>
            <b:Last>Wood</b:Last>
            <b:First>Spencer</b:First>
            <b:Middle>A.</b:Middle>
          </b:Person>
          <b:Person>
            <b:Last>Guerry</b:Last>
            <b:Middle>D.</b:Middle>
            <b:First>Anne</b:First>
          </b:Person>
          <b:Person>
            <b:Last>Silver</b:Last>
            <b:Middle>M.</b:Middle>
            <b:First>Jessica</b:First>
          </b:Person>
          <b:Person>
            <b:Last>Lacayo</b:Last>
            <b:First>Martin</b:First>
          </b:Person>
        </b:NameList>
      </b:Author>
    </b:Author>
    <b:Title>Using social media to quantify nature-based tourism and recreation</b:Title>
    <b:Year>2013</b:Year>
    <b:JournalName>Scientific Reports</b:JournalName>
    <b:Pages>1-7</b:Pages>
    <b:Volume>3</b:Volume>
    <b:Issue>1</b:Issue>
    <b:RefOrder>12</b:RefOrder>
  </b:Source>
  <b:Source>
    <b:Tag>Ses16</b:Tag>
    <b:SourceType>JournalArticle</b:SourceType>
    <b:Guid>{5F682A1D-9C72-4743-91C3-CC061E2C22B2}</b:Guid>
    <b:Author>
      <b:Author>
        <b:NameList>
          <b:Person>
            <b:Last>Sessions</b:Last>
            <b:First>Carrie</b:First>
          </b:Person>
          <b:Person>
            <b:Last>Wood</b:Last>
            <b:Middle>A.</b:Middle>
            <b:First>Spencer</b:First>
          </b:Person>
          <b:Person>
            <b:Last>Rabotyagov</b:Last>
            <b:First>Sergey </b:First>
          </b:Person>
          <b:Person>
            <b:Last>Fisher</b:Last>
            <b:Middle>M.</b:Middle>
            <b:First>David</b:First>
          </b:Person>
        </b:NameList>
      </b:Author>
    </b:Author>
    <b:Title>Measuring Recreational Visitation at U.S. National Parks with Crowd-sourced Photographs</b:Title>
    <b:JournalName>Journal of Environmental Management</b:JournalName>
    <b:Year>2016</b:Year>
    <b:Pages>703-711</b:Pages>
    <b:Volume>183</b:Volume>
    <b:Issue>3</b:Issue>
    <b:RefOrder>13</b:RefOrder>
  </b:Source>
  <b:Source>
    <b:Tag>Fis18</b:Tag>
    <b:SourceType>JournalArticle</b:SourceType>
    <b:Guid>{4380D2FA-2732-4548-8E5E-0FDF6E03022C}</b:Guid>
    <b:Author>
      <b:Author>
        <b:NameList>
          <b:Person>
            <b:Last>Fisher</b:Last>
            <b:First>David</b:First>
            <b:Middle>M.</b:Middle>
          </b:Person>
          <b:Person>
            <b:Last>Wood</b:Last>
            <b:Middle>A.</b:Middle>
            <b:First>Spencer</b:First>
          </b:Person>
          <b:Person>
            <b:Last>White</b:Last>
            <b:Middle>M.</b:Middle>
            <b:First>Eric</b:First>
          </b:Person>
          <b:Person>
            <b:Last>Blahna</b:Last>
            <b:Middle>J.</b:Middle>
            <b:First>Dale</b:First>
          </b:Person>
          <b:Person>
            <b:Last>Lange</b:Last>
            <b:First>Sarah</b:First>
          </b:Person>
          <b:Person>
            <b:Last>Weinberg</b:Last>
            <b:First>Alex</b:First>
          </b:Person>
          <b:Person>
            <b:Last>Tomco</b:Last>
            <b:First>Michael</b:First>
          </b:Person>
          <b:Person>
            <b:Last>Lia</b:Last>
            <b:First>Emilia</b:First>
          </b:Person>
        </b:NameList>
      </b:Author>
    </b:Author>
    <b:Title>Recreational use in dispersed public lands measured using social media data and on-site counts</b:Title>
    <b:JournalName>Journal of Environmental Management</b:JournalName>
    <b:Year>2018</b:Year>
    <b:Pages>465-474</b:Pages>
    <b:Volume>222</b:Volume>
    <b:RefOrder>14</b:RefOrder>
  </b:Source>
  <b:Source>
    <b:Tag>Wil21</b:Tag>
    <b:SourceType>JournalArticle</b:SourceType>
    <b:Guid>{48033E24-CB0B-4B1E-A955-E6D0725056C3}</b:Guid>
    <b:Author>
      <b:Author>
        <b:NameList>
          <b:Person>
            <b:Last>Wilkins</b:Last>
            <b:First>Emily</b:First>
            <b:Middle>J.</b:Middle>
          </b:Person>
        </b:NameList>
      </b:Author>
    </b:Author>
    <b:Title>Uses and limitations of social media to inform visitor use management in parks and protected areas: A systematic review</b:Title>
    <b:JournalName>Environmental Management </b:JournalName>
    <b:Year>2021</b:Year>
    <b:Pages>120-132</b:Pages>
    <b:Volume>67</b:Volume>
    <b:Issue>1</b:Issue>
    <b:RefOrder>15</b:RefOrder>
  </b:Source>
  <b:Source>
    <b:Tag>Hau11</b:Tag>
    <b:SourceType>JournalArticle</b:SourceType>
    <b:Guid>{706B7A7A-7B99-48E8-83A9-AA12906D9955}</b:Guid>
    <b:Author>
      <b:Author>
        <b:NameList>
          <b:Person>
            <b:Last>Hausmann</b:Last>
            <b:First>Anna</b:First>
          </b:Person>
          <b:Person>
            <b:Last>Toivonen</b:Last>
            <b:First>Tuuli </b:First>
          </b:Person>
          <b:Person>
            <b:Last>Slotow</b:Last>
            <b:First>Rob</b:First>
          </b:Person>
          <b:Person>
            <b:Last>Tenkanen</b:Last>
            <b:First>Henrikki </b:First>
          </b:Person>
          <b:Person>
            <b:Last>Moilanen</b:Last>
            <b:First>Atte </b:First>
          </b:Person>
          <b:Person>
            <b:Last>Heikinheimo</b:Last>
            <b:First>Vuikko</b:First>
          </b:Person>
          <b:Person>
            <b:Last>Di Minin</b:Last>
            <b:First>Enrico </b:First>
          </b:Person>
        </b:NameList>
      </b:Author>
    </b:Author>
    <b:Title>Social media data can be used to understand tourists’ preferences for nature‐based experiences in protected areas</b:Title>
    <b:JournalName>Conservation Letters</b:JournalName>
    <b:Year>2011</b:Year>
    <b:Volume>11</b:Volume>
    <b:Issue>1:e12343</b:Issue>
    <b:RefOrder>17</b:RefOrder>
  </b:Source>
  <b:Source>
    <b:Tag>Wal18</b:Tag>
    <b:SourceType>JournalArticle</b:SourceType>
    <b:Guid>{751E5F25-7CFE-40EC-B708-6077F9CAC291}</b:Guid>
    <b:Author>
      <b:Author>
        <b:NameList>
          <b:Person>
            <b:Last>Walden-Schreiner</b:Last>
            <b:First>Chelsey</b:First>
          </b:Person>
          <b:Person>
            <b:Last>Leung</b:Last>
            <b:First>Yu-Fai</b:First>
          </b:Person>
          <b:Person>
            <b:Last>Tateosian</b:Last>
            <b:First>Laura</b:First>
          </b:Person>
        </b:NameList>
      </b:Author>
    </b:Author>
    <b:Title>Digital Footprints: Incorporating Crowdsourced Geographic Information for Protected Area Management</b:Title>
    <b:JournalName>Applied Geography</b:JournalName>
    <b:Year>2018</b:Year>
    <b:Volume>90</b:Volume>
    <b:Issue>44-54</b:Issue>
    <b:RefOrder>18</b:RefOrder>
  </b:Source>
  <b:Source>
    <b:Tag>Wal181</b:Tag>
    <b:SourceType>JournalArticle</b:SourceType>
    <b:Guid>{802F7037-FCDE-4740-8EAB-4894A1C10D16}</b:Guid>
    <b:Author>
      <b:Author>
        <b:NameList>
          <b:Person>
            <b:Last>Walden-Schreiner</b:Last>
            <b:First>Chelsey</b:First>
          </b:Person>
          <b:Person>
            <b:Last>Rossi</b:Last>
            <b:Middle>Dario</b:Middle>
            <b:First>Sebastian</b:First>
          </b:Person>
          <b:Person>
            <b:Last>Barros</b:Last>
            <b:First>Agustina </b:First>
          </b:Person>
          <b:Person>
            <b:Last>Pickering</b:Last>
            <b:First>Catherine </b:First>
          </b:Person>
          <b:Person>
            <b:Last>Leung</b:Last>
            <b:First>Yu-Fai</b:First>
          </b:Person>
        </b:NameList>
      </b:Author>
    </b:Author>
    <b:Title>Using Crowd-sourced Photos to Assess Seasonal Patterns of Visitor Use in Mountain-Protected Areas</b:Title>
    <b:JournalName>Ambio</b:JournalName>
    <b:Year>2018</b:Year>
    <b:Pages>781-793</b:Pages>
    <b:Volume>47</b:Volume>
    <b:RefOrder>19</b:RefOrder>
  </b:Source>
  <b:Source>
    <b:Tag>Nat19</b:Tag>
    <b:SourceType>InternetSite</b:SourceType>
    <b:Guid>{25782B7C-C08C-4A8F-93B1-159C5293B185}</b:Guid>
    <b:Title>NPS Stats</b:Title>
    <b:Author>
      <b:Author>
        <b:NameList>
          <b:Person>
            <b:Last>Service</b:Last>
            <b:First>National</b:First>
            <b:Middle>Park</b:Middle>
          </b:Person>
        </b:NameList>
      </b:Author>
    </b:Author>
    <b:ProductionCompany>NPS</b:ProductionCompany>
    <b:YearAccessed>2019</b:YearAccessed>
    <b:MonthAccessed>December</b:MonthAccessed>
    <b:URL>https://irma.nps.gov/Stats/</b:URL>
    <b:RefOrder>33</b:RefOrder>
  </b:Source>
  <b:Source>
    <b:Tag>McI11</b:Tag>
    <b:SourceType>JournalArticle</b:SourceType>
    <b:Guid>{E4E9FF93-896D-4153-A298-97FECBCA1EDB}</b:Guid>
    <b:Title>An empirical study of the influences of recreational park visitation: the case of US National Park Service sites</b:Title>
    <b:Year>2011</b:Year>
    <b:Author>
      <b:Author>
        <b:NameList>
          <b:Person>
            <b:Last>McIntosh</b:Last>
            <b:First>Christopher</b:First>
            <b:Middle>R.</b:Middle>
          </b:Person>
          <b:Person>
            <b:Last>Wilmot</b:Last>
            <b:First>Neil</b:First>
          </b:Person>
        </b:NameList>
      </b:Author>
    </b:Author>
    <b:JournalName>Tourism Economics</b:JournalName>
    <b:Pages>425-435</b:Pages>
    <b:Volume>17</b:Volume>
    <b:Issue>2</b:Issue>
    <b:RefOrder>24</b:RefOrder>
  </b:Source>
  <b:Source>
    <b:Tag>Pou13</b:Tag>
    <b:SourceType>JournalArticle</b:SourceType>
    <b:Guid>{95C0D53E-7E1D-4214-9A26-21F5041790C9}</b:Guid>
    <b:Author>
      <b:Author>
        <b:NameList>
          <b:Person>
            <b:Last>Poudyal</b:Last>
            <b:First>Neelam</b:First>
            <b:Middle>C.</b:Middle>
          </b:Person>
          <b:Person>
            <b:Last>Paudel</b:Last>
            <b:First>Barnadev</b:First>
          </b:Person>
          <b:Person>
            <b:Last>Tarrant</b:Last>
            <b:Middle>A.</b:Middle>
            <b:First>Michael</b:First>
          </b:Person>
        </b:NameList>
      </b:Author>
    </b:Author>
    <b:Title>A Time Series Analysis of the Impact of Recession on National Park Visitation in the United States</b:Title>
    <b:JournalName>Tourism Management</b:JournalName>
    <b:Year>2013</b:Year>
    <b:Pages>181-189</b:Pages>
    <b:Volume>35</b:Volume>
    <b:RefOrder>3</b:RefOrder>
  </b:Source>
  <b:Source>
    <b:Tag>Ber20</b:Tag>
    <b:SourceType>JournalArticle</b:SourceType>
    <b:Guid>{AD5FFCA5-455C-43F6-B6BD-68A987FA263F}</b:Guid>
    <b:Author>
      <b:Author>
        <b:NameList>
          <b:Person>
            <b:Last>Bergstrom</b:Last>
            <b:First>John</b:First>
            <b:Middle>C.</b:Middle>
          </b:Person>
          <b:Person>
            <b:Last>Stowers</b:Last>
            <b:First>Matthew</b:First>
          </b:Person>
          <b:Person>
            <b:Last>Skonkwiler</b:Last>
            <b:First>J. Scott </b:First>
          </b:Person>
        </b:NameList>
      </b:Author>
    </b:Author>
    <b:Title>What Does the Future Hold for U.S. National Park Visitation? Estimation and Assessment of Demand Determinants and New Projection</b:Title>
    <b:JournalName>Journal of Agricultural and Resource Economics</b:JournalName>
    <b:Year>2020</b:Year>
    <b:Pages>38-55</b:Pages>
    <b:Volume>45</b:Volume>
    <b:Issue>1</b:Issue>
    <b:RefOrder>25</b:RefOrder>
  </b:Source>
  <b:Source>
    <b:Tag>Dun21</b:Tag>
    <b:SourceType>JournalArticle</b:SourceType>
    <b:Guid>{76BB103D-D22D-494A-B323-EDBAC943294B}</b:Guid>
    <b:Author>
      <b:Author>
        <b:NameList>
          <b:Person>
            <b:Last>Dundas</b:Last>
            <b:First>Steven</b:First>
            <b:Middle>J.</b:Middle>
          </b:Person>
          <b:Person>
            <b:Last>von Haefen</b:Last>
            <b:First>Roger H. </b:First>
          </b:Person>
        </b:NameList>
      </b:Author>
    </b:Author>
    <b:Title>The importance of data structure and nonlinearities in estimating climate impacts on outdoor recreation</b:Title>
    <b:JournalName>Natural Hazards</b:JournalName>
    <b:Year>2021</b:Year>
    <b:Pages>2053-2075</b:Pages>
    <b:Volume>107</b:Volume>
    <b:RefOrder>38</b:RefOrder>
  </b:Source>
  <b:Source>
    <b:Tag>Dun20</b:Tag>
    <b:SourceType>JournalArticle</b:SourceType>
    <b:Guid>{07BD98C8-98F3-425F-8D05-5BE6A10913E6}</b:Guid>
    <b:Author>
      <b:Author>
        <b:NameList>
          <b:Person>
            <b:Last>Dundas</b:Last>
            <b:First>Steven</b:First>
            <b:Middle>J.</b:Middle>
          </b:Person>
          <b:Person>
            <b:Last> von Haefen</b:Last>
            <b:First>Roger H.</b:First>
          </b:Person>
        </b:NameList>
      </b:Author>
    </b:Author>
    <b:Title>The Effects of Weather on Recreational Fishing Demand and Adaptation: Implications for a Changing Climate</b:Title>
    <b:JournalName>Journal of the Association of Environmental and Resource Economists </b:JournalName>
    <b:Year>2020</b:Year>
    <b:Pages>209-242</b:Pages>
    <b:Volume>7</b:Volume>
    <b:Issue>2</b:Issue>
    <b:RefOrder>37</b:RefOrder>
  </b:Source>
  <b:Source>
    <b:Tag>Gen19</b:Tag>
    <b:SourceType>JournalArticle</b:SourceType>
    <b:Guid>{A9D13965-9F1F-4736-A238-230F681D918C}</b:Guid>
    <b:Title>Text as data</b:Title>
    <b:Year>2019</b:Year>
    <b:Author>
      <b:Author>
        <b:NameList>
          <b:Person>
            <b:Last>Gentzkow</b:Last>
            <b:First>Matthew</b:First>
          </b:Person>
          <b:Person>
            <b:Last>Kelly</b:Last>
            <b:First>Bryan</b:First>
          </b:Person>
          <b:Person>
            <b:Last>Taddy</b:Last>
            <b:First>Matt </b:First>
          </b:Person>
        </b:NameList>
      </b:Author>
    </b:Author>
    <b:JournalName>Journal of Economic Literature</b:JournalName>
    <b:Pages>535-74</b:Pages>
    <b:Volume>57</b:Volume>
    <b:Issue>3</b:Issue>
    <b:RefOrder>39</b:RefOrder>
  </b:Source>
  <b:Source>
    <b:Tag>Dug22</b:Tag>
    <b:SourceType>JournalArticle</b:SourceType>
    <b:Guid>{B2BAD69A-DD31-459F-94A8-DF47CB0E9CC4}</b:Guid>
    <b:Author>
      <b:Author>
        <b:NameList>
          <b:Person>
            <b:Last>Dugoua</b:Last>
            <b:First>Eugenie</b:First>
          </b:Person>
          <b:Person>
            <b:Last>Dumas</b:Last>
            <b:First>Marion</b:First>
          </b:Person>
          <b:Person>
            <b:Last>Noailly</b:Last>
            <b:First>Joëlle</b:First>
          </b:Person>
        </b:NameList>
      </b:Author>
    </b:Author>
    <b:Title>Text as Data in Environmental Economics and Policy</b:Title>
    <b:JournalName>Review of Environmental Economics and Policy</b:JournalName>
    <b:Year>2022</b:Year>
    <b:Pages>346-356</b:Pages>
    <b:Volume>16</b:Volume>
    <b:Issue>2</b:Issue>
    <b:RefOrder>40</b:RefOrder>
  </b:Source>
  <b:Source>
    <b:Tag>Hut14</b:Tag>
    <b:SourceType>JournalArticle</b:SourceType>
    <b:Guid>{7AF37F79-27D5-42C5-8F70-E2D7025300D3}</b:Guid>
    <b:Author>
      <b:Author>
        <b:NameList>
          <b:Person>
            <b:Last>Hutto</b:Last>
            <b:First>Clayton</b:First>
          </b:Person>
          <b:Person>
            <b:Last>Gilbert</b:Last>
            <b:First>Eric </b:First>
          </b:Person>
        </b:NameList>
      </b:Author>
    </b:Author>
    <b:Title>Vader: A parsimonious rule-based model for sentiment analysis of social media text</b:Title>
    <b:JournalName>Proceedings of the international AAAI conference on web and social media</b:JournalName>
    <b:Year>2014</b:Year>
    <b:Pages>216-225</b:Pages>
    <b:Volume>8</b:Volume>
    <b:Issue>1</b:Issue>
    <b:RefOrder>41</b:RefOrder>
  </b:Source>
  <b:Source>
    <b:Tag>Wei06</b:Tag>
    <b:SourceType>JournalArticle</b:SourceType>
    <b:Guid>{8E413833-41BB-45F4-B90E-CC8F8AF47E9B}</b:Guid>
    <b:Author>
      <b:Author>
        <b:NameList>
          <b:Person>
            <b:Last>Weiler</b:Last>
            <b:First>Stephan</b:First>
          </b:Person>
        </b:NameList>
      </b:Author>
    </b:Author>
    <b:Title>A Park by any Other Name: National Park Designation as a Natural Experiment in Signaling</b:Title>
    <b:JournalName>Journal of Urban Economics</b:JournalName>
    <b:Year>2006</b:Year>
    <b:Pages>96-106</b:Pages>
    <b:Volume>60</b:Volume>
    <b:RefOrder>28</b:RefOrder>
  </b:Source>
  <b:Source>
    <b:Tag>Wei04</b:Tag>
    <b:SourceType>JournalArticle</b:SourceType>
    <b:Guid>{4DD1C8DF-8817-450C-93FA-2F6522DDC055}</b:Guid>
    <b:Author>
      <b:Author>
        <b:NameList>
          <b:Person>
            <b:Last>Weiler</b:Last>
            <b:First>Stephan</b:First>
          </b:Person>
          <b:Person>
            <b:Last>Seidl</b:Last>
            <b:First>Andrew </b:First>
          </b:Person>
        </b:NameList>
      </b:Author>
    </b:Author>
    <b:Title>What’s in a Name? Extracting Econometric Driversto Assess the Impact of National Park Designation</b:Title>
    <b:JournalName>Journal of Regional Science</b:JournalName>
    <b:Year>2004</b:Year>
    <b:Pages>245-262</b:Pages>
    <b:Volume>44</b:Volume>
    <b:Issue>2</b:Issue>
    <b:RefOrder>29</b:RefOrder>
  </b:Source>
  <b:Source>
    <b:Tag>Woo20</b:Tag>
    <b:SourceType>JournalArticle</b:SourceType>
    <b:Guid>{57288CFA-EEF1-480E-AE03-D530BEAE9215}</b:Guid>
    <b:Author>
      <b:Author>
        <b:NameList>
          <b:Person>
            <b:Last>Wood</b:Last>
            <b:First>Spencer</b:First>
            <b:Middle>A.</b:Middle>
          </b:Person>
          <b:Person>
            <b:Last>Winder</b:Last>
            <b:First>Samantha</b:First>
            <b:Middle>G.</b:Middle>
          </b:Person>
          <b:Person>
            <b:Last>Lia</b:Last>
            <b:First>Emilia</b:First>
            <b:Middle>H.</b:Middle>
          </b:Person>
          <b:Person>
            <b:Last>White</b:Last>
            <b:First>Eric</b:First>
            <b:Middle>M.</b:Middle>
          </b:Person>
          <b:Person>
            <b:Last>Crowley</b:Last>
            <b:First>Christian</b:First>
            <b:Middle>S.</b:Middle>
          </b:Person>
          <b:Person>
            <b:Last>Milnor</b:Last>
            <b:First>Adam</b:First>
            <b:Middle>A.</b:Middle>
          </b:Person>
        </b:NameList>
      </b:Author>
    </b:Author>
    <b:Title>Next-generation visitation models using social media to estimate recreation on public lands</b:Title>
    <b:JournalName>Scientific reports</b:JournalName>
    <b:Year>2020</b:Year>
    <b:Pages>1-12</b:Pages>
    <b:Volume>10</b:Volume>
    <b:Issue>1</b:Issue>
    <b:RefOrder>16</b:RefOrder>
  </b:Source>
  <b:Source>
    <b:Tag>Mil19</b:Tag>
    <b:SourceType>JournalArticle</b:SourceType>
    <b:Guid>{BA903676-95E6-45D0-9B18-DC2E5FD47A96}</b:Guid>
    <b:Author>
      <b:Author>
        <b:NameList>
          <b:Person>
            <b:Last>Miller</b:Last>
            <b:First>Zachary.</b:First>
            <b:Middle>D.</b:Middle>
          </b:Person>
          <b:Person>
            <b:Last>Taff</b:Last>
            <b:First>B. Derrick</b:First>
          </b:Person>
          <b:Person>
            <b:Last>Newman</b:Last>
            <b:First>Peter</b:First>
          </b:Person>
          <b:Person>
            <b:Last>Lawhon</b:Last>
            <b:First>Ben </b:First>
          </b:Person>
        </b:NameList>
      </b:Author>
    </b:Author>
    <b:Title>A Proposed Research Agenda on Social Media's Role in Visitor Use and Experience in Parks and Protected Areas</b:Title>
    <b:JournalName>Journal of Park and Recreational Administration</b:JournalName>
    <b:Year>2019</b:Year>
    <b:Pages>134-142</b:Pages>
    <b:Volume>37</b:Volume>
    <b:Issue>3</b:Issue>
    <b:RefOrder>21</b:RefOrder>
  </b:Source>
  <b:Source>
    <b:Tag>Ghe19</b:Tag>
    <b:SourceType>JournalArticle</b:SourceType>
    <b:Guid>{BE8FB294-1A08-4D88-9CCB-E31547313DF4}</b:Guid>
    <b:Author>
      <b:Author>
        <b:NameList>
          <b:Person>
            <b:Last>Ghermandi</b:Last>
            <b:First>Andreas</b:First>
          </b:Person>
          <b:Person>
            <b:Last>Sinclair</b:Last>
            <b:First>Michael </b:First>
          </b:Person>
        </b:NameList>
      </b:Author>
    </b:Author>
    <b:Title>Passive Crowdsourcing of Social Media in Environmental Research: A Systematic Map</b:Title>
    <b:JournalName>Global Environmental Change</b:JournalName>
    <b:Year>2019</b:Year>
    <b:Pages>36-47</b:Pages>
    <b:Volume>55</b:Volume>
    <b:RefOrder>20</b:RefOrder>
  </b:Source>
  <b:Source>
    <b:Tag>Lei50</b:Tag>
    <b:SourceType>JournalArticle</b:SourceType>
    <b:Guid>{15F80A1E-85C9-4CBD-B563-26D6FB3EDBC0}</b:Guid>
    <b:Author>
      <b:Author>
        <b:NameList>
          <b:Person>
            <b:Last>Leibenstein</b:Last>
            <b:First>Harvey</b:First>
          </b:Person>
        </b:NameList>
      </b:Author>
    </b:Author>
    <b:Title>Bandwagon, snob, and Veblen effects in the theory of consumers' demand</b:Title>
    <b:JournalName>The Quarterly Journal of Economics</b:JournalName>
    <b:Year>1950</b:Year>
    <b:Pages>183-207</b:Pages>
    <b:Volume>64</b:Volume>
    <b:Issue>2</b:Issue>
    <b:RefOrder>23</b:RefOrder>
  </b:Source>
  <b:Source>
    <b:Tag>Sti</b:Tag>
    <b:SourceType>JournalArticle</b:SourceType>
    <b:Guid>{C21BB302-7AF1-424F-B471-7DC8CFE45524}</b:Guid>
    <b:Author>
      <b:Author>
        <b:NameList>
          <b:Person>
            <b:Last>Stigler</b:Last>
            <b:First>George</b:First>
            <b:Middle>J.</b:Middle>
          </b:Person>
        </b:NameList>
      </b:Author>
    </b:Author>
    <b:Title>The Economics of Information</b:Title>
    <b:JournalName>Journal of Political Economy</b:JournalName>
    <b:Pages>213-225</b:Pages>
    <b:Volume>69</b:Volume>
    <b:Issue>3</b:Issue>
    <b:Year>1961</b:Year>
    <b:RefOrder>22</b:RefOrder>
  </b:Source>
  <b:Source>
    <b:Tag>Xia22</b:Tag>
    <b:SourceType>JournalArticle</b:SourceType>
    <b:Guid>{9C0C06CA-F252-4BE5-B1B4-9EFFAF327EBD}</b:Guid>
    <b:Author>
      <b:Author>
        <b:NameList>
          <b:Person>
            <b:Last>Xiao</b:Last>
            <b:First>Xiao</b:First>
          </b:Person>
          <b:Person>
            <b:Last>Lee</b:Last>
            <b:First>KangJae Jerry</b:First>
          </b:Person>
          <b:Person>
            <b:Last>Larson</b:Last>
            <b:First>Lincoln R.</b:First>
          </b:Person>
        </b:NameList>
      </b:Author>
    </b:Author>
    <b:Title>Who visits US national parks (and who doesn’t)? A national study of perceived constraints and vacation preferences across diverse populations</b:Title>
    <b:JournalName>Journal of Leisure Research</b:JournalName>
    <b:Year>2022</b:Year>
    <b:Pages>404-425</b:Pages>
    <b:Volume>53</b:Volume>
    <b:Issue>3</b:Issue>
    <b:RefOrder>27</b:RefOrder>
  </b:Source>
  <b:Source>
    <b:Tag>All17</b:Tag>
    <b:SourceType>JournalArticle</b:SourceType>
    <b:Guid>{4766A9D2-A0CB-4AD3-A067-2338EAD54F9F}</b:Guid>
    <b:Author>
      <b:Author>
        <b:NameList>
          <b:Person>
            <b:Last>Allcott</b:Last>
            <b:First>Hunt</b:First>
          </b:Person>
          <b:Person>
            <b:Last>Gentzkow</b:Last>
            <b:First>Matthew </b:First>
          </b:Person>
        </b:NameList>
      </b:Author>
    </b:Author>
    <b:Title>Social media and fake news in the 2016 election</b:Title>
    <b:JournalName>Journal of economic perspectives</b:JournalName>
    <b:Year>2017</b:Year>
    <b:Pages>211-236</b:Pages>
    <b:Volume>31</b:Volume>
    <b:Issue>2</b:Issue>
    <b:RefOrder>31</b:RefOrder>
  </b:Source>
  <b:Source>
    <b:Tag>Mac20</b:Tag>
    <b:SourceType>JournalArticle</b:SourceType>
    <b:Guid>{BA6E21D4-8929-4605-A308-F1EBDA2CB8C5}</b:Guid>
    <b:Author>
      <b:Author>
        <b:NameList>
          <b:Person>
            <b:Last>MacCarthy</b:Last>
            <b:First>Mark.</b:First>
          </b:Person>
        </b:NameList>
      </b:Author>
    </b:Author>
    <b:Title>Transparency requirements for digital social media platforms: Recommendations for policy makers and industry</b:Title>
    <b:JournalName>Transatlantic Working Group</b:JournalName>
    <b:Year>2020</b:Year>
    <b:RefOrder>32</b:RefOrder>
  </b:Source>
  <b:Source>
    <b:Tag>Tim18</b:Tag>
    <b:SourceType>JournalArticle</b:SourceType>
    <b:Guid>{B17E9688-F483-43E0-BD7F-AF84C65C4F50}</b:Guid>
    <b:Author>
      <b:Author>
        <b:NameList>
          <b:Person>
            <b:Last>Timmons</b:Last>
            <b:First>Abby</b:First>
            <b:Middle>L.</b:Middle>
          </b:Person>
        </b:NameList>
      </b:Author>
    </b:Author>
    <b:Title>Too Much of a Good Thing: Overcrowding at America's National Park</b:Title>
    <b:JournalName>Notre Dame Law Review</b:JournalName>
    <b:Year>2018</b:Year>
    <b:Pages>985-1018</b:Pages>
    <b:Volume>94</b:Volume>
    <b:Issue>2</b:Issue>
    <b:RefOrder>4</b:RefOrder>
  </b:Source>
  <b:Source>
    <b:Tag>Hob22</b:Tag>
    <b:SourceType>JournalArticle</b:SourceType>
    <b:Guid>{772C22D7-A821-4999-AF5A-25CBBA47FF2B}</b:Guid>
    <b:Author>
      <b:Author>
        <b:NameList>
          <b:Person>
            <b:Last>Hobbs</b:Last>
            <b:First>Kelsi</b:First>
            <b:Middle>G</b:Middle>
          </b:Person>
          <b:Person>
            <b:Last>Link</b:Last>
            <b:First>Albert N. </b:First>
          </b:Person>
          <b:Person>
            <b:Last>Swann</b:Last>
            <b:First>Christopher A.</b:First>
          </b:Person>
        </b:NameList>
      </b:Author>
    </b:Author>
    <b:Title>“The Overcrowding of Zion National Park</b:Title>
    <b:JournalName>Journal of Environmental Economics and Policy</b:JournalName>
    <b:Year>2022</b:Year>
    <b:Pages>351-360</b:Pages>
    <b:Volume>11</b:Volume>
    <b:Issue>4</b:Issue>
    <b:RefOrder>26</b:RefOrder>
  </b:Source>
  <b:Source>
    <b:Tag>Nat231</b:Tag>
    <b:SourceType>InternetSite</b:SourceType>
    <b:Guid>{0F003C20-D77A-4D23-9C4D-E4AF879ABF45}</b:Guid>
    <b:Title>NPS.gov Homepage (U.S. National Park Service)</b:Title>
    <b:Year>2023</b:Year>
    <b:Author>
      <b:Author>
        <b:NameList>
          <b:Person>
            <b:Last>Service</b:Last>
            <b:First>National</b:First>
            <b:Middle>Park</b:Middle>
          </b:Person>
        </b:NameList>
      </b:Author>
    </b:Author>
    <b:ProductionCompany>NPS</b:ProductionCompany>
    <b:YearAccessed>2023</b:YearAccessed>
    <b:URL>https://www.nps.gov/</b:URL>
    <b:RefOrder>30</b:RefOrder>
  </b:Source>
  <b:Source>
    <b:Tag>Fed</b:Tag>
    <b:SourceType>InternetSite</b:SourceType>
    <b:Guid>{B17078C3-D9F7-4D84-83B4-24AF036B228C}</b:Guid>
    <b:Author>
      <b:Author>
        <b:NameList>
          <b:Person>
            <b:Last>Budget</b:Last>
            <b:First>Federal</b:First>
            <b:Middle>Reserve Bank of St. Louis Office of Management and</b:Middle>
          </b:Person>
        </b:NameList>
      </b:Author>
    </b:Author>
    <b:Title>FRED Economic Research </b:Title>
    <b:MonthAccessed>Janurary</b:MonthAccessed>
    <b:DayAccessed>2023</b:DayAccessed>
    <b:URL>https://fred.stlouisfed.org/</b:URL>
    <b:RefOrder>34</b:RefOrder>
  </b:Source>
  <b:Source>
    <b:Tag>Ene23</b:Tag>
    <b:SourceType>InternetSite</b:SourceType>
    <b:Guid>{73851EE7-CBCB-4F84-BA22-AC7C5BAD8980}</b:Guid>
    <b:Author>
      <b:Author>
        <b:NameList>
          <b:Person>
            <b:Last>Administration</b:Last>
            <b:First>Energy</b:First>
            <b:Middle>Information</b:Middle>
          </b:Person>
        </b:NameList>
      </b:Author>
    </b:Author>
    <b:YearAccessed>2023</b:YearAccessed>
    <b:MonthAccessed>Jaunrary </b:MonthAccessed>
    <b:URL>https://www.eia.gov/</b:URL>
    <b:RefOrder>35</b:RefOrder>
  </b:Source>
  <b:Source>
    <b:Tag>PRI</b:Tag>
    <b:SourceType>InternetSite</b:SourceType>
    <b:Guid>{419781A6-2585-4049-8971-02C358AFDA3C}</b:Guid>
    <b:Author>
      <b:Author>
        <b:NameList>
          <b:Person>
            <b:Last>University</b:Last>
            <b:First>PRISM</b:First>
            <b:Middle>Climate Group at Oregon State</b:Middle>
          </b:Person>
        </b:NameList>
      </b:Author>
    </b:Author>
    <b:Title>Northwest Alliance for Computational Science and Engineering</b:Title>
    <b:URL>https://prism.oregonstate.edu/</b:URL>
    <b:RefOrder>36</b:RefOrder>
  </b:Source>
</b:Sources>
</file>

<file path=customXml/itemProps1.xml><?xml version="1.0" encoding="utf-8"?>
<ds:datastoreItem xmlns:ds="http://schemas.openxmlformats.org/officeDocument/2006/customXml" ds:itemID="{61E2D1E8-A1CD-4AB8-BA25-F01533C73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22326</Words>
  <Characters>127259</Characters>
  <Application>Microsoft Office Word</Application>
  <DocSecurity>0</DocSecurity>
  <Lines>1060</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Lowe, Ashley Christine</dc:creator>
  <cp:keywords/>
  <dc:description/>
  <cp:lastModifiedBy>Ashley LoweMackenzie</cp:lastModifiedBy>
  <cp:revision>2</cp:revision>
  <cp:lastPrinted>2024-03-20T19:06:00Z</cp:lastPrinted>
  <dcterms:created xsi:type="dcterms:W3CDTF">2024-10-17T19:19:00Z</dcterms:created>
  <dcterms:modified xsi:type="dcterms:W3CDTF">2024-10-17T19:19:00Z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id="kDUaEYBI"/&gt;&lt;style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